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rsidRPr="003245B3" w14:paraId="1E75698F" w14:textId="77777777">
            <w:trPr>
              <w:trHeight w:val="2880"/>
              <w:jc w:val="center"/>
            </w:trPr>
            <w:sdt>
              <w:sdtPr>
                <w:rPr>
                  <w:rFonts w:asciiTheme="majorHAnsi" w:eastAsiaTheme="majorEastAsia" w:hAnsiTheme="majorHAnsi" w:cstheme="majorBidi"/>
                  <w:caps/>
                  <w:lang w:val="fr-FR"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14:paraId="55D31910" w14:textId="77777777" w:rsidR="00F707FC" w:rsidRPr="003245B3" w:rsidRDefault="00F707FC" w:rsidP="00F707FC">
                    <w:pPr>
                      <w:pStyle w:val="Sansinterligne"/>
                      <w:jc w:val="center"/>
                      <w:rPr>
                        <w:rFonts w:asciiTheme="majorHAnsi" w:eastAsiaTheme="majorEastAsia" w:hAnsiTheme="majorHAnsi" w:cstheme="majorBidi"/>
                        <w:caps/>
                        <w:lang w:val="fr-FR"/>
                      </w:rPr>
                    </w:pPr>
                    <w:r w:rsidRPr="003245B3">
                      <w:rPr>
                        <w:rFonts w:asciiTheme="majorHAnsi" w:eastAsiaTheme="majorEastAsia" w:hAnsiTheme="majorHAnsi" w:cstheme="majorBidi"/>
                        <w:caps/>
                        <w:lang w:val="fr-FR"/>
                      </w:rPr>
                      <w:t>CFPT-I</w:t>
                    </w:r>
                  </w:p>
                </w:tc>
              </w:sdtContent>
            </w:sdt>
          </w:tr>
          <w:tr w:rsidR="00F707FC" w:rsidRPr="003245B3" w14:paraId="79C9B67D" w14:textId="77777777">
            <w:trPr>
              <w:trHeight w:val="1440"/>
              <w:jc w:val="center"/>
            </w:trPr>
            <w:sdt>
              <w:sdtPr>
                <w:rPr>
                  <w:rFonts w:asciiTheme="majorHAnsi" w:eastAsiaTheme="majorEastAsia" w:hAnsiTheme="majorHAnsi" w:cstheme="majorBidi"/>
                  <w:sz w:val="80"/>
                  <w:szCs w:val="80"/>
                  <w:lang w:val="fr-FR"/>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195F5843" w14:textId="77777777" w:rsidR="00F707FC" w:rsidRPr="003245B3" w:rsidRDefault="00F707FC" w:rsidP="00F707FC">
                    <w:pPr>
                      <w:pStyle w:val="Sansinterligne"/>
                      <w:jc w:val="center"/>
                      <w:rPr>
                        <w:rFonts w:asciiTheme="majorHAnsi" w:eastAsiaTheme="majorEastAsia" w:hAnsiTheme="majorHAnsi" w:cstheme="majorBidi"/>
                        <w:sz w:val="80"/>
                        <w:szCs w:val="80"/>
                        <w:lang w:val="fr-FR"/>
                      </w:rPr>
                    </w:pPr>
                    <w:r w:rsidRPr="003245B3">
                      <w:rPr>
                        <w:rFonts w:asciiTheme="majorHAnsi" w:eastAsiaTheme="majorEastAsia" w:hAnsiTheme="majorHAnsi" w:cstheme="majorBidi"/>
                        <w:sz w:val="80"/>
                        <w:szCs w:val="80"/>
                        <w:lang w:val="fr-FR"/>
                      </w:rPr>
                      <w:t>WebradioManager</w:t>
                    </w:r>
                  </w:p>
                </w:tc>
              </w:sdtContent>
            </w:sdt>
          </w:tr>
          <w:tr w:rsidR="00F707FC" w:rsidRPr="003245B3" w14:paraId="7CD8540F" w14:textId="77777777">
            <w:trPr>
              <w:trHeight w:val="720"/>
              <w:jc w:val="center"/>
            </w:trPr>
            <w:sdt>
              <w:sdtPr>
                <w:rPr>
                  <w:rFonts w:asciiTheme="majorHAnsi" w:eastAsiaTheme="majorEastAsia" w:hAnsiTheme="majorHAnsi" w:cstheme="majorBidi"/>
                  <w:sz w:val="44"/>
                  <w:szCs w:val="44"/>
                  <w:lang w:val="fr-FR"/>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4A6AC36F" w14:textId="77777777" w:rsidR="00F707FC" w:rsidRPr="003245B3" w:rsidRDefault="00F707FC" w:rsidP="00F707FC">
                    <w:pPr>
                      <w:pStyle w:val="Sansinterligne"/>
                      <w:jc w:val="center"/>
                      <w:rPr>
                        <w:rFonts w:asciiTheme="majorHAnsi" w:eastAsiaTheme="majorEastAsia" w:hAnsiTheme="majorHAnsi" w:cstheme="majorBidi"/>
                        <w:sz w:val="44"/>
                        <w:szCs w:val="44"/>
                        <w:lang w:val="fr-FR"/>
                      </w:rPr>
                    </w:pPr>
                    <w:r w:rsidRPr="003245B3">
                      <w:rPr>
                        <w:rFonts w:asciiTheme="majorHAnsi" w:eastAsiaTheme="majorEastAsia" w:hAnsiTheme="majorHAnsi" w:cstheme="majorBidi"/>
                        <w:sz w:val="44"/>
                        <w:szCs w:val="44"/>
                        <w:lang w:val="fr-FR"/>
                      </w:rPr>
                      <w:t>Travail de diplôme 2014</w:t>
                    </w:r>
                  </w:p>
                </w:tc>
              </w:sdtContent>
            </w:sdt>
          </w:tr>
          <w:tr w:rsidR="00F707FC" w:rsidRPr="003245B3" w14:paraId="1AB6D1B1" w14:textId="77777777">
            <w:trPr>
              <w:trHeight w:val="360"/>
              <w:jc w:val="center"/>
            </w:trPr>
            <w:tc>
              <w:tcPr>
                <w:tcW w:w="5000" w:type="pct"/>
                <w:vAlign w:val="center"/>
              </w:tcPr>
              <w:p w14:paraId="121DC262" w14:textId="77777777" w:rsidR="00F707FC" w:rsidRPr="003245B3" w:rsidRDefault="00F707FC">
                <w:pPr>
                  <w:pStyle w:val="Sansinterligne"/>
                  <w:jc w:val="center"/>
                  <w:rPr>
                    <w:lang w:val="fr-FR"/>
                  </w:rPr>
                </w:pPr>
              </w:p>
            </w:tc>
          </w:tr>
          <w:tr w:rsidR="00F707FC" w:rsidRPr="003245B3" w14:paraId="2CBD0633" w14:textId="77777777">
            <w:trPr>
              <w:trHeight w:val="360"/>
              <w:jc w:val="center"/>
            </w:trPr>
            <w:sdt>
              <w:sdtPr>
                <w:rPr>
                  <w:b/>
                  <w:bCs/>
                  <w:lang w:val="fr-FR"/>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72972D98" w14:textId="77777777" w:rsidR="00F707FC" w:rsidRPr="003245B3" w:rsidRDefault="00F707FC" w:rsidP="00F707FC">
                    <w:pPr>
                      <w:pStyle w:val="Sansinterligne"/>
                      <w:jc w:val="center"/>
                      <w:rPr>
                        <w:b/>
                        <w:bCs/>
                        <w:lang w:val="fr-FR"/>
                      </w:rPr>
                    </w:pPr>
                    <w:r w:rsidRPr="003245B3">
                      <w:rPr>
                        <w:b/>
                        <w:bCs/>
                        <w:lang w:val="fr-FR"/>
                      </w:rPr>
                      <w:t>Simon Menetrey – T.IN E2A</w:t>
                    </w:r>
                  </w:p>
                </w:tc>
              </w:sdtContent>
            </w:sdt>
          </w:tr>
          <w:tr w:rsidR="00F707FC" w:rsidRPr="003245B3" w14:paraId="1F94D7D0" w14:textId="77777777">
            <w:trPr>
              <w:trHeight w:val="360"/>
              <w:jc w:val="center"/>
            </w:trPr>
            <w:sdt>
              <w:sdtPr>
                <w:rPr>
                  <w:b/>
                  <w:bCs/>
                  <w:lang w:val="fr-FR"/>
                </w:rPr>
                <w:alias w:val="Date "/>
                <w:id w:val="516659546"/>
                <w:dataBinding w:prefixMappings="xmlns:ns0='http://schemas.microsoft.com/office/2006/coverPageProps'" w:xpath="/ns0:CoverPageProperties[1]/ns0:PublishDate[1]" w:storeItemID="{55AF091B-3C7A-41E3-B477-F2FDAA23CFDA}"/>
                <w:date w:fullDate="2014-05-22T01:01:00Z">
                  <w:dateFormat w:val="dd/MM/yyyy"/>
                  <w:lid w:val="fr-FR"/>
                  <w:storeMappedDataAs w:val="dateTime"/>
                  <w:calendar w:val="gregorian"/>
                </w:date>
              </w:sdtPr>
              <w:sdtContent>
                <w:tc>
                  <w:tcPr>
                    <w:tcW w:w="5000" w:type="pct"/>
                    <w:vAlign w:val="center"/>
                  </w:tcPr>
                  <w:p w14:paraId="6AA38E3E" w14:textId="77777777" w:rsidR="00F707FC" w:rsidRPr="003245B3" w:rsidRDefault="003245B3">
                    <w:pPr>
                      <w:pStyle w:val="Sansinterligne"/>
                      <w:jc w:val="center"/>
                      <w:rPr>
                        <w:b/>
                        <w:bCs/>
                        <w:lang w:val="fr-FR"/>
                      </w:rPr>
                    </w:pPr>
                    <w:r w:rsidRPr="003245B3">
                      <w:rPr>
                        <w:b/>
                        <w:bCs/>
                        <w:lang w:val="fr-FR"/>
                      </w:rPr>
                      <w:t>22/05/2014</w:t>
                    </w:r>
                  </w:p>
                </w:tc>
              </w:sdtContent>
            </w:sdt>
          </w:tr>
        </w:tbl>
        <w:p w14:paraId="2C2800A2" w14:textId="77777777" w:rsidR="00F707FC" w:rsidRPr="003245B3" w:rsidRDefault="00F707FC">
          <w:pPr>
            <w:rPr>
              <w:lang w:val="fr-FR"/>
            </w:rPr>
          </w:pPr>
        </w:p>
        <w:p w14:paraId="15AD17ED" w14:textId="77777777" w:rsidR="00F707FC" w:rsidRPr="003245B3" w:rsidRDefault="00F707FC">
          <w:pPr>
            <w:rPr>
              <w:lang w:val="fr-FR"/>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F707FC" w:rsidRPr="003245B3" w14:paraId="1EC67FA4" w14:textId="77777777">
            <w:sdt>
              <w:sdtPr>
                <w:rPr>
                  <w:lang w:val="fr-FR"/>
                </w:rPr>
                <w:alias w:val="Résumé"/>
                <w:id w:val="8276291"/>
                <w:dataBinding w:prefixMappings="xmlns:ns0='http://schemas.microsoft.com/office/2006/coverPageProps'" w:xpath="/ns0:CoverPageProperties[1]/ns0:Abstract[1]" w:storeItemID="{55AF091B-3C7A-41E3-B477-F2FDAA23CFDA}"/>
                <w:text/>
              </w:sdtPr>
              <w:sdtContent>
                <w:tc>
                  <w:tcPr>
                    <w:tcW w:w="5000" w:type="pct"/>
                  </w:tcPr>
                  <w:p w14:paraId="2C7BA71B" w14:textId="77777777" w:rsidR="00F707FC" w:rsidRPr="003245B3" w:rsidRDefault="00D4560A" w:rsidP="00D4560A">
                    <w:pPr>
                      <w:pStyle w:val="Sansinterligne"/>
                      <w:rPr>
                        <w:lang w:val="fr-FR"/>
                      </w:rPr>
                    </w:pPr>
                    <w:r w:rsidRPr="003245B3">
                      <w:rPr>
                        <w:lang w:val="fr-FR"/>
                      </w:rPr>
                      <w:t xml:space="preserve"> </w:t>
                    </w:r>
                  </w:p>
                </w:tc>
              </w:sdtContent>
            </w:sdt>
          </w:tr>
        </w:tbl>
        <w:p w14:paraId="401B7F55" w14:textId="77777777" w:rsidR="00F707FC" w:rsidRPr="003245B3" w:rsidRDefault="00F707FC">
          <w:pPr>
            <w:rPr>
              <w:lang w:val="fr-FR"/>
            </w:rPr>
          </w:pPr>
        </w:p>
        <w:p w14:paraId="79F0C807" w14:textId="77777777" w:rsidR="00F707FC" w:rsidRPr="003245B3" w:rsidRDefault="00F707FC">
          <w:pPr>
            <w:rPr>
              <w:lang w:val="fr-FR"/>
            </w:rPr>
          </w:pPr>
          <w:r w:rsidRPr="003245B3">
            <w:rPr>
              <w:lang w:val="fr-FR"/>
            </w:rPr>
            <w:br w:type="page"/>
          </w:r>
        </w:p>
      </w:sdtContent>
    </w:sdt>
    <w:p w14:paraId="2536A0D1" w14:textId="77777777" w:rsidR="007F0308" w:rsidRPr="003245B3" w:rsidRDefault="001E3BC7" w:rsidP="001E3BC7">
      <w:pPr>
        <w:pStyle w:val="Titre1"/>
        <w:rPr>
          <w:lang w:val="fr-FR"/>
        </w:rPr>
      </w:pPr>
      <w:bookmarkStart w:id="0" w:name="_Toc262710514"/>
      <w:bookmarkStart w:id="1" w:name="_Toc387323319"/>
      <w:r w:rsidRPr="003245B3">
        <w:rPr>
          <w:lang w:val="fr-FR"/>
        </w:rPr>
        <w:lastRenderedPageBreak/>
        <w:t>Résumé</w:t>
      </w:r>
      <w:bookmarkEnd w:id="0"/>
      <w:bookmarkEnd w:id="1"/>
    </w:p>
    <w:p w14:paraId="3BC43789" w14:textId="77777777" w:rsidR="001E3BC7" w:rsidRPr="003245B3" w:rsidRDefault="001E3BC7" w:rsidP="001E3BC7">
      <w:pPr>
        <w:pStyle w:val="Titre2"/>
        <w:rPr>
          <w:lang w:val="fr-FR"/>
        </w:rPr>
      </w:pPr>
      <w:bookmarkStart w:id="2" w:name="_Toc262710515"/>
      <w:bookmarkStart w:id="3" w:name="_Toc387323320"/>
      <w:r w:rsidRPr="003245B3">
        <w:rPr>
          <w:lang w:val="fr-FR"/>
        </w:rPr>
        <w:t>Français</w:t>
      </w:r>
      <w:bookmarkEnd w:id="2"/>
      <w:bookmarkEnd w:id="3"/>
    </w:p>
    <w:p w14:paraId="719352CA" w14:textId="77777777" w:rsidR="00E17B79" w:rsidRPr="003245B3" w:rsidRDefault="00E17B79" w:rsidP="00E17B79">
      <w:pPr>
        <w:rPr>
          <w:lang w:val="fr-FR"/>
        </w:rPr>
      </w:pPr>
      <w:r w:rsidRPr="003245B3">
        <w:rPr>
          <w:lang w:val="fr-FR"/>
        </w:rPr>
        <w:t xml:space="preserve">Cette documentation décrit mon projet « WebradioManager » qui a pour but l’élaboration d’un logiciel C#/.NET permettant la gestion complète de multiple webradios. Le cahier des charges a été écrit en collaboration avec l’entreprise KTFM. </w:t>
      </w:r>
    </w:p>
    <w:p w14:paraId="3BDC0F49" w14:textId="77777777" w:rsidR="00E17B79" w:rsidRPr="003245B3" w:rsidRDefault="00E17B79" w:rsidP="00E17B79">
      <w:pPr>
        <w:rPr>
          <w:lang w:val="fr-FR"/>
        </w:rPr>
      </w:pPr>
      <w:r w:rsidRPr="003245B3">
        <w:rPr>
          <w:lang w:val="fr-FR"/>
        </w:rPr>
        <w:t>L’utilisateur peut gérer plusieurs webradios différentes à la fois. L’application contient une bibliothèque de musiques commune à toutes les webradios créée. Cette bibliothèque est remplie par l’utilisateur avec ses fichiers musicaux. Pour chacune des webradios, il est possible de créer des listes de lectures basées sur les musiques de la bibliothèque et gérer une grille horaire sur une semaine. Le but final est de générer un flux audio qui sera envoyé sur un serveur de diffusion (ce dernier distribuera le flux aux différents auditeurs, il peut être local ou distant). Chaque webradio peut créer différents flux pour différent serveur en se basant sur leur propre grille horaire et leurs propres listes de lecture. Enfin, chaque webradio dispose d’un serveur de diffusion local intégré.</w:t>
      </w:r>
    </w:p>
    <w:p w14:paraId="04433FC3" w14:textId="77777777" w:rsidR="00E17B79" w:rsidRPr="003245B3" w:rsidRDefault="00E17B79" w:rsidP="00E17B79">
      <w:pPr>
        <w:rPr>
          <w:lang w:val="fr-FR"/>
        </w:rPr>
      </w:pPr>
      <w:r w:rsidRPr="003245B3">
        <w:rPr>
          <w:lang w:val="fr-FR"/>
        </w:rPr>
        <w:t>Une base de données SQLite est utilisée pour sauvegarder les données du programme. La création de flux (transcodeur) et la création de serveur de diffusion sont effectuées à l’aide d’outils nommés « ShoutCAST » qui sont développé par Nullsoft. Ces outils nécessitent des fichiers de configuration. Le programme s’occupe donc de générer ces fichiers à partir des données dont il dispose pour, ensuite, lancer les exécutables ShoutCAST et gérer leur fonctionnement.</w:t>
      </w:r>
    </w:p>
    <w:p w14:paraId="22F1BFF5" w14:textId="77777777" w:rsidR="001E3BC7" w:rsidRPr="003245B3" w:rsidRDefault="001E3BC7" w:rsidP="001E3BC7">
      <w:pPr>
        <w:pStyle w:val="Titre2"/>
        <w:rPr>
          <w:lang w:val="fr-FR"/>
        </w:rPr>
      </w:pPr>
      <w:bookmarkStart w:id="4" w:name="_Toc262710516"/>
      <w:bookmarkStart w:id="5" w:name="_Toc387323321"/>
      <w:r w:rsidRPr="003245B3">
        <w:rPr>
          <w:lang w:val="fr-FR"/>
        </w:rPr>
        <w:t>English</w:t>
      </w:r>
      <w:bookmarkEnd w:id="4"/>
      <w:bookmarkEnd w:id="5"/>
    </w:p>
    <w:p w14:paraId="2F5DE29C" w14:textId="77777777" w:rsidR="00E17B79" w:rsidRPr="003245B3" w:rsidRDefault="00E17B79" w:rsidP="00E17B79">
      <w:pPr>
        <w:rPr>
          <w:lang w:val="fr-FR"/>
        </w:rPr>
      </w:pPr>
      <w:r w:rsidRPr="003245B3">
        <w:rPr>
          <w:lang w:val="fr-FR"/>
        </w:rPr>
        <w:t>This documentation describes my project « WebradioManager » which aims to develop a C#/.NET  software which allows a complete management of multiple webradios. The specifications were written in collaboration with the KTFM company.</w:t>
      </w:r>
    </w:p>
    <w:p w14:paraId="3FCB54E3" w14:textId="77777777" w:rsidR="00E17B79" w:rsidRPr="003245B3" w:rsidRDefault="00E17B79" w:rsidP="00E17B79">
      <w:pPr>
        <w:rPr>
          <w:lang w:val="fr-FR"/>
        </w:rPr>
      </w:pPr>
      <w:r w:rsidRPr="003245B3">
        <w:rPr>
          <w:lang w:val="fr-FR"/>
        </w:rPr>
        <w:t xml:space="preserve">The user can manage several different radios at once. The application contains a library common to all radios. This library is filled with music files by the user. For each of the </w:t>
      </w:r>
      <w:proofErr w:type="gramStart"/>
      <w:r w:rsidRPr="003245B3">
        <w:rPr>
          <w:lang w:val="fr-FR"/>
        </w:rPr>
        <w:t>webradios ,</w:t>
      </w:r>
      <w:proofErr w:type="gramEnd"/>
      <w:r w:rsidRPr="003245B3">
        <w:rPr>
          <w:lang w:val="fr-FR"/>
        </w:rPr>
        <w:t xml:space="preserve"> it is possible to create playlists based on music library and manage a schedule over a week. The ultimate goal is to generate an audio stream to be sent to </w:t>
      </w:r>
      <w:proofErr w:type="gramStart"/>
      <w:r w:rsidRPr="003245B3">
        <w:rPr>
          <w:lang w:val="fr-FR"/>
        </w:rPr>
        <w:t>a</w:t>
      </w:r>
      <w:proofErr w:type="gramEnd"/>
      <w:r w:rsidRPr="003245B3">
        <w:rPr>
          <w:lang w:val="fr-FR"/>
        </w:rPr>
        <w:t xml:space="preserve"> streaming/broadcast server (the latter distributes the stream to different listeners it can be local or remote). Each webradio can create different streams for different servers based on their own schedule and their own playlists. </w:t>
      </w:r>
      <w:proofErr w:type="gramStart"/>
      <w:r w:rsidRPr="003245B3">
        <w:rPr>
          <w:lang w:val="fr-FR"/>
        </w:rPr>
        <w:t>Finally ,</w:t>
      </w:r>
      <w:proofErr w:type="gramEnd"/>
      <w:r w:rsidRPr="003245B3">
        <w:rPr>
          <w:lang w:val="fr-FR"/>
        </w:rPr>
        <w:t xml:space="preserve"> each webradio has an integrated local broadcast server.</w:t>
      </w:r>
    </w:p>
    <w:p w14:paraId="7684569D" w14:textId="77777777" w:rsidR="00E17B79" w:rsidRPr="003245B3" w:rsidRDefault="00E17B79" w:rsidP="00E17B79">
      <w:pPr>
        <w:rPr>
          <w:lang w:val="fr-FR"/>
        </w:rPr>
      </w:pPr>
      <w:r w:rsidRPr="003245B3">
        <w:rPr>
          <w:lang w:val="fr-FR"/>
        </w:rPr>
        <w:t>A SQLite database is used to store program data. The creation of stream  (transcoder) and the creation of streaming server ar</w:t>
      </w:r>
      <w:r w:rsidR="00AC164D" w:rsidRPr="003245B3">
        <w:rPr>
          <w:lang w:val="fr-FR"/>
        </w:rPr>
        <w:t>e performed using tools called « ShoutCAST »</w:t>
      </w:r>
      <w:r w:rsidRPr="003245B3">
        <w:rPr>
          <w:lang w:val="fr-FR"/>
        </w:rPr>
        <w:t xml:space="preserve"> that are developed by Nullsoft. These tools require configuration files. The program generate</w:t>
      </w:r>
      <w:r w:rsidR="00EA179D" w:rsidRPr="003245B3">
        <w:rPr>
          <w:lang w:val="fr-FR"/>
        </w:rPr>
        <w:t>s</w:t>
      </w:r>
      <w:r w:rsidRPr="003245B3">
        <w:rPr>
          <w:lang w:val="fr-FR"/>
        </w:rPr>
        <w:t xml:space="preserve"> these files from the data available </w:t>
      </w:r>
      <w:r w:rsidR="00EA179D" w:rsidRPr="003245B3">
        <w:rPr>
          <w:lang w:val="fr-FR"/>
        </w:rPr>
        <w:t xml:space="preserve">(playlists, schedule and configurations) </w:t>
      </w:r>
      <w:r w:rsidRPr="003245B3">
        <w:rPr>
          <w:lang w:val="fr-FR"/>
        </w:rPr>
        <w:t xml:space="preserve">then run </w:t>
      </w:r>
      <w:r w:rsidR="00EA179D" w:rsidRPr="003245B3">
        <w:rPr>
          <w:lang w:val="fr-FR"/>
        </w:rPr>
        <w:t xml:space="preserve">the ShoutCAST’s executables </w:t>
      </w:r>
      <w:r w:rsidRPr="003245B3">
        <w:rPr>
          <w:lang w:val="fr-FR"/>
        </w:rPr>
        <w:t>and manage their operations.</w:t>
      </w:r>
    </w:p>
    <w:p w14:paraId="4DFBB02F" w14:textId="77777777" w:rsidR="001E3BC7" w:rsidRPr="003245B3" w:rsidRDefault="001E3BC7">
      <w:pPr>
        <w:rPr>
          <w:rFonts w:asciiTheme="majorHAnsi" w:eastAsiaTheme="majorEastAsia" w:hAnsiTheme="majorHAnsi" w:cstheme="majorBidi"/>
          <w:b/>
          <w:bCs/>
          <w:color w:val="4F81BD" w:themeColor="accent1"/>
          <w:sz w:val="26"/>
          <w:szCs w:val="26"/>
          <w:lang w:val="fr-FR"/>
        </w:rPr>
      </w:pPr>
      <w:r w:rsidRPr="003245B3">
        <w:rPr>
          <w:lang w:val="fr-FR"/>
        </w:rP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14:paraId="4BA2CB52" w14:textId="77777777" w:rsidR="001E3BC7" w:rsidRPr="003245B3" w:rsidRDefault="001E3BC7">
          <w:pPr>
            <w:pStyle w:val="En-ttedetabledesmatires"/>
            <w:rPr>
              <w:lang w:val="fr-FR"/>
            </w:rPr>
          </w:pPr>
          <w:r w:rsidRPr="003245B3">
            <w:rPr>
              <w:lang w:val="fr-FR"/>
            </w:rPr>
            <w:t>Contenu</w:t>
          </w:r>
        </w:p>
        <w:p w14:paraId="4428CA11" w14:textId="77777777" w:rsidR="0098521F" w:rsidRDefault="001E3BC7">
          <w:pPr>
            <w:pStyle w:val="TM1"/>
            <w:tabs>
              <w:tab w:val="left" w:pos="440"/>
              <w:tab w:val="right" w:leader="dot" w:pos="9062"/>
            </w:tabs>
            <w:rPr>
              <w:del w:id="6" w:author="Francisco Garcia" w:date="2014-05-26T10:12:00Z"/>
              <w:rFonts w:eastAsiaTheme="minorEastAsia"/>
              <w:noProof/>
              <w:lang w:eastAsia="fr-CH"/>
            </w:rPr>
          </w:pPr>
          <w:r w:rsidRPr="003245B3">
            <w:rPr>
              <w:lang w:val="fr-FR"/>
            </w:rPr>
            <w:fldChar w:fldCharType="begin"/>
          </w:r>
          <w:r w:rsidRPr="003245B3">
            <w:rPr>
              <w:lang w:val="fr-FR"/>
            </w:rPr>
            <w:instrText xml:space="preserve"> TOC \o "1-3" \h \z \u </w:instrText>
          </w:r>
          <w:r w:rsidRPr="003245B3">
            <w:rPr>
              <w:lang w:val="fr-FR"/>
            </w:rPr>
            <w:fldChar w:fldCharType="separate"/>
          </w:r>
          <w:del w:id="7" w:author="Francisco Garcia" w:date="2014-05-26T10:12:00Z">
            <w:r w:rsidR="00E94B87">
              <w:fldChar w:fldCharType="begin"/>
            </w:r>
            <w:r w:rsidR="00E94B87">
              <w:delInstrText xml:space="preserve"> HYPERLINK \l "_Toc387323319" </w:delInstrText>
            </w:r>
            <w:r w:rsidR="00E94B87">
              <w:fldChar w:fldCharType="separate"/>
            </w:r>
            <w:r w:rsidR="0098521F" w:rsidRPr="00A33485">
              <w:rPr>
                <w:rStyle w:val="Lienhypertexte"/>
                <w:noProof/>
              </w:rPr>
              <w:delText>1</w:delText>
            </w:r>
            <w:r w:rsidR="0098521F">
              <w:rPr>
                <w:rFonts w:eastAsiaTheme="minorEastAsia"/>
                <w:noProof/>
                <w:lang w:eastAsia="fr-CH"/>
              </w:rPr>
              <w:tab/>
            </w:r>
            <w:r w:rsidR="0098521F" w:rsidRPr="00A33485">
              <w:rPr>
                <w:rStyle w:val="Lienhypertexte"/>
                <w:noProof/>
              </w:rPr>
              <w:delText>Résumé</w:delText>
            </w:r>
            <w:r w:rsidR="0098521F">
              <w:rPr>
                <w:noProof/>
                <w:webHidden/>
              </w:rPr>
              <w:tab/>
            </w:r>
            <w:r w:rsidR="0098521F">
              <w:rPr>
                <w:noProof/>
                <w:webHidden/>
              </w:rPr>
              <w:fldChar w:fldCharType="begin"/>
            </w:r>
            <w:r w:rsidR="0098521F">
              <w:rPr>
                <w:noProof/>
                <w:webHidden/>
              </w:rPr>
              <w:delInstrText xml:space="preserve"> PAGEREF _Toc387323319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sidR="00E94B87">
              <w:rPr>
                <w:noProof/>
              </w:rPr>
              <w:fldChar w:fldCharType="end"/>
            </w:r>
          </w:del>
        </w:p>
        <w:p w14:paraId="6BDCCA8F" w14:textId="77777777" w:rsidR="0098521F" w:rsidRDefault="00E94B87">
          <w:pPr>
            <w:pStyle w:val="TM2"/>
            <w:tabs>
              <w:tab w:val="left" w:pos="880"/>
              <w:tab w:val="right" w:leader="dot" w:pos="9062"/>
            </w:tabs>
            <w:rPr>
              <w:del w:id="8" w:author="Francisco Garcia" w:date="2014-05-26T10:12:00Z"/>
              <w:rFonts w:eastAsiaTheme="minorEastAsia"/>
              <w:noProof/>
              <w:lang w:eastAsia="fr-CH"/>
            </w:rPr>
          </w:pPr>
          <w:del w:id="9" w:author="Francisco Garcia" w:date="2014-05-26T10:12:00Z">
            <w:r>
              <w:fldChar w:fldCharType="begin"/>
            </w:r>
            <w:r>
              <w:delInstrText xml:space="preserve"> HYPERLINK \l "_Toc387323320" </w:delInstrText>
            </w:r>
            <w:r>
              <w:fldChar w:fldCharType="separate"/>
            </w:r>
            <w:r w:rsidR="0098521F" w:rsidRPr="00A33485">
              <w:rPr>
                <w:rStyle w:val="Lienhypertexte"/>
                <w:noProof/>
              </w:rPr>
              <w:delText>1.1</w:delText>
            </w:r>
            <w:r w:rsidR="0098521F">
              <w:rPr>
                <w:rFonts w:eastAsiaTheme="minorEastAsia"/>
                <w:noProof/>
                <w:lang w:eastAsia="fr-CH"/>
              </w:rPr>
              <w:tab/>
            </w:r>
            <w:r w:rsidR="0098521F" w:rsidRPr="00A33485">
              <w:rPr>
                <w:rStyle w:val="Lienhypertexte"/>
                <w:noProof/>
              </w:rPr>
              <w:delText>Français</w:delText>
            </w:r>
            <w:r w:rsidR="0098521F">
              <w:rPr>
                <w:noProof/>
                <w:webHidden/>
              </w:rPr>
              <w:tab/>
            </w:r>
            <w:r w:rsidR="0098521F">
              <w:rPr>
                <w:noProof/>
                <w:webHidden/>
              </w:rPr>
              <w:fldChar w:fldCharType="begin"/>
            </w:r>
            <w:r w:rsidR="0098521F">
              <w:rPr>
                <w:noProof/>
                <w:webHidden/>
              </w:rPr>
              <w:delInstrText xml:space="preserve"> PAGEREF _Toc387323320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Pr>
                <w:noProof/>
              </w:rPr>
              <w:fldChar w:fldCharType="end"/>
            </w:r>
          </w:del>
        </w:p>
        <w:p w14:paraId="1053CEBB" w14:textId="77777777" w:rsidR="0098521F" w:rsidRDefault="00E94B87">
          <w:pPr>
            <w:pStyle w:val="TM2"/>
            <w:tabs>
              <w:tab w:val="left" w:pos="880"/>
              <w:tab w:val="right" w:leader="dot" w:pos="9062"/>
            </w:tabs>
            <w:rPr>
              <w:del w:id="10" w:author="Francisco Garcia" w:date="2014-05-26T10:12:00Z"/>
              <w:rFonts w:eastAsiaTheme="minorEastAsia"/>
              <w:noProof/>
              <w:lang w:eastAsia="fr-CH"/>
            </w:rPr>
          </w:pPr>
          <w:del w:id="11" w:author="Francisco Garcia" w:date="2014-05-26T10:12:00Z">
            <w:r>
              <w:fldChar w:fldCharType="begin"/>
            </w:r>
            <w:r>
              <w:delInstrText xml:space="preserve"> HYPERLINK \l "_Toc387323321" </w:delInstrText>
            </w:r>
            <w:r>
              <w:fldChar w:fldCharType="separate"/>
            </w:r>
            <w:r w:rsidR="0098521F" w:rsidRPr="00A33485">
              <w:rPr>
                <w:rStyle w:val="Lienhypertexte"/>
                <w:noProof/>
              </w:rPr>
              <w:delText>1.2</w:delText>
            </w:r>
            <w:r w:rsidR="0098521F">
              <w:rPr>
                <w:rFonts w:eastAsiaTheme="minorEastAsia"/>
                <w:noProof/>
                <w:lang w:eastAsia="fr-CH"/>
              </w:rPr>
              <w:tab/>
            </w:r>
            <w:r w:rsidR="0098521F" w:rsidRPr="00A33485">
              <w:rPr>
                <w:rStyle w:val="Lienhypertexte"/>
                <w:noProof/>
              </w:rPr>
              <w:delText>English</w:delText>
            </w:r>
            <w:r w:rsidR="0098521F">
              <w:rPr>
                <w:noProof/>
                <w:webHidden/>
              </w:rPr>
              <w:tab/>
            </w:r>
            <w:r w:rsidR="0098521F">
              <w:rPr>
                <w:noProof/>
                <w:webHidden/>
              </w:rPr>
              <w:fldChar w:fldCharType="begin"/>
            </w:r>
            <w:r w:rsidR="0098521F">
              <w:rPr>
                <w:noProof/>
                <w:webHidden/>
              </w:rPr>
              <w:delInstrText xml:space="preserve"> PAGEREF _Toc387323321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Pr>
                <w:noProof/>
              </w:rPr>
              <w:fldChar w:fldCharType="end"/>
            </w:r>
          </w:del>
        </w:p>
        <w:p w14:paraId="7A2E9C4B" w14:textId="77777777" w:rsidR="0098521F" w:rsidRDefault="00E94B87">
          <w:pPr>
            <w:pStyle w:val="TM1"/>
            <w:tabs>
              <w:tab w:val="left" w:pos="440"/>
              <w:tab w:val="right" w:leader="dot" w:pos="9062"/>
            </w:tabs>
            <w:rPr>
              <w:del w:id="12" w:author="Francisco Garcia" w:date="2014-05-26T10:12:00Z"/>
              <w:rFonts w:eastAsiaTheme="minorEastAsia"/>
              <w:noProof/>
              <w:lang w:eastAsia="fr-CH"/>
            </w:rPr>
          </w:pPr>
          <w:del w:id="13" w:author="Francisco Garcia" w:date="2014-05-26T10:12:00Z">
            <w:r>
              <w:fldChar w:fldCharType="begin"/>
            </w:r>
            <w:r>
              <w:delInstrText xml:space="preserve"> HYPERLINK \l "_Toc387323322" </w:delInstrText>
            </w:r>
            <w:r>
              <w:fldChar w:fldCharType="separate"/>
            </w:r>
            <w:r w:rsidR="0098521F" w:rsidRPr="00A33485">
              <w:rPr>
                <w:rStyle w:val="Lienhypertexte"/>
                <w:noProof/>
              </w:rPr>
              <w:delText>2</w:delText>
            </w:r>
            <w:r w:rsidR="0098521F">
              <w:rPr>
                <w:rFonts w:eastAsiaTheme="minorEastAsia"/>
                <w:noProof/>
                <w:lang w:eastAsia="fr-CH"/>
              </w:rPr>
              <w:tab/>
            </w:r>
            <w:r w:rsidR="0098521F" w:rsidRPr="00A33485">
              <w:rPr>
                <w:rStyle w:val="Lienhypertexte"/>
                <w:noProof/>
              </w:rPr>
              <w:delText>Introduction</w:delText>
            </w:r>
            <w:r w:rsidR="0098521F">
              <w:rPr>
                <w:noProof/>
                <w:webHidden/>
              </w:rPr>
              <w:tab/>
            </w:r>
            <w:r w:rsidR="0098521F">
              <w:rPr>
                <w:noProof/>
                <w:webHidden/>
              </w:rPr>
              <w:fldChar w:fldCharType="begin"/>
            </w:r>
            <w:r w:rsidR="0098521F">
              <w:rPr>
                <w:noProof/>
                <w:webHidden/>
              </w:rPr>
              <w:delInstrText xml:space="preserve"> PAGEREF _Toc387323322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692EEA92" w14:textId="77777777" w:rsidR="0098521F" w:rsidRDefault="00E94B87">
          <w:pPr>
            <w:pStyle w:val="TM2"/>
            <w:tabs>
              <w:tab w:val="left" w:pos="880"/>
              <w:tab w:val="right" w:leader="dot" w:pos="9062"/>
            </w:tabs>
            <w:rPr>
              <w:del w:id="14" w:author="Francisco Garcia" w:date="2014-05-26T10:12:00Z"/>
              <w:rFonts w:eastAsiaTheme="minorEastAsia"/>
              <w:noProof/>
              <w:lang w:eastAsia="fr-CH"/>
            </w:rPr>
          </w:pPr>
          <w:del w:id="15" w:author="Francisco Garcia" w:date="2014-05-26T10:12:00Z">
            <w:r>
              <w:fldChar w:fldCharType="begin"/>
            </w:r>
            <w:r>
              <w:delInstrText xml:space="preserve"> HYPERLINK \l "_Toc387323323" </w:delInstrText>
            </w:r>
            <w:r>
              <w:fldChar w:fldCharType="separate"/>
            </w:r>
            <w:r w:rsidR="0098521F" w:rsidRPr="00A33485">
              <w:rPr>
                <w:rStyle w:val="Lienhypertexte"/>
                <w:noProof/>
              </w:rPr>
              <w:delText>2.1</w:delText>
            </w:r>
            <w:r w:rsidR="0098521F">
              <w:rPr>
                <w:rFonts w:eastAsiaTheme="minorEastAsia"/>
                <w:noProof/>
                <w:lang w:eastAsia="fr-CH"/>
              </w:rPr>
              <w:tab/>
            </w:r>
            <w:r w:rsidR="0098521F" w:rsidRPr="00A33485">
              <w:rPr>
                <w:rStyle w:val="Lienhypertexte"/>
                <w:noProof/>
              </w:rPr>
              <w:delText>Mise en situation</w:delText>
            </w:r>
            <w:r w:rsidR="0098521F">
              <w:rPr>
                <w:noProof/>
                <w:webHidden/>
              </w:rPr>
              <w:tab/>
            </w:r>
            <w:r w:rsidR="0098521F">
              <w:rPr>
                <w:noProof/>
                <w:webHidden/>
              </w:rPr>
              <w:fldChar w:fldCharType="begin"/>
            </w:r>
            <w:r w:rsidR="0098521F">
              <w:rPr>
                <w:noProof/>
                <w:webHidden/>
              </w:rPr>
              <w:delInstrText xml:space="preserve"> PAGEREF _Toc387323323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47E9D0A9" w14:textId="77777777" w:rsidR="0098521F" w:rsidRDefault="00E94B87">
          <w:pPr>
            <w:pStyle w:val="TM2"/>
            <w:tabs>
              <w:tab w:val="left" w:pos="880"/>
              <w:tab w:val="right" w:leader="dot" w:pos="9062"/>
            </w:tabs>
            <w:rPr>
              <w:del w:id="16" w:author="Francisco Garcia" w:date="2014-05-26T10:12:00Z"/>
              <w:rFonts w:eastAsiaTheme="minorEastAsia"/>
              <w:noProof/>
              <w:lang w:eastAsia="fr-CH"/>
            </w:rPr>
          </w:pPr>
          <w:del w:id="17" w:author="Francisco Garcia" w:date="2014-05-26T10:12:00Z">
            <w:r>
              <w:fldChar w:fldCharType="begin"/>
            </w:r>
            <w:r>
              <w:delInstrText xml:space="preserve"> HYPERLINK \l "_Toc387323324" </w:delInstrText>
            </w:r>
            <w:r>
              <w:fldChar w:fldCharType="separate"/>
            </w:r>
            <w:r w:rsidR="0098521F" w:rsidRPr="00A33485">
              <w:rPr>
                <w:rStyle w:val="Lienhypertexte"/>
                <w:noProof/>
              </w:rPr>
              <w:delText>2.2</w:delText>
            </w:r>
            <w:r w:rsidR="0098521F">
              <w:rPr>
                <w:rFonts w:eastAsiaTheme="minorEastAsia"/>
                <w:noProof/>
                <w:lang w:eastAsia="fr-CH"/>
              </w:rPr>
              <w:tab/>
            </w:r>
            <w:r w:rsidR="0098521F" w:rsidRPr="00A33485">
              <w:rPr>
                <w:rStyle w:val="Lienhypertexte"/>
                <w:noProof/>
              </w:rPr>
              <w:delText>Sujet</w:delText>
            </w:r>
            <w:r w:rsidR="0098521F">
              <w:rPr>
                <w:noProof/>
                <w:webHidden/>
              </w:rPr>
              <w:tab/>
            </w:r>
            <w:r w:rsidR="0098521F">
              <w:rPr>
                <w:noProof/>
                <w:webHidden/>
              </w:rPr>
              <w:fldChar w:fldCharType="begin"/>
            </w:r>
            <w:r w:rsidR="0098521F">
              <w:rPr>
                <w:noProof/>
                <w:webHidden/>
              </w:rPr>
              <w:delInstrText xml:space="preserve"> PAGEREF _Toc387323324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6FF6B344" w14:textId="77777777" w:rsidR="0098521F" w:rsidRDefault="00E94B87">
          <w:pPr>
            <w:pStyle w:val="TM2"/>
            <w:tabs>
              <w:tab w:val="left" w:pos="880"/>
              <w:tab w:val="right" w:leader="dot" w:pos="9062"/>
            </w:tabs>
            <w:rPr>
              <w:del w:id="18" w:author="Francisco Garcia" w:date="2014-05-26T10:12:00Z"/>
              <w:rFonts w:eastAsiaTheme="minorEastAsia"/>
              <w:noProof/>
              <w:lang w:eastAsia="fr-CH"/>
            </w:rPr>
          </w:pPr>
          <w:del w:id="19" w:author="Francisco Garcia" w:date="2014-05-26T10:12:00Z">
            <w:r>
              <w:fldChar w:fldCharType="begin"/>
            </w:r>
            <w:r>
              <w:delInstrText xml:space="preserve"> HYPERLINK \l "_Toc387323325" </w:delInstrText>
            </w:r>
            <w:r>
              <w:fldChar w:fldCharType="separate"/>
            </w:r>
            <w:r w:rsidR="0098521F" w:rsidRPr="00A33485">
              <w:rPr>
                <w:rStyle w:val="Lienhypertexte"/>
                <w:noProof/>
              </w:rPr>
              <w:delText>2.3</w:delText>
            </w:r>
            <w:r w:rsidR="0098521F">
              <w:rPr>
                <w:rFonts w:eastAsiaTheme="minorEastAsia"/>
                <w:noProof/>
                <w:lang w:eastAsia="fr-CH"/>
              </w:rPr>
              <w:tab/>
            </w:r>
            <w:r w:rsidR="0098521F" w:rsidRPr="00A33485">
              <w:rPr>
                <w:rStyle w:val="Lienhypertexte"/>
                <w:noProof/>
              </w:rPr>
              <w:delText>Qu’est-ce qu’une webradio ?</w:delText>
            </w:r>
            <w:r w:rsidR="0098521F">
              <w:rPr>
                <w:noProof/>
                <w:webHidden/>
              </w:rPr>
              <w:tab/>
            </w:r>
            <w:r w:rsidR="0098521F">
              <w:rPr>
                <w:noProof/>
                <w:webHidden/>
              </w:rPr>
              <w:fldChar w:fldCharType="begin"/>
            </w:r>
            <w:r w:rsidR="0098521F">
              <w:rPr>
                <w:noProof/>
                <w:webHidden/>
              </w:rPr>
              <w:delInstrText xml:space="preserve"> PAGEREF _Toc387323325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664829AB" w14:textId="77777777" w:rsidR="0098521F" w:rsidRDefault="00E94B87">
          <w:pPr>
            <w:pStyle w:val="TM2"/>
            <w:tabs>
              <w:tab w:val="left" w:pos="880"/>
              <w:tab w:val="right" w:leader="dot" w:pos="9062"/>
            </w:tabs>
            <w:rPr>
              <w:del w:id="20" w:author="Francisco Garcia" w:date="2014-05-26T10:12:00Z"/>
              <w:rFonts w:eastAsiaTheme="minorEastAsia"/>
              <w:noProof/>
              <w:lang w:eastAsia="fr-CH"/>
            </w:rPr>
          </w:pPr>
          <w:del w:id="21" w:author="Francisco Garcia" w:date="2014-05-26T10:12:00Z">
            <w:r>
              <w:fldChar w:fldCharType="begin"/>
            </w:r>
            <w:r>
              <w:delInstrText xml:space="preserve"> HYPERLINK \l "_Toc387323326" </w:delInstrText>
            </w:r>
            <w:r>
              <w:fldChar w:fldCharType="separate"/>
            </w:r>
            <w:r w:rsidR="0098521F" w:rsidRPr="00A33485">
              <w:rPr>
                <w:rStyle w:val="Lienhypertexte"/>
                <w:noProof/>
              </w:rPr>
              <w:delText>2.4</w:delText>
            </w:r>
            <w:r w:rsidR="0098521F">
              <w:rPr>
                <w:rFonts w:eastAsiaTheme="minorEastAsia"/>
                <w:noProof/>
                <w:lang w:eastAsia="fr-CH"/>
              </w:rPr>
              <w:tab/>
            </w:r>
            <w:r w:rsidR="0098521F" w:rsidRPr="00A33485">
              <w:rPr>
                <w:rStyle w:val="Lienhypertexte"/>
                <w:noProof/>
              </w:rPr>
              <w:delText>Pourquoi ce sujet ?</w:delText>
            </w:r>
            <w:r w:rsidR="0098521F">
              <w:rPr>
                <w:noProof/>
                <w:webHidden/>
              </w:rPr>
              <w:tab/>
            </w:r>
            <w:r w:rsidR="0098521F">
              <w:rPr>
                <w:noProof/>
                <w:webHidden/>
              </w:rPr>
              <w:fldChar w:fldCharType="begin"/>
            </w:r>
            <w:r w:rsidR="0098521F">
              <w:rPr>
                <w:noProof/>
                <w:webHidden/>
              </w:rPr>
              <w:delInstrText xml:space="preserve"> PAGEREF _Toc387323326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79736999" w14:textId="77777777" w:rsidR="0098521F" w:rsidRDefault="00E94B87">
          <w:pPr>
            <w:pStyle w:val="TM2"/>
            <w:tabs>
              <w:tab w:val="left" w:pos="880"/>
              <w:tab w:val="right" w:leader="dot" w:pos="9062"/>
            </w:tabs>
            <w:rPr>
              <w:del w:id="22" w:author="Francisco Garcia" w:date="2014-05-26T10:12:00Z"/>
              <w:rFonts w:eastAsiaTheme="minorEastAsia"/>
              <w:noProof/>
              <w:lang w:eastAsia="fr-CH"/>
            </w:rPr>
          </w:pPr>
          <w:del w:id="23" w:author="Francisco Garcia" w:date="2014-05-26T10:12:00Z">
            <w:r>
              <w:fldChar w:fldCharType="begin"/>
            </w:r>
            <w:r>
              <w:delInstrText xml:space="preserve"> HYPERLINK \l "_Toc387323327" </w:delInstrText>
            </w:r>
            <w:r>
              <w:fldChar w:fldCharType="separate"/>
            </w:r>
            <w:r w:rsidR="0098521F" w:rsidRPr="00A33485">
              <w:rPr>
                <w:rStyle w:val="Lienhypertexte"/>
                <w:noProof/>
              </w:rPr>
              <w:delText>2.5</w:delText>
            </w:r>
            <w:r w:rsidR="0098521F">
              <w:rPr>
                <w:rFonts w:eastAsiaTheme="minorEastAsia"/>
                <w:noProof/>
                <w:lang w:eastAsia="fr-CH"/>
              </w:rPr>
              <w:tab/>
            </w:r>
            <w:r w:rsidR="0098521F" w:rsidRPr="00A33485">
              <w:rPr>
                <w:rStyle w:val="Lienhypertexte"/>
                <w:noProof/>
              </w:rPr>
              <w:delText>Termes</w:delText>
            </w:r>
            <w:r w:rsidR="0098521F">
              <w:rPr>
                <w:noProof/>
                <w:webHidden/>
              </w:rPr>
              <w:tab/>
            </w:r>
            <w:r w:rsidR="0098521F">
              <w:rPr>
                <w:noProof/>
                <w:webHidden/>
              </w:rPr>
              <w:fldChar w:fldCharType="begin"/>
            </w:r>
            <w:r w:rsidR="0098521F">
              <w:rPr>
                <w:noProof/>
                <w:webHidden/>
              </w:rPr>
              <w:delInstrText xml:space="preserve"> PAGEREF _Toc387323327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5BA702AC" w14:textId="77777777" w:rsidR="0098521F" w:rsidRDefault="00E94B87">
          <w:pPr>
            <w:pStyle w:val="TM1"/>
            <w:tabs>
              <w:tab w:val="left" w:pos="440"/>
              <w:tab w:val="right" w:leader="dot" w:pos="9062"/>
            </w:tabs>
            <w:rPr>
              <w:del w:id="24" w:author="Francisco Garcia" w:date="2014-05-26T10:12:00Z"/>
              <w:rFonts w:eastAsiaTheme="minorEastAsia"/>
              <w:noProof/>
              <w:lang w:eastAsia="fr-CH"/>
            </w:rPr>
          </w:pPr>
          <w:del w:id="25" w:author="Francisco Garcia" w:date="2014-05-26T10:12:00Z">
            <w:r>
              <w:fldChar w:fldCharType="begin"/>
            </w:r>
            <w:r>
              <w:delInstrText xml:space="preserve"> HYPERLINK \l "_Toc387323328" </w:delInstrText>
            </w:r>
            <w:r>
              <w:fldChar w:fldCharType="separate"/>
            </w:r>
            <w:r w:rsidR="0098521F" w:rsidRPr="00A33485">
              <w:rPr>
                <w:rStyle w:val="Lienhypertexte"/>
                <w:noProof/>
              </w:rPr>
              <w:delText>3</w:delText>
            </w:r>
            <w:r w:rsidR="0098521F">
              <w:rPr>
                <w:rFonts w:eastAsiaTheme="minorEastAsia"/>
                <w:noProof/>
                <w:lang w:eastAsia="fr-CH"/>
              </w:rPr>
              <w:tab/>
            </w:r>
            <w:r w:rsidR="0098521F" w:rsidRPr="00A33485">
              <w:rPr>
                <w:rStyle w:val="Lienhypertexte"/>
                <w:noProof/>
              </w:rPr>
              <w:delText>Cahier des charges</w:delText>
            </w:r>
            <w:r w:rsidR="0098521F">
              <w:rPr>
                <w:noProof/>
                <w:webHidden/>
              </w:rPr>
              <w:tab/>
            </w:r>
            <w:r w:rsidR="0098521F">
              <w:rPr>
                <w:noProof/>
                <w:webHidden/>
              </w:rPr>
              <w:fldChar w:fldCharType="begin"/>
            </w:r>
            <w:r w:rsidR="0098521F">
              <w:rPr>
                <w:noProof/>
                <w:webHidden/>
              </w:rPr>
              <w:delInstrText xml:space="preserve"> PAGEREF _Toc387323328 \h </w:delInstrText>
            </w:r>
            <w:r w:rsidR="0098521F">
              <w:rPr>
                <w:noProof/>
                <w:webHidden/>
              </w:rPr>
            </w:r>
            <w:r w:rsidR="0098521F">
              <w:rPr>
                <w:noProof/>
                <w:webHidden/>
              </w:rPr>
              <w:fldChar w:fldCharType="separate"/>
            </w:r>
            <w:r w:rsidR="00191D7C">
              <w:rPr>
                <w:noProof/>
                <w:webHidden/>
              </w:rPr>
              <w:delText>8</w:delText>
            </w:r>
            <w:r w:rsidR="0098521F">
              <w:rPr>
                <w:noProof/>
                <w:webHidden/>
              </w:rPr>
              <w:fldChar w:fldCharType="end"/>
            </w:r>
            <w:r>
              <w:rPr>
                <w:noProof/>
              </w:rPr>
              <w:fldChar w:fldCharType="end"/>
            </w:r>
          </w:del>
        </w:p>
        <w:p w14:paraId="311E767F" w14:textId="77777777" w:rsidR="0098521F" w:rsidRDefault="00E94B87">
          <w:pPr>
            <w:pStyle w:val="TM1"/>
            <w:tabs>
              <w:tab w:val="left" w:pos="440"/>
              <w:tab w:val="right" w:leader="dot" w:pos="9062"/>
            </w:tabs>
            <w:rPr>
              <w:del w:id="26" w:author="Francisco Garcia" w:date="2014-05-26T10:12:00Z"/>
              <w:rFonts w:eastAsiaTheme="minorEastAsia"/>
              <w:noProof/>
              <w:lang w:eastAsia="fr-CH"/>
            </w:rPr>
          </w:pPr>
          <w:del w:id="27" w:author="Francisco Garcia" w:date="2014-05-26T10:12:00Z">
            <w:r>
              <w:fldChar w:fldCharType="begin"/>
            </w:r>
            <w:r>
              <w:delInstrText xml:space="preserve"> HYPERLINK \l "_Toc387323329" </w:delInstrText>
            </w:r>
            <w:r>
              <w:fldChar w:fldCharType="separate"/>
            </w:r>
            <w:r w:rsidR="0098521F" w:rsidRPr="00A33485">
              <w:rPr>
                <w:rStyle w:val="Lienhypertexte"/>
                <w:noProof/>
              </w:rPr>
              <w:delText>4</w:delText>
            </w:r>
            <w:r w:rsidR="0098521F">
              <w:rPr>
                <w:rFonts w:eastAsiaTheme="minorEastAsia"/>
                <w:noProof/>
                <w:lang w:eastAsia="fr-CH"/>
              </w:rPr>
              <w:tab/>
            </w:r>
            <w:r w:rsidR="0098521F" w:rsidRPr="00A33485">
              <w:rPr>
                <w:rStyle w:val="Lienhypertexte"/>
                <w:noProof/>
              </w:rPr>
              <w:delText>Analyse fonctionnelle</w:delText>
            </w:r>
            <w:r w:rsidR="0098521F">
              <w:rPr>
                <w:noProof/>
                <w:webHidden/>
              </w:rPr>
              <w:tab/>
            </w:r>
            <w:r w:rsidR="0098521F">
              <w:rPr>
                <w:noProof/>
                <w:webHidden/>
              </w:rPr>
              <w:fldChar w:fldCharType="begin"/>
            </w:r>
            <w:r w:rsidR="0098521F">
              <w:rPr>
                <w:noProof/>
                <w:webHidden/>
              </w:rPr>
              <w:delInstrText xml:space="preserve"> PAGEREF _Toc387323329 \h </w:delInstrText>
            </w:r>
            <w:r w:rsidR="0098521F">
              <w:rPr>
                <w:noProof/>
                <w:webHidden/>
              </w:rPr>
            </w:r>
            <w:r w:rsidR="0098521F">
              <w:rPr>
                <w:noProof/>
                <w:webHidden/>
              </w:rPr>
              <w:fldChar w:fldCharType="separate"/>
            </w:r>
            <w:r w:rsidR="00191D7C">
              <w:rPr>
                <w:noProof/>
                <w:webHidden/>
              </w:rPr>
              <w:delText>0</w:delText>
            </w:r>
            <w:r w:rsidR="0098521F">
              <w:rPr>
                <w:noProof/>
                <w:webHidden/>
              </w:rPr>
              <w:fldChar w:fldCharType="end"/>
            </w:r>
            <w:r>
              <w:rPr>
                <w:noProof/>
              </w:rPr>
              <w:fldChar w:fldCharType="end"/>
            </w:r>
          </w:del>
        </w:p>
        <w:p w14:paraId="78B4C332" w14:textId="77777777" w:rsidR="0098521F" w:rsidRDefault="00E94B87">
          <w:pPr>
            <w:pStyle w:val="TM2"/>
            <w:tabs>
              <w:tab w:val="left" w:pos="880"/>
              <w:tab w:val="right" w:leader="dot" w:pos="9062"/>
            </w:tabs>
            <w:rPr>
              <w:del w:id="28" w:author="Francisco Garcia" w:date="2014-05-26T10:12:00Z"/>
              <w:rFonts w:eastAsiaTheme="minorEastAsia"/>
              <w:noProof/>
              <w:lang w:eastAsia="fr-CH"/>
            </w:rPr>
          </w:pPr>
          <w:del w:id="29" w:author="Francisco Garcia" w:date="2014-05-26T10:12:00Z">
            <w:r>
              <w:fldChar w:fldCharType="begin"/>
            </w:r>
            <w:r>
              <w:delInstrText xml:space="preserve"> HYPERLINK \l "_Toc387323330" </w:delInstrText>
            </w:r>
            <w:r>
              <w:fldChar w:fldCharType="separate"/>
            </w:r>
            <w:r w:rsidR="0098521F" w:rsidRPr="00A33485">
              <w:rPr>
                <w:rStyle w:val="Lienhypertexte"/>
                <w:noProof/>
              </w:rPr>
              <w:delText>4.1</w:delText>
            </w:r>
            <w:r w:rsidR="0098521F">
              <w:rPr>
                <w:rFonts w:eastAsiaTheme="minorEastAsia"/>
                <w:noProof/>
                <w:lang w:eastAsia="fr-CH"/>
              </w:rPr>
              <w:tab/>
            </w:r>
            <w:r w:rsidR="0098521F" w:rsidRPr="00A33485">
              <w:rPr>
                <w:rStyle w:val="Lienhypertexte"/>
                <w:noProof/>
              </w:rPr>
              <w:delText>Schéma de l’application</w:delText>
            </w:r>
            <w:r w:rsidR="0098521F">
              <w:rPr>
                <w:noProof/>
                <w:webHidden/>
              </w:rPr>
              <w:tab/>
            </w:r>
            <w:r w:rsidR="0098521F">
              <w:rPr>
                <w:noProof/>
                <w:webHidden/>
              </w:rPr>
              <w:fldChar w:fldCharType="begin"/>
            </w:r>
            <w:r w:rsidR="0098521F">
              <w:rPr>
                <w:noProof/>
                <w:webHidden/>
              </w:rPr>
              <w:delInstrText xml:space="preserve"> PAGEREF _Toc387323330 \h </w:delInstrText>
            </w:r>
            <w:r w:rsidR="0098521F">
              <w:rPr>
                <w:noProof/>
                <w:webHidden/>
              </w:rPr>
            </w:r>
            <w:r w:rsidR="0098521F">
              <w:rPr>
                <w:noProof/>
                <w:webHidden/>
              </w:rPr>
              <w:fldChar w:fldCharType="separate"/>
            </w:r>
            <w:r w:rsidR="00191D7C">
              <w:rPr>
                <w:noProof/>
                <w:webHidden/>
              </w:rPr>
              <w:delText>0</w:delText>
            </w:r>
            <w:r w:rsidR="0098521F">
              <w:rPr>
                <w:noProof/>
                <w:webHidden/>
              </w:rPr>
              <w:fldChar w:fldCharType="end"/>
            </w:r>
            <w:r>
              <w:rPr>
                <w:noProof/>
              </w:rPr>
              <w:fldChar w:fldCharType="end"/>
            </w:r>
          </w:del>
        </w:p>
        <w:p w14:paraId="49B145EE" w14:textId="77777777" w:rsidR="0098521F" w:rsidRDefault="00E94B87">
          <w:pPr>
            <w:pStyle w:val="TM2"/>
            <w:tabs>
              <w:tab w:val="left" w:pos="880"/>
              <w:tab w:val="right" w:leader="dot" w:pos="9062"/>
            </w:tabs>
            <w:rPr>
              <w:del w:id="30" w:author="Francisco Garcia" w:date="2014-05-26T10:12:00Z"/>
              <w:rFonts w:eastAsiaTheme="minorEastAsia"/>
              <w:noProof/>
              <w:lang w:eastAsia="fr-CH"/>
            </w:rPr>
          </w:pPr>
          <w:del w:id="31" w:author="Francisco Garcia" w:date="2014-05-26T10:12:00Z">
            <w:r>
              <w:fldChar w:fldCharType="begin"/>
            </w:r>
            <w:r>
              <w:delInstrText xml:space="preserve"> HYPERLINK \l "_Toc387323331" </w:delInstrText>
            </w:r>
            <w:r>
              <w:fldChar w:fldCharType="separate"/>
            </w:r>
            <w:r w:rsidR="0098521F" w:rsidRPr="00A33485">
              <w:rPr>
                <w:rStyle w:val="Lienhypertexte"/>
                <w:noProof/>
              </w:rPr>
              <w:delText>4.2</w:delText>
            </w:r>
            <w:r w:rsidR="0098521F">
              <w:rPr>
                <w:rFonts w:eastAsiaTheme="minorEastAsia"/>
                <w:noProof/>
                <w:lang w:eastAsia="fr-CH"/>
              </w:rPr>
              <w:tab/>
            </w:r>
            <w:r w:rsidR="0098521F" w:rsidRPr="00A33485">
              <w:rPr>
                <w:rStyle w:val="Lienhypertexte"/>
                <w:noProof/>
              </w:rPr>
              <w:delText>Interface principale</w:delText>
            </w:r>
            <w:r w:rsidR="0098521F">
              <w:rPr>
                <w:noProof/>
                <w:webHidden/>
              </w:rPr>
              <w:tab/>
            </w:r>
            <w:r w:rsidR="0098521F">
              <w:rPr>
                <w:noProof/>
                <w:webHidden/>
              </w:rPr>
              <w:fldChar w:fldCharType="begin"/>
            </w:r>
            <w:r w:rsidR="0098521F">
              <w:rPr>
                <w:noProof/>
                <w:webHidden/>
              </w:rPr>
              <w:delInstrText xml:space="preserve"> PAGEREF _Toc387323331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Pr>
                <w:noProof/>
              </w:rPr>
              <w:fldChar w:fldCharType="end"/>
            </w:r>
          </w:del>
        </w:p>
        <w:p w14:paraId="30D4A38A" w14:textId="77777777" w:rsidR="0098521F" w:rsidRDefault="00E94B87">
          <w:pPr>
            <w:pStyle w:val="TM3"/>
            <w:tabs>
              <w:tab w:val="left" w:pos="1320"/>
              <w:tab w:val="right" w:leader="dot" w:pos="9062"/>
            </w:tabs>
            <w:rPr>
              <w:del w:id="32" w:author="Francisco Garcia" w:date="2014-05-26T10:12:00Z"/>
              <w:rFonts w:eastAsiaTheme="minorEastAsia"/>
              <w:noProof/>
              <w:lang w:eastAsia="fr-CH"/>
            </w:rPr>
          </w:pPr>
          <w:del w:id="33" w:author="Francisco Garcia" w:date="2014-05-26T10:12:00Z">
            <w:r>
              <w:fldChar w:fldCharType="begin"/>
            </w:r>
            <w:r>
              <w:delInstrText xml:space="preserve"> HYPERLINK \l "_Toc387323332" </w:delInstrText>
            </w:r>
            <w:r>
              <w:fldChar w:fldCharType="separate"/>
            </w:r>
            <w:r w:rsidR="0098521F" w:rsidRPr="00A33485">
              <w:rPr>
                <w:rStyle w:val="Lienhypertexte"/>
                <w:noProof/>
              </w:rPr>
              <w:delText>4.2.1</w:delText>
            </w:r>
            <w:r w:rsidR="0098521F">
              <w:rPr>
                <w:rFonts w:eastAsiaTheme="minorEastAsia"/>
                <w:noProof/>
                <w:lang w:eastAsia="fr-CH"/>
              </w:rPr>
              <w:tab/>
            </w:r>
            <w:r w:rsidR="0098521F" w:rsidRPr="00A33485">
              <w:rPr>
                <w:rStyle w:val="Lienhypertexte"/>
                <w:noProof/>
              </w:rPr>
              <w:delText>Fenêtre d’administration</w:delText>
            </w:r>
            <w:r w:rsidR="0098521F">
              <w:rPr>
                <w:noProof/>
                <w:webHidden/>
              </w:rPr>
              <w:tab/>
            </w:r>
            <w:r w:rsidR="0098521F">
              <w:rPr>
                <w:noProof/>
                <w:webHidden/>
              </w:rPr>
              <w:fldChar w:fldCharType="begin"/>
            </w:r>
            <w:r w:rsidR="0098521F">
              <w:rPr>
                <w:noProof/>
                <w:webHidden/>
              </w:rPr>
              <w:delInstrText xml:space="preserve"> PAGEREF _Toc387323332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Pr>
                <w:noProof/>
              </w:rPr>
              <w:fldChar w:fldCharType="end"/>
            </w:r>
          </w:del>
        </w:p>
        <w:p w14:paraId="6892A412" w14:textId="77777777" w:rsidR="0098521F" w:rsidRDefault="00E94B87">
          <w:pPr>
            <w:pStyle w:val="TM3"/>
            <w:tabs>
              <w:tab w:val="left" w:pos="1320"/>
              <w:tab w:val="right" w:leader="dot" w:pos="9062"/>
            </w:tabs>
            <w:rPr>
              <w:del w:id="34" w:author="Francisco Garcia" w:date="2014-05-26T10:12:00Z"/>
              <w:rFonts w:eastAsiaTheme="minorEastAsia"/>
              <w:noProof/>
              <w:lang w:eastAsia="fr-CH"/>
            </w:rPr>
          </w:pPr>
          <w:del w:id="35" w:author="Francisco Garcia" w:date="2014-05-26T10:12:00Z">
            <w:r>
              <w:fldChar w:fldCharType="begin"/>
            </w:r>
            <w:r>
              <w:delInstrText xml:space="preserve"> HYPERLINK \l "_Toc387323333" </w:delInstrText>
            </w:r>
            <w:r>
              <w:fldChar w:fldCharType="separate"/>
            </w:r>
            <w:r w:rsidR="0098521F" w:rsidRPr="00A33485">
              <w:rPr>
                <w:rStyle w:val="Lienhypertexte"/>
                <w:noProof/>
              </w:rPr>
              <w:delText>4.2.2</w:delText>
            </w:r>
            <w:r w:rsidR="0098521F">
              <w:rPr>
                <w:rFonts w:eastAsiaTheme="minorEastAsia"/>
                <w:noProof/>
                <w:lang w:eastAsia="fr-CH"/>
              </w:rPr>
              <w:tab/>
            </w:r>
            <w:r w:rsidR="0098521F" w:rsidRPr="00A33485">
              <w:rPr>
                <w:rStyle w:val="Lienhypertexte"/>
                <w:noProof/>
              </w:rPr>
              <w:delText>Menu principale</w:delText>
            </w:r>
            <w:r w:rsidR="0098521F">
              <w:rPr>
                <w:noProof/>
                <w:webHidden/>
              </w:rPr>
              <w:tab/>
            </w:r>
            <w:r w:rsidR="0098521F">
              <w:rPr>
                <w:noProof/>
                <w:webHidden/>
              </w:rPr>
              <w:fldChar w:fldCharType="begin"/>
            </w:r>
            <w:r w:rsidR="0098521F">
              <w:rPr>
                <w:noProof/>
                <w:webHidden/>
              </w:rPr>
              <w:delInstrText xml:space="preserve"> PAGEREF _Toc387323333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Pr>
                <w:noProof/>
              </w:rPr>
              <w:fldChar w:fldCharType="end"/>
            </w:r>
          </w:del>
        </w:p>
        <w:p w14:paraId="5CAD368E" w14:textId="77777777" w:rsidR="0098521F" w:rsidRDefault="00E94B87">
          <w:pPr>
            <w:pStyle w:val="TM2"/>
            <w:tabs>
              <w:tab w:val="left" w:pos="880"/>
              <w:tab w:val="right" w:leader="dot" w:pos="9062"/>
            </w:tabs>
            <w:rPr>
              <w:del w:id="36" w:author="Francisco Garcia" w:date="2014-05-26T10:12:00Z"/>
              <w:rFonts w:eastAsiaTheme="minorEastAsia"/>
              <w:noProof/>
              <w:lang w:eastAsia="fr-CH"/>
            </w:rPr>
          </w:pPr>
          <w:del w:id="37" w:author="Francisco Garcia" w:date="2014-05-26T10:12:00Z">
            <w:r>
              <w:fldChar w:fldCharType="begin"/>
            </w:r>
            <w:r>
              <w:delInstrText xml:space="preserve"> HYPERLINK \l "_Toc387323334" </w:delInstrText>
            </w:r>
            <w:r>
              <w:fldChar w:fldCharType="separate"/>
            </w:r>
            <w:r w:rsidR="0098521F" w:rsidRPr="00A33485">
              <w:rPr>
                <w:rStyle w:val="Lienhypertexte"/>
                <w:noProof/>
              </w:rPr>
              <w:delText>4.3</w:delText>
            </w:r>
            <w:r w:rsidR="0098521F">
              <w:rPr>
                <w:rFonts w:eastAsiaTheme="minorEastAsia"/>
                <w:noProof/>
                <w:lang w:eastAsia="fr-CH"/>
              </w:rPr>
              <w:tab/>
            </w:r>
            <w:r w:rsidR="0098521F" w:rsidRPr="00A33485">
              <w:rPr>
                <w:rStyle w:val="Lienhypertexte"/>
                <w:noProof/>
              </w:rPr>
              <w:delText>Gestion de plusieurs webradio</w:delText>
            </w:r>
            <w:r w:rsidR="0098521F">
              <w:rPr>
                <w:noProof/>
                <w:webHidden/>
              </w:rPr>
              <w:tab/>
            </w:r>
            <w:r w:rsidR="0098521F">
              <w:rPr>
                <w:noProof/>
                <w:webHidden/>
              </w:rPr>
              <w:fldChar w:fldCharType="begin"/>
            </w:r>
            <w:r w:rsidR="0098521F">
              <w:rPr>
                <w:noProof/>
                <w:webHidden/>
              </w:rPr>
              <w:delInstrText xml:space="preserve"> PAGEREF _Toc387323334 \h </w:delInstrText>
            </w:r>
            <w:r w:rsidR="0098521F">
              <w:rPr>
                <w:noProof/>
                <w:webHidden/>
              </w:rPr>
            </w:r>
            <w:r w:rsidR="0098521F">
              <w:rPr>
                <w:noProof/>
                <w:webHidden/>
              </w:rPr>
              <w:fldChar w:fldCharType="separate"/>
            </w:r>
            <w:r w:rsidR="00191D7C">
              <w:rPr>
                <w:noProof/>
                <w:webHidden/>
              </w:rPr>
              <w:delText>2</w:delText>
            </w:r>
            <w:r w:rsidR="0098521F">
              <w:rPr>
                <w:noProof/>
                <w:webHidden/>
              </w:rPr>
              <w:fldChar w:fldCharType="end"/>
            </w:r>
            <w:r>
              <w:rPr>
                <w:noProof/>
              </w:rPr>
              <w:fldChar w:fldCharType="end"/>
            </w:r>
          </w:del>
        </w:p>
        <w:p w14:paraId="7C12D4A0" w14:textId="77777777" w:rsidR="0098521F" w:rsidRDefault="00E94B87">
          <w:pPr>
            <w:pStyle w:val="TM3"/>
            <w:tabs>
              <w:tab w:val="left" w:pos="1320"/>
              <w:tab w:val="right" w:leader="dot" w:pos="9062"/>
            </w:tabs>
            <w:rPr>
              <w:del w:id="38" w:author="Francisco Garcia" w:date="2014-05-26T10:12:00Z"/>
              <w:rFonts w:eastAsiaTheme="minorEastAsia"/>
              <w:noProof/>
              <w:lang w:eastAsia="fr-CH"/>
            </w:rPr>
          </w:pPr>
          <w:del w:id="39" w:author="Francisco Garcia" w:date="2014-05-26T10:12:00Z">
            <w:r>
              <w:fldChar w:fldCharType="begin"/>
            </w:r>
            <w:r>
              <w:delInstrText xml:space="preserve"> HYPERLINK \l "_Toc387323335" </w:delInstrText>
            </w:r>
            <w:r>
              <w:fldChar w:fldCharType="separate"/>
            </w:r>
            <w:r w:rsidR="0098521F" w:rsidRPr="00A33485">
              <w:rPr>
                <w:rStyle w:val="Lienhypertexte"/>
                <w:noProof/>
              </w:rPr>
              <w:delText>4.3.1</w:delText>
            </w:r>
            <w:r w:rsidR="0098521F">
              <w:rPr>
                <w:rFonts w:eastAsiaTheme="minorEastAsia"/>
                <w:noProof/>
                <w:lang w:eastAsia="fr-CH"/>
              </w:rPr>
              <w:tab/>
            </w:r>
            <w:r w:rsidR="0098521F" w:rsidRPr="00A33485">
              <w:rPr>
                <w:rStyle w:val="Lienhypertexte"/>
                <w:noProof/>
              </w:rPr>
              <w:delText>Création d’une webradio</w:delText>
            </w:r>
            <w:r w:rsidR="0098521F">
              <w:rPr>
                <w:noProof/>
                <w:webHidden/>
              </w:rPr>
              <w:tab/>
            </w:r>
            <w:r w:rsidR="0098521F">
              <w:rPr>
                <w:noProof/>
                <w:webHidden/>
              </w:rPr>
              <w:fldChar w:fldCharType="begin"/>
            </w:r>
            <w:r w:rsidR="0098521F">
              <w:rPr>
                <w:noProof/>
                <w:webHidden/>
              </w:rPr>
              <w:delInstrText xml:space="preserve"> PAGEREF _Toc387323335 \h </w:delInstrText>
            </w:r>
            <w:r w:rsidR="0098521F">
              <w:rPr>
                <w:noProof/>
                <w:webHidden/>
              </w:rPr>
            </w:r>
            <w:r w:rsidR="0098521F">
              <w:rPr>
                <w:noProof/>
                <w:webHidden/>
              </w:rPr>
              <w:fldChar w:fldCharType="separate"/>
            </w:r>
            <w:r w:rsidR="00191D7C">
              <w:rPr>
                <w:noProof/>
                <w:webHidden/>
              </w:rPr>
              <w:delText>3</w:delText>
            </w:r>
            <w:r w:rsidR="0098521F">
              <w:rPr>
                <w:noProof/>
                <w:webHidden/>
              </w:rPr>
              <w:fldChar w:fldCharType="end"/>
            </w:r>
            <w:r>
              <w:rPr>
                <w:noProof/>
              </w:rPr>
              <w:fldChar w:fldCharType="end"/>
            </w:r>
          </w:del>
        </w:p>
        <w:p w14:paraId="797405AB" w14:textId="77777777" w:rsidR="0098521F" w:rsidRDefault="00E94B87">
          <w:pPr>
            <w:pStyle w:val="TM3"/>
            <w:tabs>
              <w:tab w:val="left" w:pos="1320"/>
              <w:tab w:val="right" w:leader="dot" w:pos="9062"/>
            </w:tabs>
            <w:rPr>
              <w:del w:id="40" w:author="Francisco Garcia" w:date="2014-05-26T10:12:00Z"/>
              <w:rFonts w:eastAsiaTheme="minorEastAsia"/>
              <w:noProof/>
              <w:lang w:eastAsia="fr-CH"/>
            </w:rPr>
          </w:pPr>
          <w:del w:id="41" w:author="Francisco Garcia" w:date="2014-05-26T10:12:00Z">
            <w:r>
              <w:fldChar w:fldCharType="begin"/>
            </w:r>
            <w:r>
              <w:delInstrText xml:space="preserve"> HYPERLINK \l "_Toc387323336" </w:delInstrText>
            </w:r>
            <w:r>
              <w:fldChar w:fldCharType="separate"/>
            </w:r>
            <w:r w:rsidR="0098521F" w:rsidRPr="00A33485">
              <w:rPr>
                <w:rStyle w:val="Lienhypertexte"/>
                <w:noProof/>
              </w:rPr>
              <w:delText>4.3.2</w:delText>
            </w:r>
            <w:r w:rsidR="0098521F">
              <w:rPr>
                <w:rFonts w:eastAsiaTheme="minorEastAsia"/>
                <w:noProof/>
                <w:lang w:eastAsia="fr-CH"/>
              </w:rPr>
              <w:tab/>
            </w:r>
            <w:r w:rsidR="0098521F" w:rsidRPr="00A33485">
              <w:rPr>
                <w:rStyle w:val="Lienhypertexte"/>
                <w:noProof/>
              </w:rPr>
              <w:delText>Sélection d’une webradio</w:delText>
            </w:r>
            <w:r w:rsidR="0098521F">
              <w:rPr>
                <w:noProof/>
                <w:webHidden/>
              </w:rPr>
              <w:tab/>
            </w:r>
            <w:r w:rsidR="0098521F">
              <w:rPr>
                <w:noProof/>
                <w:webHidden/>
              </w:rPr>
              <w:fldChar w:fldCharType="begin"/>
            </w:r>
            <w:r w:rsidR="0098521F">
              <w:rPr>
                <w:noProof/>
                <w:webHidden/>
              </w:rPr>
              <w:delInstrText xml:space="preserve"> PAGEREF _Toc387323336 \h </w:delInstrText>
            </w:r>
            <w:r w:rsidR="0098521F">
              <w:rPr>
                <w:noProof/>
                <w:webHidden/>
              </w:rPr>
            </w:r>
            <w:r w:rsidR="0098521F">
              <w:rPr>
                <w:noProof/>
                <w:webHidden/>
              </w:rPr>
              <w:fldChar w:fldCharType="separate"/>
            </w:r>
            <w:r w:rsidR="00191D7C">
              <w:rPr>
                <w:noProof/>
                <w:webHidden/>
              </w:rPr>
              <w:delText>3</w:delText>
            </w:r>
            <w:r w:rsidR="0098521F">
              <w:rPr>
                <w:noProof/>
                <w:webHidden/>
              </w:rPr>
              <w:fldChar w:fldCharType="end"/>
            </w:r>
            <w:r>
              <w:rPr>
                <w:noProof/>
              </w:rPr>
              <w:fldChar w:fldCharType="end"/>
            </w:r>
          </w:del>
        </w:p>
        <w:p w14:paraId="730A6196" w14:textId="77777777" w:rsidR="0098521F" w:rsidRDefault="00E94B87">
          <w:pPr>
            <w:pStyle w:val="TM3"/>
            <w:tabs>
              <w:tab w:val="left" w:pos="1320"/>
              <w:tab w:val="right" w:leader="dot" w:pos="9062"/>
            </w:tabs>
            <w:rPr>
              <w:del w:id="42" w:author="Francisco Garcia" w:date="2014-05-26T10:12:00Z"/>
              <w:rFonts w:eastAsiaTheme="minorEastAsia"/>
              <w:noProof/>
              <w:lang w:eastAsia="fr-CH"/>
            </w:rPr>
          </w:pPr>
          <w:del w:id="43" w:author="Francisco Garcia" w:date="2014-05-26T10:12:00Z">
            <w:r>
              <w:fldChar w:fldCharType="begin"/>
            </w:r>
            <w:r>
              <w:delInstrText xml:space="preserve"> HYPERLINK \l "_Toc387323337" </w:delInstrText>
            </w:r>
            <w:r>
              <w:fldChar w:fldCharType="separate"/>
            </w:r>
            <w:r w:rsidR="0098521F" w:rsidRPr="00A33485">
              <w:rPr>
                <w:rStyle w:val="Lienhypertexte"/>
                <w:noProof/>
              </w:rPr>
              <w:delText>4.3.3</w:delText>
            </w:r>
            <w:r w:rsidR="0098521F">
              <w:rPr>
                <w:rFonts w:eastAsiaTheme="minorEastAsia"/>
                <w:noProof/>
                <w:lang w:eastAsia="fr-CH"/>
              </w:rPr>
              <w:tab/>
            </w:r>
            <w:r w:rsidR="0098521F" w:rsidRPr="00A33485">
              <w:rPr>
                <w:rStyle w:val="Lienhypertexte"/>
                <w:noProof/>
              </w:rPr>
              <w:delText>Fermeture d’une webradio</w:delText>
            </w:r>
            <w:r w:rsidR="0098521F">
              <w:rPr>
                <w:noProof/>
                <w:webHidden/>
              </w:rPr>
              <w:tab/>
            </w:r>
            <w:r w:rsidR="0098521F">
              <w:rPr>
                <w:noProof/>
                <w:webHidden/>
              </w:rPr>
              <w:fldChar w:fldCharType="begin"/>
            </w:r>
            <w:r w:rsidR="0098521F">
              <w:rPr>
                <w:noProof/>
                <w:webHidden/>
              </w:rPr>
              <w:delInstrText xml:space="preserve"> PAGEREF _Toc387323337 \h </w:delInstrText>
            </w:r>
            <w:r w:rsidR="0098521F">
              <w:rPr>
                <w:noProof/>
                <w:webHidden/>
              </w:rPr>
            </w:r>
            <w:r w:rsidR="0098521F">
              <w:rPr>
                <w:noProof/>
                <w:webHidden/>
              </w:rPr>
              <w:fldChar w:fldCharType="separate"/>
            </w:r>
            <w:r w:rsidR="00191D7C">
              <w:rPr>
                <w:noProof/>
                <w:webHidden/>
              </w:rPr>
              <w:delText>3</w:delText>
            </w:r>
            <w:r w:rsidR="0098521F">
              <w:rPr>
                <w:noProof/>
                <w:webHidden/>
              </w:rPr>
              <w:fldChar w:fldCharType="end"/>
            </w:r>
            <w:r>
              <w:rPr>
                <w:noProof/>
              </w:rPr>
              <w:fldChar w:fldCharType="end"/>
            </w:r>
          </w:del>
        </w:p>
        <w:p w14:paraId="704EAA0E" w14:textId="77777777" w:rsidR="0098521F" w:rsidRDefault="00E94B87">
          <w:pPr>
            <w:pStyle w:val="TM2"/>
            <w:tabs>
              <w:tab w:val="left" w:pos="880"/>
              <w:tab w:val="right" w:leader="dot" w:pos="9062"/>
            </w:tabs>
            <w:rPr>
              <w:del w:id="44" w:author="Francisco Garcia" w:date="2014-05-26T10:12:00Z"/>
              <w:rFonts w:eastAsiaTheme="minorEastAsia"/>
              <w:noProof/>
              <w:lang w:eastAsia="fr-CH"/>
            </w:rPr>
          </w:pPr>
          <w:del w:id="45" w:author="Francisco Garcia" w:date="2014-05-26T10:12:00Z">
            <w:r>
              <w:fldChar w:fldCharType="begin"/>
            </w:r>
            <w:r>
              <w:delInstrText xml:space="preserve"> HYPERLINK \l "_Toc387323338" </w:delInstrText>
            </w:r>
            <w:r>
              <w:fldChar w:fldCharType="separate"/>
            </w:r>
            <w:r w:rsidR="0098521F" w:rsidRPr="00A33485">
              <w:rPr>
                <w:rStyle w:val="Lienhypertexte"/>
                <w:noProof/>
              </w:rPr>
              <w:delText>4.4</w:delText>
            </w:r>
            <w:r w:rsidR="0098521F">
              <w:rPr>
                <w:rFonts w:eastAsiaTheme="minorEastAsia"/>
                <w:noProof/>
                <w:lang w:eastAsia="fr-CH"/>
              </w:rPr>
              <w:tab/>
            </w:r>
            <w:r w:rsidR="0098521F" w:rsidRPr="00A33485">
              <w:rPr>
                <w:rStyle w:val="Lienhypertexte"/>
                <w:noProof/>
              </w:rPr>
              <w:delText>Serveur de diffusion interne et externe</w:delText>
            </w:r>
            <w:r w:rsidR="0098521F">
              <w:rPr>
                <w:noProof/>
                <w:webHidden/>
              </w:rPr>
              <w:tab/>
            </w:r>
            <w:r w:rsidR="0098521F">
              <w:rPr>
                <w:noProof/>
                <w:webHidden/>
              </w:rPr>
              <w:fldChar w:fldCharType="begin"/>
            </w:r>
            <w:r w:rsidR="0098521F">
              <w:rPr>
                <w:noProof/>
                <w:webHidden/>
              </w:rPr>
              <w:delInstrText xml:space="preserve"> PAGEREF _Toc387323338 \h </w:delInstrText>
            </w:r>
            <w:r w:rsidR="0098521F">
              <w:rPr>
                <w:noProof/>
                <w:webHidden/>
              </w:rPr>
            </w:r>
            <w:r w:rsidR="0098521F">
              <w:rPr>
                <w:noProof/>
                <w:webHidden/>
              </w:rPr>
              <w:fldChar w:fldCharType="separate"/>
            </w:r>
            <w:r w:rsidR="00191D7C">
              <w:rPr>
                <w:noProof/>
                <w:webHidden/>
              </w:rPr>
              <w:delText>3</w:delText>
            </w:r>
            <w:r w:rsidR="0098521F">
              <w:rPr>
                <w:noProof/>
                <w:webHidden/>
              </w:rPr>
              <w:fldChar w:fldCharType="end"/>
            </w:r>
            <w:r>
              <w:rPr>
                <w:noProof/>
              </w:rPr>
              <w:fldChar w:fldCharType="end"/>
            </w:r>
          </w:del>
        </w:p>
        <w:p w14:paraId="14DED0F3" w14:textId="77777777" w:rsidR="0098521F" w:rsidRDefault="00E94B87">
          <w:pPr>
            <w:pStyle w:val="TM2"/>
            <w:tabs>
              <w:tab w:val="left" w:pos="880"/>
              <w:tab w:val="right" w:leader="dot" w:pos="9062"/>
            </w:tabs>
            <w:rPr>
              <w:del w:id="46" w:author="Francisco Garcia" w:date="2014-05-26T10:12:00Z"/>
              <w:rFonts w:eastAsiaTheme="minorEastAsia"/>
              <w:noProof/>
              <w:lang w:eastAsia="fr-CH"/>
            </w:rPr>
          </w:pPr>
          <w:del w:id="47" w:author="Francisco Garcia" w:date="2014-05-26T10:12:00Z">
            <w:r>
              <w:fldChar w:fldCharType="begin"/>
            </w:r>
            <w:r>
              <w:delInstrText xml:space="preserve"> HYPERLINK \l "_Toc387323339" </w:delInstrText>
            </w:r>
            <w:r>
              <w:fldChar w:fldCharType="separate"/>
            </w:r>
            <w:r w:rsidR="0098521F" w:rsidRPr="00A33485">
              <w:rPr>
                <w:rStyle w:val="Lienhypertexte"/>
                <w:noProof/>
              </w:rPr>
              <w:delText>4.5</w:delText>
            </w:r>
            <w:r w:rsidR="0098521F">
              <w:rPr>
                <w:rFonts w:eastAsiaTheme="minorEastAsia"/>
                <w:noProof/>
                <w:lang w:eastAsia="fr-CH"/>
              </w:rPr>
              <w:tab/>
            </w:r>
            <w:r w:rsidR="0098521F" w:rsidRPr="00A33485">
              <w:rPr>
                <w:rStyle w:val="Lienhypertexte"/>
                <w:noProof/>
              </w:rPr>
              <w:delText>Onglet « Status »</w:delText>
            </w:r>
            <w:r w:rsidR="0098521F">
              <w:rPr>
                <w:noProof/>
                <w:webHidden/>
              </w:rPr>
              <w:tab/>
            </w:r>
            <w:r w:rsidR="0098521F">
              <w:rPr>
                <w:noProof/>
                <w:webHidden/>
              </w:rPr>
              <w:fldChar w:fldCharType="begin"/>
            </w:r>
            <w:r w:rsidR="0098521F">
              <w:rPr>
                <w:noProof/>
                <w:webHidden/>
              </w:rPr>
              <w:delInstrText xml:space="preserve"> PAGEREF _Toc387323339 \h </w:delInstrText>
            </w:r>
            <w:r w:rsidR="0098521F">
              <w:rPr>
                <w:noProof/>
                <w:webHidden/>
              </w:rPr>
            </w:r>
            <w:r w:rsidR="0098521F">
              <w:rPr>
                <w:noProof/>
                <w:webHidden/>
              </w:rPr>
              <w:fldChar w:fldCharType="separate"/>
            </w:r>
            <w:r w:rsidR="00191D7C">
              <w:rPr>
                <w:noProof/>
                <w:webHidden/>
              </w:rPr>
              <w:delText>4</w:delText>
            </w:r>
            <w:r w:rsidR="0098521F">
              <w:rPr>
                <w:noProof/>
                <w:webHidden/>
              </w:rPr>
              <w:fldChar w:fldCharType="end"/>
            </w:r>
            <w:r>
              <w:rPr>
                <w:noProof/>
              </w:rPr>
              <w:fldChar w:fldCharType="end"/>
            </w:r>
          </w:del>
        </w:p>
        <w:p w14:paraId="4302C97A" w14:textId="77777777" w:rsidR="0098521F" w:rsidRDefault="00E94B87">
          <w:pPr>
            <w:pStyle w:val="TM2"/>
            <w:tabs>
              <w:tab w:val="left" w:pos="880"/>
              <w:tab w:val="right" w:leader="dot" w:pos="9062"/>
            </w:tabs>
            <w:rPr>
              <w:del w:id="48" w:author="Francisco Garcia" w:date="2014-05-26T10:12:00Z"/>
              <w:rFonts w:eastAsiaTheme="minorEastAsia"/>
              <w:noProof/>
              <w:lang w:eastAsia="fr-CH"/>
            </w:rPr>
          </w:pPr>
          <w:del w:id="49" w:author="Francisco Garcia" w:date="2014-05-26T10:12:00Z">
            <w:r>
              <w:fldChar w:fldCharType="begin"/>
            </w:r>
            <w:r>
              <w:delInstrText xml:space="preserve"> HYPERLINK \l "_Toc387323340" </w:delInstrText>
            </w:r>
            <w:r>
              <w:fldChar w:fldCharType="separate"/>
            </w:r>
            <w:r w:rsidR="0098521F" w:rsidRPr="00A33485">
              <w:rPr>
                <w:rStyle w:val="Lienhypertexte"/>
                <w:noProof/>
              </w:rPr>
              <w:delText>4.6</w:delText>
            </w:r>
            <w:r w:rsidR="0098521F">
              <w:rPr>
                <w:rFonts w:eastAsiaTheme="minorEastAsia"/>
                <w:noProof/>
                <w:lang w:eastAsia="fr-CH"/>
              </w:rPr>
              <w:tab/>
            </w:r>
            <w:r w:rsidR="0098521F" w:rsidRPr="00A33485">
              <w:rPr>
                <w:rStyle w:val="Lienhypertexte"/>
                <w:noProof/>
              </w:rPr>
              <w:delText>Gestion des musiques/pubs</w:delText>
            </w:r>
            <w:r w:rsidR="0098521F">
              <w:rPr>
                <w:noProof/>
                <w:webHidden/>
              </w:rPr>
              <w:tab/>
            </w:r>
            <w:r w:rsidR="0098521F">
              <w:rPr>
                <w:noProof/>
                <w:webHidden/>
              </w:rPr>
              <w:fldChar w:fldCharType="begin"/>
            </w:r>
            <w:r w:rsidR="0098521F">
              <w:rPr>
                <w:noProof/>
                <w:webHidden/>
              </w:rPr>
              <w:delInstrText xml:space="preserve"> PAGEREF _Toc387323340 \h </w:delInstrText>
            </w:r>
            <w:r w:rsidR="0098521F">
              <w:rPr>
                <w:noProof/>
                <w:webHidden/>
              </w:rPr>
            </w:r>
            <w:r w:rsidR="0098521F">
              <w:rPr>
                <w:noProof/>
                <w:webHidden/>
              </w:rPr>
              <w:fldChar w:fldCharType="separate"/>
            </w:r>
            <w:r w:rsidR="00191D7C">
              <w:rPr>
                <w:noProof/>
                <w:webHidden/>
              </w:rPr>
              <w:delText>5</w:delText>
            </w:r>
            <w:r w:rsidR="0098521F">
              <w:rPr>
                <w:noProof/>
                <w:webHidden/>
              </w:rPr>
              <w:fldChar w:fldCharType="end"/>
            </w:r>
            <w:r>
              <w:rPr>
                <w:noProof/>
              </w:rPr>
              <w:fldChar w:fldCharType="end"/>
            </w:r>
          </w:del>
        </w:p>
        <w:p w14:paraId="5CF826EF" w14:textId="77777777" w:rsidR="0098521F" w:rsidRDefault="00E94B87">
          <w:pPr>
            <w:pStyle w:val="TM3"/>
            <w:tabs>
              <w:tab w:val="left" w:pos="1320"/>
              <w:tab w:val="right" w:leader="dot" w:pos="9062"/>
            </w:tabs>
            <w:rPr>
              <w:del w:id="50" w:author="Francisco Garcia" w:date="2014-05-26T10:12:00Z"/>
              <w:rFonts w:eastAsiaTheme="minorEastAsia"/>
              <w:noProof/>
              <w:lang w:eastAsia="fr-CH"/>
            </w:rPr>
          </w:pPr>
          <w:del w:id="51" w:author="Francisco Garcia" w:date="2014-05-26T10:12:00Z">
            <w:r>
              <w:fldChar w:fldCharType="begin"/>
            </w:r>
            <w:r>
              <w:delInstrText xml:space="preserve"> HYPERLINK \l "_Toc387323341" </w:delInstrText>
            </w:r>
            <w:r>
              <w:fldChar w:fldCharType="separate"/>
            </w:r>
            <w:r w:rsidR="0098521F" w:rsidRPr="00A33485">
              <w:rPr>
                <w:rStyle w:val="Lienhypertexte"/>
                <w:noProof/>
              </w:rPr>
              <w:delText>4.6.1</w:delText>
            </w:r>
            <w:r w:rsidR="0098521F">
              <w:rPr>
                <w:rFonts w:eastAsiaTheme="minorEastAsia"/>
                <w:noProof/>
                <w:lang w:eastAsia="fr-CH"/>
              </w:rPr>
              <w:tab/>
            </w:r>
            <w:r w:rsidR="0098521F" w:rsidRPr="00A33485">
              <w:rPr>
                <w:rStyle w:val="Lienhypertexte"/>
                <w:noProof/>
              </w:rPr>
              <w:delText>Affichage</w:delText>
            </w:r>
            <w:r w:rsidR="0098521F">
              <w:rPr>
                <w:noProof/>
                <w:webHidden/>
              </w:rPr>
              <w:tab/>
            </w:r>
            <w:r w:rsidR="0098521F">
              <w:rPr>
                <w:noProof/>
                <w:webHidden/>
              </w:rPr>
              <w:fldChar w:fldCharType="begin"/>
            </w:r>
            <w:r w:rsidR="0098521F">
              <w:rPr>
                <w:noProof/>
                <w:webHidden/>
              </w:rPr>
              <w:delInstrText xml:space="preserve"> PAGEREF _Toc387323341 \h </w:delInstrText>
            </w:r>
            <w:r w:rsidR="0098521F">
              <w:rPr>
                <w:noProof/>
                <w:webHidden/>
              </w:rPr>
            </w:r>
            <w:r w:rsidR="0098521F">
              <w:rPr>
                <w:noProof/>
                <w:webHidden/>
              </w:rPr>
              <w:fldChar w:fldCharType="separate"/>
            </w:r>
            <w:r w:rsidR="00191D7C">
              <w:rPr>
                <w:noProof/>
                <w:webHidden/>
              </w:rPr>
              <w:delText>5</w:delText>
            </w:r>
            <w:r w:rsidR="0098521F">
              <w:rPr>
                <w:noProof/>
                <w:webHidden/>
              </w:rPr>
              <w:fldChar w:fldCharType="end"/>
            </w:r>
            <w:r>
              <w:rPr>
                <w:noProof/>
              </w:rPr>
              <w:fldChar w:fldCharType="end"/>
            </w:r>
          </w:del>
        </w:p>
        <w:p w14:paraId="36FA81F5" w14:textId="77777777" w:rsidR="0098521F" w:rsidRDefault="00E94B87">
          <w:pPr>
            <w:pStyle w:val="TM3"/>
            <w:tabs>
              <w:tab w:val="left" w:pos="1320"/>
              <w:tab w:val="right" w:leader="dot" w:pos="9062"/>
            </w:tabs>
            <w:rPr>
              <w:del w:id="52" w:author="Francisco Garcia" w:date="2014-05-26T10:12:00Z"/>
              <w:rFonts w:eastAsiaTheme="minorEastAsia"/>
              <w:noProof/>
              <w:lang w:eastAsia="fr-CH"/>
            </w:rPr>
          </w:pPr>
          <w:del w:id="53" w:author="Francisco Garcia" w:date="2014-05-26T10:12:00Z">
            <w:r>
              <w:fldChar w:fldCharType="begin"/>
            </w:r>
            <w:r>
              <w:delInstrText xml:space="preserve"> HYPERLINK \l "_Toc387323342" </w:delInstrText>
            </w:r>
            <w:r>
              <w:fldChar w:fldCharType="separate"/>
            </w:r>
            <w:r w:rsidR="0098521F" w:rsidRPr="00A33485">
              <w:rPr>
                <w:rStyle w:val="Lienhypertexte"/>
                <w:noProof/>
              </w:rPr>
              <w:delText>4.6.2</w:delText>
            </w:r>
            <w:r w:rsidR="0098521F">
              <w:rPr>
                <w:rFonts w:eastAsiaTheme="minorEastAsia"/>
                <w:noProof/>
                <w:lang w:eastAsia="fr-CH"/>
              </w:rPr>
              <w:tab/>
            </w:r>
            <w:r w:rsidR="0098521F" w:rsidRPr="00A33485">
              <w:rPr>
                <w:rStyle w:val="Lienhypertexte"/>
                <w:noProof/>
              </w:rPr>
              <w:delText>Importer et indexer</w:delText>
            </w:r>
            <w:r w:rsidR="0098521F">
              <w:rPr>
                <w:noProof/>
                <w:webHidden/>
              </w:rPr>
              <w:tab/>
            </w:r>
            <w:r w:rsidR="0098521F">
              <w:rPr>
                <w:noProof/>
                <w:webHidden/>
              </w:rPr>
              <w:fldChar w:fldCharType="begin"/>
            </w:r>
            <w:r w:rsidR="0098521F">
              <w:rPr>
                <w:noProof/>
                <w:webHidden/>
              </w:rPr>
              <w:delInstrText xml:space="preserve"> PAGEREF _Toc387323342 \h </w:delInstrText>
            </w:r>
            <w:r w:rsidR="0098521F">
              <w:rPr>
                <w:noProof/>
                <w:webHidden/>
              </w:rPr>
            </w:r>
            <w:r w:rsidR="0098521F">
              <w:rPr>
                <w:noProof/>
                <w:webHidden/>
              </w:rPr>
              <w:fldChar w:fldCharType="separate"/>
            </w:r>
            <w:r w:rsidR="00191D7C">
              <w:rPr>
                <w:noProof/>
                <w:webHidden/>
              </w:rPr>
              <w:delText>5</w:delText>
            </w:r>
            <w:r w:rsidR="0098521F">
              <w:rPr>
                <w:noProof/>
                <w:webHidden/>
              </w:rPr>
              <w:fldChar w:fldCharType="end"/>
            </w:r>
            <w:r>
              <w:rPr>
                <w:noProof/>
              </w:rPr>
              <w:fldChar w:fldCharType="end"/>
            </w:r>
          </w:del>
        </w:p>
        <w:p w14:paraId="43585365" w14:textId="77777777" w:rsidR="0098521F" w:rsidRDefault="00E94B87">
          <w:pPr>
            <w:pStyle w:val="TM3"/>
            <w:tabs>
              <w:tab w:val="left" w:pos="1320"/>
              <w:tab w:val="right" w:leader="dot" w:pos="9062"/>
            </w:tabs>
            <w:rPr>
              <w:del w:id="54" w:author="Francisco Garcia" w:date="2014-05-26T10:12:00Z"/>
              <w:rFonts w:eastAsiaTheme="minorEastAsia"/>
              <w:noProof/>
              <w:lang w:eastAsia="fr-CH"/>
            </w:rPr>
          </w:pPr>
          <w:del w:id="55" w:author="Francisco Garcia" w:date="2014-05-26T10:12:00Z">
            <w:r>
              <w:fldChar w:fldCharType="begin"/>
            </w:r>
            <w:r>
              <w:delInstrText xml:space="preserve"> HYPERLINK \l "_Toc387323343" </w:delInstrText>
            </w:r>
            <w:r>
              <w:fldChar w:fldCharType="separate"/>
            </w:r>
            <w:r w:rsidR="0098521F" w:rsidRPr="00A33485">
              <w:rPr>
                <w:rStyle w:val="Lienhypertexte"/>
                <w:noProof/>
              </w:rPr>
              <w:delText>4.6.3</w:delText>
            </w:r>
            <w:r w:rsidR="0098521F">
              <w:rPr>
                <w:rFonts w:eastAsiaTheme="minorEastAsia"/>
                <w:noProof/>
                <w:lang w:eastAsia="fr-CH"/>
              </w:rPr>
              <w:tab/>
            </w:r>
            <w:r w:rsidR="0098521F" w:rsidRPr="00A33485">
              <w:rPr>
                <w:rStyle w:val="Lienhypertexte"/>
                <w:noProof/>
              </w:rPr>
              <w:delText>Ajout à une playlist</w:delText>
            </w:r>
            <w:r w:rsidR="0098521F">
              <w:rPr>
                <w:noProof/>
                <w:webHidden/>
              </w:rPr>
              <w:tab/>
            </w:r>
            <w:r w:rsidR="0098521F">
              <w:rPr>
                <w:noProof/>
                <w:webHidden/>
              </w:rPr>
              <w:fldChar w:fldCharType="begin"/>
            </w:r>
            <w:r w:rsidR="0098521F">
              <w:rPr>
                <w:noProof/>
                <w:webHidden/>
              </w:rPr>
              <w:delInstrText xml:space="preserve"> PAGEREF _Toc387323343 \h </w:delInstrText>
            </w:r>
            <w:r w:rsidR="0098521F">
              <w:rPr>
                <w:noProof/>
                <w:webHidden/>
              </w:rPr>
            </w:r>
            <w:r w:rsidR="0098521F">
              <w:rPr>
                <w:noProof/>
                <w:webHidden/>
              </w:rPr>
              <w:fldChar w:fldCharType="separate"/>
            </w:r>
            <w:r w:rsidR="00191D7C">
              <w:rPr>
                <w:noProof/>
                <w:webHidden/>
              </w:rPr>
              <w:delText>6</w:delText>
            </w:r>
            <w:r w:rsidR="0098521F">
              <w:rPr>
                <w:noProof/>
                <w:webHidden/>
              </w:rPr>
              <w:fldChar w:fldCharType="end"/>
            </w:r>
            <w:r>
              <w:rPr>
                <w:noProof/>
              </w:rPr>
              <w:fldChar w:fldCharType="end"/>
            </w:r>
          </w:del>
        </w:p>
        <w:p w14:paraId="2E8416CB" w14:textId="77777777" w:rsidR="0098521F" w:rsidRDefault="00E94B87">
          <w:pPr>
            <w:pStyle w:val="TM3"/>
            <w:tabs>
              <w:tab w:val="left" w:pos="1320"/>
              <w:tab w:val="right" w:leader="dot" w:pos="9062"/>
            </w:tabs>
            <w:rPr>
              <w:del w:id="56" w:author="Francisco Garcia" w:date="2014-05-26T10:12:00Z"/>
              <w:rFonts w:eastAsiaTheme="minorEastAsia"/>
              <w:noProof/>
              <w:lang w:eastAsia="fr-CH"/>
            </w:rPr>
          </w:pPr>
          <w:del w:id="57" w:author="Francisco Garcia" w:date="2014-05-26T10:12:00Z">
            <w:r>
              <w:fldChar w:fldCharType="begin"/>
            </w:r>
            <w:r>
              <w:delInstrText xml:space="preserve"> HYPERLINK \l "_Toc387323344" </w:delInstrText>
            </w:r>
            <w:r>
              <w:fldChar w:fldCharType="separate"/>
            </w:r>
            <w:r w:rsidR="0098521F" w:rsidRPr="00A33485">
              <w:rPr>
                <w:rStyle w:val="Lienhypertexte"/>
                <w:noProof/>
              </w:rPr>
              <w:delText>4.6.4</w:delText>
            </w:r>
            <w:r w:rsidR="0098521F">
              <w:rPr>
                <w:rFonts w:eastAsiaTheme="minorEastAsia"/>
                <w:noProof/>
                <w:lang w:eastAsia="fr-CH"/>
              </w:rPr>
              <w:tab/>
            </w:r>
            <w:r w:rsidR="0098521F" w:rsidRPr="00A33485">
              <w:rPr>
                <w:rStyle w:val="Lienhypertexte"/>
                <w:noProof/>
              </w:rPr>
              <w:delText>Supprimer</w:delText>
            </w:r>
            <w:r w:rsidR="0098521F">
              <w:rPr>
                <w:noProof/>
                <w:webHidden/>
              </w:rPr>
              <w:tab/>
            </w:r>
            <w:r w:rsidR="0098521F">
              <w:rPr>
                <w:noProof/>
                <w:webHidden/>
              </w:rPr>
              <w:fldChar w:fldCharType="begin"/>
            </w:r>
            <w:r w:rsidR="0098521F">
              <w:rPr>
                <w:noProof/>
                <w:webHidden/>
              </w:rPr>
              <w:delInstrText xml:space="preserve"> PAGEREF _Toc387323344 \h </w:delInstrText>
            </w:r>
            <w:r w:rsidR="0098521F">
              <w:rPr>
                <w:noProof/>
                <w:webHidden/>
              </w:rPr>
            </w:r>
            <w:r w:rsidR="0098521F">
              <w:rPr>
                <w:noProof/>
                <w:webHidden/>
              </w:rPr>
              <w:fldChar w:fldCharType="separate"/>
            </w:r>
            <w:r w:rsidR="00191D7C">
              <w:rPr>
                <w:noProof/>
                <w:webHidden/>
              </w:rPr>
              <w:delText>6</w:delText>
            </w:r>
            <w:r w:rsidR="0098521F">
              <w:rPr>
                <w:noProof/>
                <w:webHidden/>
              </w:rPr>
              <w:fldChar w:fldCharType="end"/>
            </w:r>
            <w:r>
              <w:rPr>
                <w:noProof/>
              </w:rPr>
              <w:fldChar w:fldCharType="end"/>
            </w:r>
          </w:del>
        </w:p>
        <w:p w14:paraId="1C6B4011" w14:textId="77777777" w:rsidR="0098521F" w:rsidRDefault="00E94B87">
          <w:pPr>
            <w:pStyle w:val="TM2"/>
            <w:tabs>
              <w:tab w:val="left" w:pos="880"/>
              <w:tab w:val="right" w:leader="dot" w:pos="9062"/>
            </w:tabs>
            <w:rPr>
              <w:del w:id="58" w:author="Francisco Garcia" w:date="2014-05-26T10:12:00Z"/>
              <w:rFonts w:eastAsiaTheme="minorEastAsia"/>
              <w:noProof/>
              <w:lang w:eastAsia="fr-CH"/>
            </w:rPr>
          </w:pPr>
          <w:del w:id="59" w:author="Francisco Garcia" w:date="2014-05-26T10:12:00Z">
            <w:r>
              <w:fldChar w:fldCharType="begin"/>
            </w:r>
            <w:r>
              <w:delInstrText xml:space="preserve"> HYPERLINK \l "_Toc387323345" </w:delInstrText>
            </w:r>
            <w:r>
              <w:fldChar w:fldCharType="separate"/>
            </w:r>
            <w:r w:rsidR="0098521F" w:rsidRPr="00A33485">
              <w:rPr>
                <w:rStyle w:val="Lienhypertexte"/>
                <w:noProof/>
              </w:rPr>
              <w:delText>4.7</w:delText>
            </w:r>
            <w:r w:rsidR="0098521F">
              <w:rPr>
                <w:rFonts w:eastAsiaTheme="minorEastAsia"/>
                <w:noProof/>
                <w:lang w:eastAsia="fr-CH"/>
              </w:rPr>
              <w:tab/>
            </w:r>
            <w:r w:rsidR="0098521F" w:rsidRPr="00A33485">
              <w:rPr>
                <w:rStyle w:val="Lienhypertexte"/>
                <w:noProof/>
              </w:rPr>
              <w:delText>Gestion des listes de lecture</w:delText>
            </w:r>
            <w:r w:rsidR="0098521F">
              <w:rPr>
                <w:noProof/>
                <w:webHidden/>
              </w:rPr>
              <w:tab/>
            </w:r>
            <w:r w:rsidR="0098521F">
              <w:rPr>
                <w:noProof/>
                <w:webHidden/>
              </w:rPr>
              <w:fldChar w:fldCharType="begin"/>
            </w:r>
            <w:r w:rsidR="0098521F">
              <w:rPr>
                <w:noProof/>
                <w:webHidden/>
              </w:rPr>
              <w:delInstrText xml:space="preserve"> PAGEREF _Toc387323345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5985893E" w14:textId="77777777" w:rsidR="0098521F" w:rsidRDefault="00E94B87">
          <w:pPr>
            <w:pStyle w:val="TM3"/>
            <w:tabs>
              <w:tab w:val="left" w:pos="1320"/>
              <w:tab w:val="right" w:leader="dot" w:pos="9062"/>
            </w:tabs>
            <w:rPr>
              <w:del w:id="60" w:author="Francisco Garcia" w:date="2014-05-26T10:12:00Z"/>
              <w:rFonts w:eastAsiaTheme="minorEastAsia"/>
              <w:noProof/>
              <w:lang w:eastAsia="fr-CH"/>
            </w:rPr>
          </w:pPr>
          <w:del w:id="61" w:author="Francisco Garcia" w:date="2014-05-26T10:12:00Z">
            <w:r>
              <w:fldChar w:fldCharType="begin"/>
            </w:r>
            <w:r>
              <w:delInstrText xml:space="preserve"> HYPERLINK \l "_Toc387323346" </w:delInstrText>
            </w:r>
            <w:r>
              <w:fldChar w:fldCharType="separate"/>
            </w:r>
            <w:r w:rsidR="0098521F" w:rsidRPr="00A33485">
              <w:rPr>
                <w:rStyle w:val="Lienhypertexte"/>
                <w:noProof/>
              </w:rPr>
              <w:delText>4.7.1</w:delText>
            </w:r>
            <w:r w:rsidR="0098521F">
              <w:rPr>
                <w:rFonts w:eastAsiaTheme="minorEastAsia"/>
                <w:noProof/>
                <w:lang w:eastAsia="fr-CH"/>
              </w:rPr>
              <w:tab/>
            </w:r>
            <w:r w:rsidR="0098521F" w:rsidRPr="00A33485">
              <w:rPr>
                <w:rStyle w:val="Lienhypertexte"/>
                <w:noProof/>
              </w:rPr>
              <w:delText>Listes de lecture musicales</w:delText>
            </w:r>
            <w:r w:rsidR="0098521F">
              <w:rPr>
                <w:noProof/>
                <w:webHidden/>
              </w:rPr>
              <w:tab/>
            </w:r>
            <w:r w:rsidR="0098521F">
              <w:rPr>
                <w:noProof/>
                <w:webHidden/>
              </w:rPr>
              <w:fldChar w:fldCharType="begin"/>
            </w:r>
            <w:r w:rsidR="0098521F">
              <w:rPr>
                <w:noProof/>
                <w:webHidden/>
              </w:rPr>
              <w:delInstrText xml:space="preserve"> PAGEREF _Toc387323346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72EEEAC9" w14:textId="77777777" w:rsidR="0098521F" w:rsidRDefault="00E94B87">
          <w:pPr>
            <w:pStyle w:val="TM3"/>
            <w:tabs>
              <w:tab w:val="left" w:pos="1320"/>
              <w:tab w:val="right" w:leader="dot" w:pos="9062"/>
            </w:tabs>
            <w:rPr>
              <w:del w:id="62" w:author="Francisco Garcia" w:date="2014-05-26T10:12:00Z"/>
              <w:rFonts w:eastAsiaTheme="minorEastAsia"/>
              <w:noProof/>
              <w:lang w:eastAsia="fr-CH"/>
            </w:rPr>
          </w:pPr>
          <w:del w:id="63" w:author="Francisco Garcia" w:date="2014-05-26T10:12:00Z">
            <w:r>
              <w:fldChar w:fldCharType="begin"/>
            </w:r>
            <w:r>
              <w:delInstrText xml:space="preserve"> HYPERLINK \l "_Toc387323347" </w:delInstrText>
            </w:r>
            <w:r>
              <w:fldChar w:fldCharType="separate"/>
            </w:r>
            <w:r w:rsidR="0098521F" w:rsidRPr="00A33485">
              <w:rPr>
                <w:rStyle w:val="Lienhypertexte"/>
                <w:noProof/>
              </w:rPr>
              <w:delText>4.7.2</w:delText>
            </w:r>
            <w:r w:rsidR="0098521F">
              <w:rPr>
                <w:rFonts w:eastAsiaTheme="minorEastAsia"/>
                <w:noProof/>
                <w:lang w:eastAsia="fr-CH"/>
              </w:rPr>
              <w:tab/>
            </w:r>
            <w:r w:rsidR="0098521F" w:rsidRPr="00A33485">
              <w:rPr>
                <w:rStyle w:val="Lienhypertexte"/>
                <w:noProof/>
              </w:rPr>
              <w:delText>Listes de lecture publicitaires</w:delText>
            </w:r>
            <w:r w:rsidR="0098521F">
              <w:rPr>
                <w:noProof/>
                <w:webHidden/>
              </w:rPr>
              <w:tab/>
            </w:r>
            <w:r w:rsidR="0098521F">
              <w:rPr>
                <w:noProof/>
                <w:webHidden/>
              </w:rPr>
              <w:fldChar w:fldCharType="begin"/>
            </w:r>
            <w:r w:rsidR="0098521F">
              <w:rPr>
                <w:noProof/>
                <w:webHidden/>
              </w:rPr>
              <w:delInstrText xml:space="preserve"> PAGEREF _Toc387323347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52B20400" w14:textId="77777777" w:rsidR="0098521F" w:rsidRDefault="00E94B87">
          <w:pPr>
            <w:pStyle w:val="TM3"/>
            <w:tabs>
              <w:tab w:val="left" w:pos="1320"/>
              <w:tab w:val="right" w:leader="dot" w:pos="9062"/>
            </w:tabs>
            <w:rPr>
              <w:del w:id="64" w:author="Francisco Garcia" w:date="2014-05-26T10:12:00Z"/>
              <w:rFonts w:eastAsiaTheme="minorEastAsia"/>
              <w:noProof/>
              <w:lang w:eastAsia="fr-CH"/>
            </w:rPr>
          </w:pPr>
          <w:del w:id="65" w:author="Francisco Garcia" w:date="2014-05-26T10:12:00Z">
            <w:r>
              <w:fldChar w:fldCharType="begin"/>
            </w:r>
            <w:r>
              <w:delInstrText xml:space="preserve"> HYPERLINK \l "_Toc387323348" </w:delInstrText>
            </w:r>
            <w:r>
              <w:fldChar w:fldCharType="separate"/>
            </w:r>
            <w:r w:rsidR="0098521F" w:rsidRPr="00A33485">
              <w:rPr>
                <w:rStyle w:val="Lienhypertexte"/>
                <w:noProof/>
              </w:rPr>
              <w:delText>4.7.3</w:delText>
            </w:r>
            <w:r w:rsidR="0098521F">
              <w:rPr>
                <w:rFonts w:eastAsiaTheme="minorEastAsia"/>
                <w:noProof/>
                <w:lang w:eastAsia="fr-CH"/>
              </w:rPr>
              <w:tab/>
            </w:r>
            <w:r w:rsidR="0098521F" w:rsidRPr="00A33485">
              <w:rPr>
                <w:rStyle w:val="Lienhypertexte"/>
                <w:noProof/>
              </w:rPr>
              <w:delText>Création</w:delText>
            </w:r>
            <w:r w:rsidR="0098521F">
              <w:rPr>
                <w:noProof/>
                <w:webHidden/>
              </w:rPr>
              <w:tab/>
            </w:r>
            <w:r w:rsidR="0098521F">
              <w:rPr>
                <w:noProof/>
                <w:webHidden/>
              </w:rPr>
              <w:fldChar w:fldCharType="begin"/>
            </w:r>
            <w:r w:rsidR="0098521F">
              <w:rPr>
                <w:noProof/>
                <w:webHidden/>
              </w:rPr>
              <w:delInstrText xml:space="preserve"> PAGEREF _Toc387323348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12504BE5" w14:textId="77777777" w:rsidR="0098521F" w:rsidRDefault="00E94B87">
          <w:pPr>
            <w:pStyle w:val="TM3"/>
            <w:tabs>
              <w:tab w:val="left" w:pos="1320"/>
              <w:tab w:val="right" w:leader="dot" w:pos="9062"/>
            </w:tabs>
            <w:rPr>
              <w:del w:id="66" w:author="Francisco Garcia" w:date="2014-05-26T10:12:00Z"/>
              <w:rFonts w:eastAsiaTheme="minorEastAsia"/>
              <w:noProof/>
              <w:lang w:eastAsia="fr-CH"/>
            </w:rPr>
          </w:pPr>
          <w:del w:id="67" w:author="Francisco Garcia" w:date="2014-05-26T10:12:00Z">
            <w:r>
              <w:fldChar w:fldCharType="begin"/>
            </w:r>
            <w:r>
              <w:delInstrText xml:space="preserve"> HYPERLINK \l "_Toc387323349" </w:delInstrText>
            </w:r>
            <w:r>
              <w:fldChar w:fldCharType="separate"/>
            </w:r>
            <w:r w:rsidR="0098521F" w:rsidRPr="00A33485">
              <w:rPr>
                <w:rStyle w:val="Lienhypertexte"/>
                <w:noProof/>
              </w:rPr>
              <w:delText>4.7.4</w:delText>
            </w:r>
            <w:r w:rsidR="0098521F">
              <w:rPr>
                <w:rFonts w:eastAsiaTheme="minorEastAsia"/>
                <w:noProof/>
                <w:lang w:eastAsia="fr-CH"/>
              </w:rPr>
              <w:tab/>
            </w:r>
            <w:r w:rsidR="0098521F" w:rsidRPr="00A33485">
              <w:rPr>
                <w:rStyle w:val="Lienhypertexte"/>
                <w:noProof/>
              </w:rPr>
              <w:delText>Génération automatique</w:delText>
            </w:r>
            <w:r w:rsidR="0098521F">
              <w:rPr>
                <w:noProof/>
                <w:webHidden/>
              </w:rPr>
              <w:tab/>
            </w:r>
            <w:r w:rsidR="0098521F">
              <w:rPr>
                <w:noProof/>
                <w:webHidden/>
              </w:rPr>
              <w:fldChar w:fldCharType="begin"/>
            </w:r>
            <w:r w:rsidR="0098521F">
              <w:rPr>
                <w:noProof/>
                <w:webHidden/>
              </w:rPr>
              <w:delInstrText xml:space="preserve"> PAGEREF _Toc387323349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2D7C4624" w14:textId="77777777" w:rsidR="0098521F" w:rsidRDefault="00E94B87">
          <w:pPr>
            <w:pStyle w:val="TM3"/>
            <w:tabs>
              <w:tab w:val="left" w:pos="1320"/>
              <w:tab w:val="right" w:leader="dot" w:pos="9062"/>
            </w:tabs>
            <w:rPr>
              <w:del w:id="68" w:author="Francisco Garcia" w:date="2014-05-26T10:12:00Z"/>
              <w:rFonts w:eastAsiaTheme="minorEastAsia"/>
              <w:noProof/>
              <w:lang w:eastAsia="fr-CH"/>
            </w:rPr>
          </w:pPr>
          <w:del w:id="69" w:author="Francisco Garcia" w:date="2014-05-26T10:12:00Z">
            <w:r>
              <w:fldChar w:fldCharType="begin"/>
            </w:r>
            <w:r>
              <w:delInstrText xml:space="preserve"> HYPERLINK \l "_Toc387323350" </w:delInstrText>
            </w:r>
            <w:r>
              <w:fldChar w:fldCharType="separate"/>
            </w:r>
            <w:r w:rsidR="0098521F" w:rsidRPr="00A33485">
              <w:rPr>
                <w:rStyle w:val="Lienhypertexte"/>
                <w:noProof/>
              </w:rPr>
              <w:delText>4.7.5</w:delText>
            </w:r>
            <w:r w:rsidR="0098521F">
              <w:rPr>
                <w:rFonts w:eastAsiaTheme="minorEastAsia"/>
                <w:noProof/>
                <w:lang w:eastAsia="fr-CH"/>
              </w:rPr>
              <w:tab/>
            </w:r>
            <w:r w:rsidR="0098521F" w:rsidRPr="00A33485">
              <w:rPr>
                <w:rStyle w:val="Lienhypertexte"/>
                <w:noProof/>
              </w:rPr>
              <w:delText>Affichage du contenu d’une playlist</w:delText>
            </w:r>
            <w:r w:rsidR="0098521F">
              <w:rPr>
                <w:noProof/>
                <w:webHidden/>
              </w:rPr>
              <w:tab/>
            </w:r>
            <w:r w:rsidR="0098521F">
              <w:rPr>
                <w:noProof/>
                <w:webHidden/>
              </w:rPr>
              <w:fldChar w:fldCharType="begin"/>
            </w:r>
            <w:r w:rsidR="0098521F">
              <w:rPr>
                <w:noProof/>
                <w:webHidden/>
              </w:rPr>
              <w:delInstrText xml:space="preserve"> PAGEREF _Toc387323350 \h </w:delInstrText>
            </w:r>
            <w:r w:rsidR="0098521F">
              <w:rPr>
                <w:noProof/>
                <w:webHidden/>
              </w:rPr>
            </w:r>
            <w:r w:rsidR="0098521F">
              <w:rPr>
                <w:noProof/>
                <w:webHidden/>
              </w:rPr>
              <w:fldChar w:fldCharType="separate"/>
            </w:r>
            <w:r w:rsidR="00191D7C">
              <w:rPr>
                <w:noProof/>
                <w:webHidden/>
              </w:rPr>
              <w:delText>8</w:delText>
            </w:r>
            <w:r w:rsidR="0098521F">
              <w:rPr>
                <w:noProof/>
                <w:webHidden/>
              </w:rPr>
              <w:fldChar w:fldCharType="end"/>
            </w:r>
            <w:r>
              <w:rPr>
                <w:noProof/>
              </w:rPr>
              <w:fldChar w:fldCharType="end"/>
            </w:r>
          </w:del>
        </w:p>
        <w:p w14:paraId="139BA487" w14:textId="77777777" w:rsidR="0098521F" w:rsidRDefault="00E94B87">
          <w:pPr>
            <w:pStyle w:val="TM3"/>
            <w:tabs>
              <w:tab w:val="left" w:pos="1320"/>
              <w:tab w:val="right" w:leader="dot" w:pos="9062"/>
            </w:tabs>
            <w:rPr>
              <w:del w:id="70" w:author="Francisco Garcia" w:date="2014-05-26T10:12:00Z"/>
              <w:rFonts w:eastAsiaTheme="minorEastAsia"/>
              <w:noProof/>
              <w:lang w:eastAsia="fr-CH"/>
            </w:rPr>
          </w:pPr>
          <w:del w:id="71" w:author="Francisco Garcia" w:date="2014-05-26T10:12:00Z">
            <w:r>
              <w:fldChar w:fldCharType="begin"/>
            </w:r>
            <w:r>
              <w:delInstrText xml:space="preserve"> HYPERLINK \l "_Toc387323351" </w:delInstrText>
            </w:r>
            <w:r>
              <w:fldChar w:fldCharType="separate"/>
            </w:r>
            <w:r w:rsidR="0098521F" w:rsidRPr="00A33485">
              <w:rPr>
                <w:rStyle w:val="Lienhypertexte"/>
                <w:noProof/>
              </w:rPr>
              <w:delText>4.7.6</w:delText>
            </w:r>
            <w:r w:rsidR="0098521F">
              <w:rPr>
                <w:rFonts w:eastAsiaTheme="minorEastAsia"/>
                <w:noProof/>
                <w:lang w:eastAsia="fr-CH"/>
              </w:rPr>
              <w:tab/>
            </w:r>
            <w:r w:rsidR="0098521F" w:rsidRPr="00A33485">
              <w:rPr>
                <w:rStyle w:val="Lienhypertexte"/>
                <w:noProof/>
              </w:rPr>
              <w:delText>Retirer d’une playlist</w:delText>
            </w:r>
            <w:r w:rsidR="0098521F">
              <w:rPr>
                <w:noProof/>
                <w:webHidden/>
              </w:rPr>
              <w:tab/>
            </w:r>
            <w:r w:rsidR="0098521F">
              <w:rPr>
                <w:noProof/>
                <w:webHidden/>
              </w:rPr>
              <w:fldChar w:fldCharType="begin"/>
            </w:r>
            <w:r w:rsidR="0098521F">
              <w:rPr>
                <w:noProof/>
                <w:webHidden/>
              </w:rPr>
              <w:delInstrText xml:space="preserve"> PAGEREF _Toc387323351 \h </w:delInstrText>
            </w:r>
            <w:r w:rsidR="0098521F">
              <w:rPr>
                <w:noProof/>
                <w:webHidden/>
              </w:rPr>
            </w:r>
            <w:r w:rsidR="0098521F">
              <w:rPr>
                <w:noProof/>
                <w:webHidden/>
              </w:rPr>
              <w:fldChar w:fldCharType="separate"/>
            </w:r>
            <w:r w:rsidR="00191D7C">
              <w:rPr>
                <w:noProof/>
                <w:webHidden/>
              </w:rPr>
              <w:delText>8</w:delText>
            </w:r>
            <w:r w:rsidR="0098521F">
              <w:rPr>
                <w:noProof/>
                <w:webHidden/>
              </w:rPr>
              <w:fldChar w:fldCharType="end"/>
            </w:r>
            <w:r>
              <w:rPr>
                <w:noProof/>
              </w:rPr>
              <w:fldChar w:fldCharType="end"/>
            </w:r>
          </w:del>
        </w:p>
        <w:p w14:paraId="55039387" w14:textId="77777777" w:rsidR="0098521F" w:rsidRDefault="00E94B87">
          <w:pPr>
            <w:pStyle w:val="TM3"/>
            <w:tabs>
              <w:tab w:val="left" w:pos="1320"/>
              <w:tab w:val="right" w:leader="dot" w:pos="9062"/>
            </w:tabs>
            <w:rPr>
              <w:del w:id="72" w:author="Francisco Garcia" w:date="2014-05-26T10:12:00Z"/>
              <w:rFonts w:eastAsiaTheme="minorEastAsia"/>
              <w:noProof/>
              <w:lang w:eastAsia="fr-CH"/>
            </w:rPr>
          </w:pPr>
          <w:del w:id="73" w:author="Francisco Garcia" w:date="2014-05-26T10:12:00Z">
            <w:r>
              <w:lastRenderedPageBreak/>
              <w:fldChar w:fldCharType="begin"/>
            </w:r>
            <w:r>
              <w:delInstrText xml:space="preserve"> HYPERLINK \l "_Toc387323352" </w:delInstrText>
            </w:r>
            <w:r>
              <w:fldChar w:fldCharType="separate"/>
            </w:r>
            <w:r w:rsidR="0098521F" w:rsidRPr="00A33485">
              <w:rPr>
                <w:rStyle w:val="Lienhypertexte"/>
                <w:noProof/>
              </w:rPr>
              <w:delText>4.7.7</w:delText>
            </w:r>
            <w:r w:rsidR="0098521F">
              <w:rPr>
                <w:rFonts w:eastAsiaTheme="minorEastAsia"/>
                <w:noProof/>
                <w:lang w:eastAsia="fr-CH"/>
              </w:rPr>
              <w:tab/>
            </w:r>
            <w:r w:rsidR="0098521F" w:rsidRPr="00A33485">
              <w:rPr>
                <w:rStyle w:val="Lienhypertexte"/>
                <w:noProof/>
              </w:rPr>
              <w:delText>Recherche</w:delText>
            </w:r>
            <w:r w:rsidR="0098521F">
              <w:rPr>
                <w:noProof/>
                <w:webHidden/>
              </w:rPr>
              <w:tab/>
            </w:r>
            <w:r w:rsidR="0098521F">
              <w:rPr>
                <w:noProof/>
                <w:webHidden/>
              </w:rPr>
              <w:fldChar w:fldCharType="begin"/>
            </w:r>
            <w:r w:rsidR="0098521F">
              <w:rPr>
                <w:noProof/>
                <w:webHidden/>
              </w:rPr>
              <w:delInstrText xml:space="preserve"> PAGEREF _Toc387323352 \h </w:delInstrText>
            </w:r>
            <w:r w:rsidR="0098521F">
              <w:rPr>
                <w:noProof/>
                <w:webHidden/>
              </w:rPr>
            </w:r>
            <w:r w:rsidR="0098521F">
              <w:rPr>
                <w:noProof/>
                <w:webHidden/>
              </w:rPr>
              <w:fldChar w:fldCharType="separate"/>
            </w:r>
            <w:r w:rsidR="00191D7C">
              <w:rPr>
                <w:noProof/>
                <w:webHidden/>
              </w:rPr>
              <w:delText>8</w:delText>
            </w:r>
            <w:r w:rsidR="0098521F">
              <w:rPr>
                <w:noProof/>
                <w:webHidden/>
              </w:rPr>
              <w:fldChar w:fldCharType="end"/>
            </w:r>
            <w:r>
              <w:rPr>
                <w:noProof/>
              </w:rPr>
              <w:fldChar w:fldCharType="end"/>
            </w:r>
          </w:del>
        </w:p>
        <w:p w14:paraId="053F7CA3" w14:textId="77777777" w:rsidR="0098521F" w:rsidRDefault="00E94B87">
          <w:pPr>
            <w:pStyle w:val="TM2"/>
            <w:tabs>
              <w:tab w:val="left" w:pos="880"/>
              <w:tab w:val="right" w:leader="dot" w:pos="9062"/>
            </w:tabs>
            <w:rPr>
              <w:del w:id="74" w:author="Francisco Garcia" w:date="2014-05-26T10:12:00Z"/>
              <w:rFonts w:eastAsiaTheme="minorEastAsia"/>
              <w:noProof/>
              <w:lang w:eastAsia="fr-CH"/>
            </w:rPr>
          </w:pPr>
          <w:del w:id="75" w:author="Francisco Garcia" w:date="2014-05-26T10:12:00Z">
            <w:r>
              <w:fldChar w:fldCharType="begin"/>
            </w:r>
            <w:r>
              <w:delInstrText xml:space="preserve"> HYPERLINK \l "_Toc387323353" </w:delInstrText>
            </w:r>
            <w:r>
              <w:fldChar w:fldCharType="separate"/>
            </w:r>
            <w:r w:rsidR="0098521F" w:rsidRPr="00A33485">
              <w:rPr>
                <w:rStyle w:val="Lienhypertexte"/>
                <w:noProof/>
              </w:rPr>
              <w:delText>4.8</w:delText>
            </w:r>
            <w:r w:rsidR="0098521F">
              <w:rPr>
                <w:rFonts w:eastAsiaTheme="minorEastAsia"/>
                <w:noProof/>
                <w:lang w:eastAsia="fr-CH"/>
              </w:rPr>
              <w:tab/>
            </w:r>
            <w:r w:rsidR="0098521F" w:rsidRPr="00A33485">
              <w:rPr>
                <w:rStyle w:val="Lienhypertexte"/>
                <w:noProof/>
              </w:rPr>
              <w:delText>Gestion des horaires</w:delText>
            </w:r>
            <w:r w:rsidR="0098521F">
              <w:rPr>
                <w:noProof/>
                <w:webHidden/>
              </w:rPr>
              <w:tab/>
            </w:r>
            <w:r w:rsidR="0098521F">
              <w:rPr>
                <w:noProof/>
                <w:webHidden/>
              </w:rPr>
              <w:fldChar w:fldCharType="begin"/>
            </w:r>
            <w:r w:rsidR="0098521F">
              <w:rPr>
                <w:noProof/>
                <w:webHidden/>
              </w:rPr>
              <w:delInstrText xml:space="preserve"> PAGEREF _Toc387323353 \h </w:delInstrText>
            </w:r>
            <w:r w:rsidR="0098521F">
              <w:rPr>
                <w:noProof/>
                <w:webHidden/>
              </w:rPr>
            </w:r>
            <w:r w:rsidR="0098521F">
              <w:rPr>
                <w:noProof/>
                <w:webHidden/>
              </w:rPr>
              <w:fldChar w:fldCharType="separate"/>
            </w:r>
            <w:r w:rsidR="00191D7C">
              <w:rPr>
                <w:noProof/>
                <w:webHidden/>
              </w:rPr>
              <w:delText>8</w:delText>
            </w:r>
            <w:r w:rsidR="0098521F">
              <w:rPr>
                <w:noProof/>
                <w:webHidden/>
              </w:rPr>
              <w:fldChar w:fldCharType="end"/>
            </w:r>
            <w:r>
              <w:rPr>
                <w:noProof/>
              </w:rPr>
              <w:fldChar w:fldCharType="end"/>
            </w:r>
          </w:del>
        </w:p>
        <w:p w14:paraId="6F9D1D7A" w14:textId="77777777" w:rsidR="0098521F" w:rsidRDefault="00E94B87">
          <w:pPr>
            <w:pStyle w:val="TM3"/>
            <w:tabs>
              <w:tab w:val="left" w:pos="1320"/>
              <w:tab w:val="right" w:leader="dot" w:pos="9062"/>
            </w:tabs>
            <w:rPr>
              <w:del w:id="76" w:author="Francisco Garcia" w:date="2014-05-26T10:12:00Z"/>
              <w:rFonts w:eastAsiaTheme="minorEastAsia"/>
              <w:noProof/>
              <w:lang w:eastAsia="fr-CH"/>
            </w:rPr>
          </w:pPr>
          <w:del w:id="77" w:author="Francisco Garcia" w:date="2014-05-26T10:12:00Z">
            <w:r>
              <w:fldChar w:fldCharType="begin"/>
            </w:r>
            <w:r>
              <w:delInstrText xml:space="preserve"> HYPERLINK \l "_Toc387323354" </w:delInstrText>
            </w:r>
            <w:r>
              <w:fldChar w:fldCharType="separate"/>
            </w:r>
            <w:r w:rsidR="0098521F" w:rsidRPr="00A33485">
              <w:rPr>
                <w:rStyle w:val="Lienhypertexte"/>
                <w:noProof/>
              </w:rPr>
              <w:delText>4.8.1</w:delText>
            </w:r>
            <w:r w:rsidR="0098521F">
              <w:rPr>
                <w:rFonts w:eastAsiaTheme="minorEastAsia"/>
                <w:noProof/>
                <w:lang w:eastAsia="fr-CH"/>
              </w:rPr>
              <w:tab/>
            </w:r>
            <w:r w:rsidR="0098521F" w:rsidRPr="00A33485">
              <w:rPr>
                <w:rStyle w:val="Lienhypertexte"/>
                <w:noProof/>
              </w:rPr>
              <w:delText>Événement</w:delText>
            </w:r>
            <w:r w:rsidR="0098521F">
              <w:rPr>
                <w:noProof/>
                <w:webHidden/>
              </w:rPr>
              <w:tab/>
            </w:r>
            <w:r w:rsidR="0098521F">
              <w:rPr>
                <w:noProof/>
                <w:webHidden/>
              </w:rPr>
              <w:fldChar w:fldCharType="begin"/>
            </w:r>
            <w:r w:rsidR="0098521F">
              <w:rPr>
                <w:noProof/>
                <w:webHidden/>
              </w:rPr>
              <w:delInstrText xml:space="preserve"> PAGEREF _Toc387323354 \h </w:delInstrText>
            </w:r>
            <w:r w:rsidR="0098521F">
              <w:rPr>
                <w:noProof/>
                <w:webHidden/>
              </w:rPr>
            </w:r>
            <w:r w:rsidR="0098521F">
              <w:rPr>
                <w:noProof/>
                <w:webHidden/>
              </w:rPr>
              <w:fldChar w:fldCharType="separate"/>
            </w:r>
            <w:r w:rsidR="00191D7C">
              <w:rPr>
                <w:noProof/>
                <w:webHidden/>
              </w:rPr>
              <w:delText>9</w:delText>
            </w:r>
            <w:r w:rsidR="0098521F">
              <w:rPr>
                <w:noProof/>
                <w:webHidden/>
              </w:rPr>
              <w:fldChar w:fldCharType="end"/>
            </w:r>
            <w:r>
              <w:rPr>
                <w:noProof/>
              </w:rPr>
              <w:fldChar w:fldCharType="end"/>
            </w:r>
          </w:del>
        </w:p>
        <w:p w14:paraId="7980CE39" w14:textId="77777777" w:rsidR="0098521F" w:rsidRDefault="00E94B87">
          <w:pPr>
            <w:pStyle w:val="TM3"/>
            <w:tabs>
              <w:tab w:val="left" w:pos="1320"/>
              <w:tab w:val="right" w:leader="dot" w:pos="9062"/>
            </w:tabs>
            <w:rPr>
              <w:del w:id="78" w:author="Francisco Garcia" w:date="2014-05-26T10:12:00Z"/>
              <w:rFonts w:eastAsiaTheme="minorEastAsia"/>
              <w:noProof/>
              <w:lang w:eastAsia="fr-CH"/>
            </w:rPr>
          </w:pPr>
          <w:del w:id="79" w:author="Francisco Garcia" w:date="2014-05-26T10:12:00Z">
            <w:r>
              <w:fldChar w:fldCharType="begin"/>
            </w:r>
            <w:r>
              <w:delInstrText xml:space="preserve"> HYPERLINK \l "_Toc387323355" </w:delInstrText>
            </w:r>
            <w:r>
              <w:fldChar w:fldCharType="separate"/>
            </w:r>
            <w:r w:rsidR="0098521F" w:rsidRPr="00A33485">
              <w:rPr>
                <w:rStyle w:val="Lienhypertexte"/>
                <w:noProof/>
              </w:rPr>
              <w:delText>4.8.2</w:delText>
            </w:r>
            <w:r w:rsidR="0098521F">
              <w:rPr>
                <w:rFonts w:eastAsiaTheme="minorEastAsia"/>
                <w:noProof/>
                <w:lang w:eastAsia="fr-CH"/>
              </w:rPr>
              <w:tab/>
            </w:r>
            <w:r w:rsidR="0098521F" w:rsidRPr="00A33485">
              <w:rPr>
                <w:rStyle w:val="Lienhypertexte"/>
                <w:noProof/>
              </w:rPr>
              <w:delText>Événement périodique</w:delText>
            </w:r>
            <w:r w:rsidR="0098521F">
              <w:rPr>
                <w:noProof/>
                <w:webHidden/>
              </w:rPr>
              <w:tab/>
            </w:r>
            <w:r w:rsidR="0098521F">
              <w:rPr>
                <w:noProof/>
                <w:webHidden/>
              </w:rPr>
              <w:fldChar w:fldCharType="begin"/>
            </w:r>
            <w:r w:rsidR="0098521F">
              <w:rPr>
                <w:noProof/>
                <w:webHidden/>
              </w:rPr>
              <w:delInstrText xml:space="preserve"> PAGEREF _Toc387323355 \h </w:delInstrText>
            </w:r>
            <w:r w:rsidR="0098521F">
              <w:rPr>
                <w:noProof/>
                <w:webHidden/>
              </w:rPr>
            </w:r>
            <w:r w:rsidR="0098521F">
              <w:rPr>
                <w:noProof/>
                <w:webHidden/>
              </w:rPr>
              <w:fldChar w:fldCharType="separate"/>
            </w:r>
            <w:r w:rsidR="00191D7C">
              <w:rPr>
                <w:noProof/>
                <w:webHidden/>
              </w:rPr>
              <w:delText>9</w:delText>
            </w:r>
            <w:r w:rsidR="0098521F">
              <w:rPr>
                <w:noProof/>
                <w:webHidden/>
              </w:rPr>
              <w:fldChar w:fldCharType="end"/>
            </w:r>
            <w:r>
              <w:rPr>
                <w:noProof/>
              </w:rPr>
              <w:fldChar w:fldCharType="end"/>
            </w:r>
          </w:del>
        </w:p>
        <w:p w14:paraId="5D74591E" w14:textId="77777777" w:rsidR="0098521F" w:rsidRDefault="00E94B87">
          <w:pPr>
            <w:pStyle w:val="TM3"/>
            <w:tabs>
              <w:tab w:val="left" w:pos="1320"/>
              <w:tab w:val="right" w:leader="dot" w:pos="9062"/>
            </w:tabs>
            <w:rPr>
              <w:del w:id="80" w:author="Francisco Garcia" w:date="2014-05-26T10:12:00Z"/>
              <w:rFonts w:eastAsiaTheme="minorEastAsia"/>
              <w:noProof/>
              <w:lang w:eastAsia="fr-CH"/>
            </w:rPr>
          </w:pPr>
          <w:del w:id="81" w:author="Francisco Garcia" w:date="2014-05-26T10:12:00Z">
            <w:r>
              <w:fldChar w:fldCharType="begin"/>
            </w:r>
            <w:r>
              <w:delInstrText xml:space="preserve"> HYPERLINK \l "_Toc387323356" </w:delInstrText>
            </w:r>
            <w:r>
              <w:fldChar w:fldCharType="separate"/>
            </w:r>
            <w:r w:rsidR="0098521F" w:rsidRPr="00A33485">
              <w:rPr>
                <w:rStyle w:val="Lienhypertexte"/>
                <w:noProof/>
              </w:rPr>
              <w:delText>4.8.3</w:delText>
            </w:r>
            <w:r w:rsidR="0098521F">
              <w:rPr>
                <w:rFonts w:eastAsiaTheme="minorEastAsia"/>
                <w:noProof/>
                <w:lang w:eastAsia="fr-CH"/>
              </w:rPr>
              <w:tab/>
            </w:r>
            <w:r w:rsidR="0098521F" w:rsidRPr="00A33485">
              <w:rPr>
                <w:rStyle w:val="Lienhypertexte"/>
                <w:noProof/>
              </w:rPr>
              <w:delText>Remplissage manuel</w:delText>
            </w:r>
            <w:r w:rsidR="0098521F">
              <w:rPr>
                <w:noProof/>
                <w:webHidden/>
              </w:rPr>
              <w:tab/>
            </w:r>
            <w:r w:rsidR="0098521F">
              <w:rPr>
                <w:noProof/>
                <w:webHidden/>
              </w:rPr>
              <w:fldChar w:fldCharType="begin"/>
            </w:r>
            <w:r w:rsidR="0098521F">
              <w:rPr>
                <w:noProof/>
                <w:webHidden/>
              </w:rPr>
              <w:delInstrText xml:space="preserve"> PAGEREF _Toc387323356 \h </w:delInstrText>
            </w:r>
            <w:r w:rsidR="0098521F">
              <w:rPr>
                <w:noProof/>
                <w:webHidden/>
              </w:rPr>
            </w:r>
            <w:r w:rsidR="0098521F">
              <w:rPr>
                <w:noProof/>
                <w:webHidden/>
              </w:rPr>
              <w:fldChar w:fldCharType="separate"/>
            </w:r>
            <w:r w:rsidR="00191D7C">
              <w:rPr>
                <w:noProof/>
                <w:webHidden/>
              </w:rPr>
              <w:delText>9</w:delText>
            </w:r>
            <w:r w:rsidR="0098521F">
              <w:rPr>
                <w:noProof/>
                <w:webHidden/>
              </w:rPr>
              <w:fldChar w:fldCharType="end"/>
            </w:r>
            <w:r>
              <w:rPr>
                <w:noProof/>
              </w:rPr>
              <w:fldChar w:fldCharType="end"/>
            </w:r>
          </w:del>
        </w:p>
        <w:p w14:paraId="538BA9D7" w14:textId="77777777" w:rsidR="0098521F" w:rsidRDefault="00E94B87">
          <w:pPr>
            <w:pStyle w:val="TM3"/>
            <w:tabs>
              <w:tab w:val="left" w:pos="1320"/>
              <w:tab w:val="right" w:leader="dot" w:pos="9062"/>
            </w:tabs>
            <w:rPr>
              <w:del w:id="82" w:author="Francisco Garcia" w:date="2014-05-26T10:12:00Z"/>
              <w:rFonts w:eastAsiaTheme="minorEastAsia"/>
              <w:noProof/>
              <w:lang w:eastAsia="fr-CH"/>
            </w:rPr>
          </w:pPr>
          <w:del w:id="83" w:author="Francisco Garcia" w:date="2014-05-26T10:12:00Z">
            <w:r>
              <w:fldChar w:fldCharType="begin"/>
            </w:r>
            <w:r>
              <w:delInstrText xml:space="preserve"> HYPERLINK \l "_Toc387323357" </w:delInstrText>
            </w:r>
            <w:r>
              <w:fldChar w:fldCharType="separate"/>
            </w:r>
            <w:r w:rsidR="0098521F" w:rsidRPr="00A33485">
              <w:rPr>
                <w:rStyle w:val="Lienhypertexte"/>
                <w:noProof/>
              </w:rPr>
              <w:delText>4.8.4</w:delText>
            </w:r>
            <w:r w:rsidR="0098521F">
              <w:rPr>
                <w:rFonts w:eastAsiaTheme="minorEastAsia"/>
                <w:noProof/>
                <w:lang w:eastAsia="fr-CH"/>
              </w:rPr>
              <w:tab/>
            </w:r>
            <w:r w:rsidR="0098521F" w:rsidRPr="00A33485">
              <w:rPr>
                <w:rStyle w:val="Lienhypertexte"/>
                <w:noProof/>
              </w:rPr>
              <w:delText>Remplissage automatique</w:delText>
            </w:r>
            <w:r w:rsidR="0098521F">
              <w:rPr>
                <w:noProof/>
                <w:webHidden/>
              </w:rPr>
              <w:tab/>
            </w:r>
            <w:r w:rsidR="0098521F">
              <w:rPr>
                <w:noProof/>
                <w:webHidden/>
              </w:rPr>
              <w:fldChar w:fldCharType="begin"/>
            </w:r>
            <w:r w:rsidR="0098521F">
              <w:rPr>
                <w:noProof/>
                <w:webHidden/>
              </w:rPr>
              <w:delInstrText xml:space="preserve"> PAGEREF _Toc387323357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2FFF840F" w14:textId="77777777" w:rsidR="0098521F" w:rsidRDefault="00E94B87">
          <w:pPr>
            <w:pStyle w:val="TM3"/>
            <w:tabs>
              <w:tab w:val="left" w:pos="1320"/>
              <w:tab w:val="right" w:leader="dot" w:pos="9062"/>
            </w:tabs>
            <w:rPr>
              <w:del w:id="84" w:author="Francisco Garcia" w:date="2014-05-26T10:12:00Z"/>
              <w:rFonts w:eastAsiaTheme="minorEastAsia"/>
              <w:noProof/>
              <w:lang w:eastAsia="fr-CH"/>
            </w:rPr>
          </w:pPr>
          <w:del w:id="85" w:author="Francisco Garcia" w:date="2014-05-26T10:12:00Z">
            <w:r>
              <w:fldChar w:fldCharType="begin"/>
            </w:r>
            <w:r>
              <w:delInstrText xml:space="preserve"> HYPERLINK \l "_Toc387323358" </w:delInstrText>
            </w:r>
            <w:r>
              <w:fldChar w:fldCharType="separate"/>
            </w:r>
            <w:r w:rsidR="0098521F" w:rsidRPr="00A33485">
              <w:rPr>
                <w:rStyle w:val="Lienhypertexte"/>
                <w:noProof/>
              </w:rPr>
              <w:delText>4.8.5</w:delText>
            </w:r>
            <w:r w:rsidR="0098521F">
              <w:rPr>
                <w:rFonts w:eastAsiaTheme="minorEastAsia"/>
                <w:noProof/>
                <w:lang w:eastAsia="fr-CH"/>
              </w:rPr>
              <w:tab/>
            </w:r>
            <w:r w:rsidR="0098521F" w:rsidRPr="00A33485">
              <w:rPr>
                <w:rStyle w:val="Lienhypertexte"/>
                <w:noProof/>
              </w:rPr>
              <w:delText>Modification d’un événement</w:delText>
            </w:r>
            <w:r w:rsidR="0098521F">
              <w:rPr>
                <w:noProof/>
                <w:webHidden/>
              </w:rPr>
              <w:tab/>
            </w:r>
            <w:r w:rsidR="0098521F">
              <w:rPr>
                <w:noProof/>
                <w:webHidden/>
              </w:rPr>
              <w:fldChar w:fldCharType="begin"/>
            </w:r>
            <w:r w:rsidR="0098521F">
              <w:rPr>
                <w:noProof/>
                <w:webHidden/>
              </w:rPr>
              <w:delInstrText xml:space="preserve"> PAGEREF _Toc387323358 \h </w:delInstrText>
            </w:r>
            <w:r w:rsidR="0098521F">
              <w:rPr>
                <w:noProof/>
                <w:webHidden/>
              </w:rPr>
            </w:r>
            <w:r w:rsidR="0098521F">
              <w:rPr>
                <w:noProof/>
                <w:webHidden/>
              </w:rPr>
              <w:fldChar w:fldCharType="separate"/>
            </w:r>
            <w:r w:rsidR="00191D7C">
              <w:rPr>
                <w:noProof/>
                <w:webHidden/>
              </w:rPr>
              <w:delText>10</w:delText>
            </w:r>
            <w:r w:rsidR="0098521F">
              <w:rPr>
                <w:noProof/>
                <w:webHidden/>
              </w:rPr>
              <w:fldChar w:fldCharType="end"/>
            </w:r>
            <w:r>
              <w:rPr>
                <w:noProof/>
              </w:rPr>
              <w:fldChar w:fldCharType="end"/>
            </w:r>
          </w:del>
        </w:p>
        <w:p w14:paraId="7879FCF3" w14:textId="77777777" w:rsidR="0098521F" w:rsidRDefault="00E94B87">
          <w:pPr>
            <w:pStyle w:val="TM3"/>
            <w:tabs>
              <w:tab w:val="left" w:pos="1320"/>
              <w:tab w:val="right" w:leader="dot" w:pos="9062"/>
            </w:tabs>
            <w:rPr>
              <w:del w:id="86" w:author="Francisco Garcia" w:date="2014-05-26T10:12:00Z"/>
              <w:rFonts w:eastAsiaTheme="minorEastAsia"/>
              <w:noProof/>
              <w:lang w:eastAsia="fr-CH"/>
            </w:rPr>
          </w:pPr>
          <w:del w:id="87" w:author="Francisco Garcia" w:date="2014-05-26T10:12:00Z">
            <w:r>
              <w:fldChar w:fldCharType="begin"/>
            </w:r>
            <w:r>
              <w:delInstrText xml:space="preserve"> HYPERLINK \l "_Toc387323359" </w:delInstrText>
            </w:r>
            <w:r>
              <w:fldChar w:fldCharType="separate"/>
            </w:r>
            <w:r w:rsidR="0098521F" w:rsidRPr="00A33485">
              <w:rPr>
                <w:rStyle w:val="Lienhypertexte"/>
                <w:noProof/>
              </w:rPr>
              <w:delText>4.8.6</w:delText>
            </w:r>
            <w:r w:rsidR="0098521F">
              <w:rPr>
                <w:rFonts w:eastAsiaTheme="minorEastAsia"/>
                <w:noProof/>
                <w:lang w:eastAsia="fr-CH"/>
              </w:rPr>
              <w:tab/>
            </w:r>
            <w:r w:rsidR="0098521F" w:rsidRPr="00A33485">
              <w:rPr>
                <w:rStyle w:val="Lienhypertexte"/>
                <w:noProof/>
              </w:rPr>
              <w:delText>Suppression d’un événement</w:delText>
            </w:r>
            <w:r w:rsidR="0098521F">
              <w:rPr>
                <w:noProof/>
                <w:webHidden/>
              </w:rPr>
              <w:tab/>
            </w:r>
            <w:r w:rsidR="0098521F">
              <w:rPr>
                <w:noProof/>
                <w:webHidden/>
              </w:rPr>
              <w:fldChar w:fldCharType="begin"/>
            </w:r>
            <w:r w:rsidR="0098521F">
              <w:rPr>
                <w:noProof/>
                <w:webHidden/>
              </w:rPr>
              <w:delInstrText xml:space="preserve"> PAGEREF _Toc387323359 \h </w:delInstrText>
            </w:r>
            <w:r w:rsidR="0098521F">
              <w:rPr>
                <w:noProof/>
                <w:webHidden/>
              </w:rPr>
            </w:r>
            <w:r w:rsidR="0098521F">
              <w:rPr>
                <w:noProof/>
                <w:webHidden/>
              </w:rPr>
              <w:fldChar w:fldCharType="separate"/>
            </w:r>
            <w:r w:rsidR="00191D7C">
              <w:rPr>
                <w:noProof/>
                <w:webHidden/>
              </w:rPr>
              <w:delText>10</w:delText>
            </w:r>
            <w:r w:rsidR="0098521F">
              <w:rPr>
                <w:noProof/>
                <w:webHidden/>
              </w:rPr>
              <w:fldChar w:fldCharType="end"/>
            </w:r>
            <w:r>
              <w:rPr>
                <w:noProof/>
              </w:rPr>
              <w:fldChar w:fldCharType="end"/>
            </w:r>
          </w:del>
        </w:p>
        <w:p w14:paraId="7AE9FDBF" w14:textId="77777777" w:rsidR="0098521F" w:rsidRDefault="00E94B87">
          <w:pPr>
            <w:pStyle w:val="TM2"/>
            <w:tabs>
              <w:tab w:val="left" w:pos="880"/>
              <w:tab w:val="right" w:leader="dot" w:pos="9062"/>
            </w:tabs>
            <w:rPr>
              <w:del w:id="88" w:author="Francisco Garcia" w:date="2014-05-26T10:12:00Z"/>
              <w:rFonts w:eastAsiaTheme="minorEastAsia"/>
              <w:noProof/>
              <w:lang w:eastAsia="fr-CH"/>
            </w:rPr>
          </w:pPr>
          <w:del w:id="89" w:author="Francisco Garcia" w:date="2014-05-26T10:12:00Z">
            <w:r>
              <w:fldChar w:fldCharType="begin"/>
            </w:r>
            <w:r>
              <w:delInstrText xml:space="preserve"> HYPERLINK \l "_Toc387323360" </w:delInstrText>
            </w:r>
            <w:r>
              <w:fldChar w:fldCharType="separate"/>
            </w:r>
            <w:r w:rsidR="0098521F" w:rsidRPr="00A33485">
              <w:rPr>
                <w:rStyle w:val="Lienhypertexte"/>
                <w:noProof/>
              </w:rPr>
              <w:delText>4.9</w:delText>
            </w:r>
            <w:r w:rsidR="0098521F">
              <w:rPr>
                <w:rFonts w:eastAsiaTheme="minorEastAsia"/>
                <w:noProof/>
                <w:lang w:eastAsia="fr-CH"/>
              </w:rPr>
              <w:tab/>
            </w:r>
            <w:r w:rsidR="0098521F" w:rsidRPr="00A33485">
              <w:rPr>
                <w:rStyle w:val="Lienhypertexte"/>
                <w:noProof/>
              </w:rPr>
              <w:delText>Gestion des transcoders</w:delText>
            </w:r>
            <w:r w:rsidR="0098521F">
              <w:rPr>
                <w:noProof/>
                <w:webHidden/>
              </w:rPr>
              <w:tab/>
            </w:r>
            <w:r w:rsidR="0098521F">
              <w:rPr>
                <w:noProof/>
                <w:webHidden/>
              </w:rPr>
              <w:fldChar w:fldCharType="begin"/>
            </w:r>
            <w:r w:rsidR="0098521F">
              <w:rPr>
                <w:noProof/>
                <w:webHidden/>
              </w:rPr>
              <w:delInstrText xml:space="preserve"> PAGEREF _Toc387323360 \h </w:delInstrText>
            </w:r>
            <w:r w:rsidR="0098521F">
              <w:rPr>
                <w:noProof/>
                <w:webHidden/>
              </w:rPr>
            </w:r>
            <w:r w:rsidR="0098521F">
              <w:rPr>
                <w:noProof/>
                <w:webHidden/>
              </w:rPr>
              <w:fldChar w:fldCharType="separate"/>
            </w:r>
            <w:r w:rsidR="00191D7C">
              <w:rPr>
                <w:noProof/>
                <w:webHidden/>
              </w:rPr>
              <w:delText>11</w:delText>
            </w:r>
            <w:r w:rsidR="0098521F">
              <w:rPr>
                <w:noProof/>
                <w:webHidden/>
              </w:rPr>
              <w:fldChar w:fldCharType="end"/>
            </w:r>
            <w:r>
              <w:rPr>
                <w:noProof/>
              </w:rPr>
              <w:fldChar w:fldCharType="end"/>
            </w:r>
          </w:del>
        </w:p>
        <w:p w14:paraId="7DB871CF" w14:textId="77777777" w:rsidR="0098521F" w:rsidRDefault="00E94B87">
          <w:pPr>
            <w:pStyle w:val="TM3"/>
            <w:tabs>
              <w:tab w:val="left" w:pos="1320"/>
              <w:tab w:val="right" w:leader="dot" w:pos="9062"/>
            </w:tabs>
            <w:rPr>
              <w:del w:id="90" w:author="Francisco Garcia" w:date="2014-05-26T10:12:00Z"/>
              <w:rFonts w:eastAsiaTheme="minorEastAsia"/>
              <w:noProof/>
              <w:lang w:eastAsia="fr-CH"/>
            </w:rPr>
          </w:pPr>
          <w:del w:id="91" w:author="Francisco Garcia" w:date="2014-05-26T10:12:00Z">
            <w:r>
              <w:fldChar w:fldCharType="begin"/>
            </w:r>
            <w:r>
              <w:delInstrText xml:space="preserve"> HYPERLINK \l "_Toc387323361" </w:delInstrText>
            </w:r>
            <w:r>
              <w:fldChar w:fldCharType="separate"/>
            </w:r>
            <w:r w:rsidR="0098521F" w:rsidRPr="00A33485">
              <w:rPr>
                <w:rStyle w:val="Lienhypertexte"/>
                <w:noProof/>
              </w:rPr>
              <w:delText>4.9.1</w:delText>
            </w:r>
            <w:r w:rsidR="0098521F">
              <w:rPr>
                <w:rFonts w:eastAsiaTheme="minorEastAsia"/>
                <w:noProof/>
                <w:lang w:eastAsia="fr-CH"/>
              </w:rPr>
              <w:tab/>
            </w:r>
            <w:r w:rsidR="0098521F" w:rsidRPr="00A33485">
              <w:rPr>
                <w:rStyle w:val="Lienhypertexte"/>
                <w:noProof/>
              </w:rPr>
              <w:delText>Création</w:delText>
            </w:r>
            <w:r w:rsidR="0098521F">
              <w:rPr>
                <w:noProof/>
                <w:webHidden/>
              </w:rPr>
              <w:tab/>
            </w:r>
            <w:r w:rsidR="0098521F">
              <w:rPr>
                <w:noProof/>
                <w:webHidden/>
              </w:rPr>
              <w:fldChar w:fldCharType="begin"/>
            </w:r>
            <w:r w:rsidR="0098521F">
              <w:rPr>
                <w:noProof/>
                <w:webHidden/>
              </w:rPr>
              <w:delInstrText xml:space="preserve"> PAGEREF _Toc387323361 \h </w:delInstrText>
            </w:r>
            <w:r w:rsidR="0098521F">
              <w:rPr>
                <w:noProof/>
                <w:webHidden/>
              </w:rPr>
            </w:r>
            <w:r w:rsidR="0098521F">
              <w:rPr>
                <w:noProof/>
                <w:webHidden/>
              </w:rPr>
              <w:fldChar w:fldCharType="separate"/>
            </w:r>
            <w:r w:rsidR="00191D7C">
              <w:rPr>
                <w:noProof/>
                <w:webHidden/>
              </w:rPr>
              <w:delText>11</w:delText>
            </w:r>
            <w:r w:rsidR="0098521F">
              <w:rPr>
                <w:noProof/>
                <w:webHidden/>
              </w:rPr>
              <w:fldChar w:fldCharType="end"/>
            </w:r>
            <w:r>
              <w:rPr>
                <w:noProof/>
              </w:rPr>
              <w:fldChar w:fldCharType="end"/>
            </w:r>
          </w:del>
        </w:p>
        <w:p w14:paraId="27F301EB" w14:textId="77777777" w:rsidR="0098521F" w:rsidRDefault="00E94B87">
          <w:pPr>
            <w:pStyle w:val="TM3"/>
            <w:tabs>
              <w:tab w:val="left" w:pos="1320"/>
              <w:tab w:val="right" w:leader="dot" w:pos="9062"/>
            </w:tabs>
            <w:rPr>
              <w:del w:id="92" w:author="Francisco Garcia" w:date="2014-05-26T10:12:00Z"/>
              <w:rFonts w:eastAsiaTheme="minorEastAsia"/>
              <w:noProof/>
              <w:lang w:eastAsia="fr-CH"/>
            </w:rPr>
          </w:pPr>
          <w:del w:id="93" w:author="Francisco Garcia" w:date="2014-05-26T10:12:00Z">
            <w:r>
              <w:fldChar w:fldCharType="begin"/>
            </w:r>
            <w:r>
              <w:delInstrText xml:space="preserve"> HYPERLINK \l "_Toc387323362" </w:delInstrText>
            </w:r>
            <w:r>
              <w:fldChar w:fldCharType="separate"/>
            </w:r>
            <w:r w:rsidR="0098521F" w:rsidRPr="00A33485">
              <w:rPr>
                <w:rStyle w:val="Lienhypertexte"/>
                <w:noProof/>
              </w:rPr>
              <w:delText>4.9.2</w:delText>
            </w:r>
            <w:r w:rsidR="0098521F">
              <w:rPr>
                <w:rFonts w:eastAsiaTheme="minorEastAsia"/>
                <w:noProof/>
                <w:lang w:eastAsia="fr-CH"/>
              </w:rPr>
              <w:tab/>
            </w:r>
            <w:r w:rsidR="0098521F" w:rsidRPr="00A33485">
              <w:rPr>
                <w:rStyle w:val="Lienhypertexte"/>
                <w:noProof/>
              </w:rPr>
              <w:delText>Affichage</w:delText>
            </w:r>
            <w:r w:rsidR="0098521F">
              <w:rPr>
                <w:noProof/>
                <w:webHidden/>
              </w:rPr>
              <w:tab/>
            </w:r>
            <w:r w:rsidR="0098521F">
              <w:rPr>
                <w:noProof/>
                <w:webHidden/>
              </w:rPr>
              <w:fldChar w:fldCharType="begin"/>
            </w:r>
            <w:r w:rsidR="0098521F">
              <w:rPr>
                <w:noProof/>
                <w:webHidden/>
              </w:rPr>
              <w:delInstrText xml:space="preserve"> PAGEREF _Toc387323362 \h </w:delInstrText>
            </w:r>
            <w:r w:rsidR="0098521F">
              <w:rPr>
                <w:noProof/>
                <w:webHidden/>
              </w:rPr>
            </w:r>
            <w:r w:rsidR="0098521F">
              <w:rPr>
                <w:noProof/>
                <w:webHidden/>
              </w:rPr>
              <w:fldChar w:fldCharType="separate"/>
            </w:r>
            <w:r w:rsidR="00191D7C">
              <w:rPr>
                <w:noProof/>
                <w:webHidden/>
              </w:rPr>
              <w:delText>12</w:delText>
            </w:r>
            <w:r w:rsidR="0098521F">
              <w:rPr>
                <w:noProof/>
                <w:webHidden/>
              </w:rPr>
              <w:fldChar w:fldCharType="end"/>
            </w:r>
            <w:r>
              <w:rPr>
                <w:noProof/>
              </w:rPr>
              <w:fldChar w:fldCharType="end"/>
            </w:r>
          </w:del>
        </w:p>
        <w:p w14:paraId="309D679E" w14:textId="77777777" w:rsidR="0098521F" w:rsidRDefault="00E94B87">
          <w:pPr>
            <w:pStyle w:val="TM3"/>
            <w:tabs>
              <w:tab w:val="left" w:pos="1320"/>
              <w:tab w:val="right" w:leader="dot" w:pos="9062"/>
            </w:tabs>
            <w:rPr>
              <w:del w:id="94" w:author="Francisco Garcia" w:date="2014-05-26T10:12:00Z"/>
              <w:rFonts w:eastAsiaTheme="minorEastAsia"/>
              <w:noProof/>
              <w:lang w:eastAsia="fr-CH"/>
            </w:rPr>
          </w:pPr>
          <w:del w:id="95" w:author="Francisco Garcia" w:date="2014-05-26T10:12:00Z">
            <w:r>
              <w:fldChar w:fldCharType="begin"/>
            </w:r>
            <w:r>
              <w:delInstrText xml:space="preserve"> HYPERLINK \l "_Toc387323363" </w:delInstrText>
            </w:r>
            <w:r>
              <w:fldChar w:fldCharType="separate"/>
            </w:r>
            <w:r w:rsidR="0098521F" w:rsidRPr="00A33485">
              <w:rPr>
                <w:rStyle w:val="Lienhypertexte"/>
                <w:noProof/>
              </w:rPr>
              <w:delText>4.9.3</w:delText>
            </w:r>
            <w:r w:rsidR="0098521F">
              <w:rPr>
                <w:rFonts w:eastAsiaTheme="minorEastAsia"/>
                <w:noProof/>
                <w:lang w:eastAsia="fr-CH"/>
              </w:rPr>
              <w:tab/>
            </w:r>
            <w:r w:rsidR="0098521F" w:rsidRPr="00A33485">
              <w:rPr>
                <w:rStyle w:val="Lienhypertexte"/>
                <w:noProof/>
              </w:rPr>
              <w:delText>Modification</w:delText>
            </w:r>
            <w:r w:rsidR="0098521F">
              <w:rPr>
                <w:noProof/>
                <w:webHidden/>
              </w:rPr>
              <w:tab/>
            </w:r>
            <w:r w:rsidR="0098521F">
              <w:rPr>
                <w:noProof/>
                <w:webHidden/>
              </w:rPr>
              <w:fldChar w:fldCharType="begin"/>
            </w:r>
            <w:r w:rsidR="0098521F">
              <w:rPr>
                <w:noProof/>
                <w:webHidden/>
              </w:rPr>
              <w:delInstrText xml:space="preserve"> PAGEREF _Toc387323363 \h </w:delInstrText>
            </w:r>
            <w:r w:rsidR="0098521F">
              <w:rPr>
                <w:noProof/>
                <w:webHidden/>
              </w:rPr>
            </w:r>
            <w:r w:rsidR="0098521F">
              <w:rPr>
                <w:noProof/>
                <w:webHidden/>
              </w:rPr>
              <w:fldChar w:fldCharType="separate"/>
            </w:r>
            <w:r w:rsidR="00191D7C">
              <w:rPr>
                <w:noProof/>
                <w:webHidden/>
              </w:rPr>
              <w:delText>12</w:delText>
            </w:r>
            <w:r w:rsidR="0098521F">
              <w:rPr>
                <w:noProof/>
                <w:webHidden/>
              </w:rPr>
              <w:fldChar w:fldCharType="end"/>
            </w:r>
            <w:r>
              <w:rPr>
                <w:noProof/>
              </w:rPr>
              <w:fldChar w:fldCharType="end"/>
            </w:r>
          </w:del>
        </w:p>
        <w:p w14:paraId="219CEAAC" w14:textId="77777777" w:rsidR="0098521F" w:rsidRDefault="00E94B87">
          <w:pPr>
            <w:pStyle w:val="TM3"/>
            <w:tabs>
              <w:tab w:val="left" w:pos="1320"/>
              <w:tab w:val="right" w:leader="dot" w:pos="9062"/>
            </w:tabs>
            <w:rPr>
              <w:del w:id="96" w:author="Francisco Garcia" w:date="2014-05-26T10:12:00Z"/>
              <w:rFonts w:eastAsiaTheme="minorEastAsia"/>
              <w:noProof/>
              <w:lang w:eastAsia="fr-CH"/>
            </w:rPr>
          </w:pPr>
          <w:del w:id="97" w:author="Francisco Garcia" w:date="2014-05-26T10:12:00Z">
            <w:r>
              <w:fldChar w:fldCharType="begin"/>
            </w:r>
            <w:r>
              <w:delInstrText xml:space="preserve"> HYPERLINK \l "_Toc387323364" </w:delInstrText>
            </w:r>
            <w:r>
              <w:fldChar w:fldCharType="separate"/>
            </w:r>
            <w:r w:rsidR="0098521F" w:rsidRPr="00A33485">
              <w:rPr>
                <w:rStyle w:val="Lienhypertexte"/>
                <w:noProof/>
              </w:rPr>
              <w:delText>4.9.4</w:delText>
            </w:r>
            <w:r w:rsidR="0098521F">
              <w:rPr>
                <w:rFonts w:eastAsiaTheme="minorEastAsia"/>
                <w:noProof/>
                <w:lang w:eastAsia="fr-CH"/>
              </w:rPr>
              <w:tab/>
            </w:r>
            <w:r w:rsidR="0098521F" w:rsidRPr="00A33485">
              <w:rPr>
                <w:rStyle w:val="Lienhypertexte"/>
                <w:noProof/>
              </w:rPr>
              <w:delText>Contrôles</w:delText>
            </w:r>
            <w:r w:rsidR="0098521F">
              <w:rPr>
                <w:noProof/>
                <w:webHidden/>
              </w:rPr>
              <w:tab/>
            </w:r>
            <w:r w:rsidR="0098521F">
              <w:rPr>
                <w:noProof/>
                <w:webHidden/>
              </w:rPr>
              <w:fldChar w:fldCharType="begin"/>
            </w:r>
            <w:r w:rsidR="0098521F">
              <w:rPr>
                <w:noProof/>
                <w:webHidden/>
              </w:rPr>
              <w:delInstrText xml:space="preserve"> PAGEREF _Toc387323364 \h </w:delInstrText>
            </w:r>
            <w:r w:rsidR="0098521F">
              <w:rPr>
                <w:noProof/>
                <w:webHidden/>
              </w:rPr>
            </w:r>
            <w:r w:rsidR="0098521F">
              <w:rPr>
                <w:noProof/>
                <w:webHidden/>
              </w:rPr>
              <w:fldChar w:fldCharType="separate"/>
            </w:r>
            <w:r w:rsidR="00191D7C">
              <w:rPr>
                <w:noProof/>
                <w:webHidden/>
              </w:rPr>
              <w:delText>12</w:delText>
            </w:r>
            <w:r w:rsidR="0098521F">
              <w:rPr>
                <w:noProof/>
                <w:webHidden/>
              </w:rPr>
              <w:fldChar w:fldCharType="end"/>
            </w:r>
            <w:r>
              <w:rPr>
                <w:noProof/>
              </w:rPr>
              <w:fldChar w:fldCharType="end"/>
            </w:r>
          </w:del>
        </w:p>
        <w:p w14:paraId="1BE38CE5" w14:textId="77777777" w:rsidR="0098521F" w:rsidRDefault="00E94B87">
          <w:pPr>
            <w:pStyle w:val="TM3"/>
            <w:tabs>
              <w:tab w:val="left" w:pos="1320"/>
              <w:tab w:val="right" w:leader="dot" w:pos="9062"/>
            </w:tabs>
            <w:rPr>
              <w:del w:id="98" w:author="Francisco Garcia" w:date="2014-05-26T10:12:00Z"/>
              <w:rFonts w:eastAsiaTheme="minorEastAsia"/>
              <w:noProof/>
              <w:lang w:eastAsia="fr-CH"/>
            </w:rPr>
          </w:pPr>
          <w:del w:id="99" w:author="Francisco Garcia" w:date="2014-05-26T10:12:00Z">
            <w:r>
              <w:fldChar w:fldCharType="begin"/>
            </w:r>
            <w:r>
              <w:delInstrText xml:space="preserve"> HYPERLINK \l "_Toc387323365" </w:delInstrText>
            </w:r>
            <w:r>
              <w:fldChar w:fldCharType="separate"/>
            </w:r>
            <w:r w:rsidR="0098521F" w:rsidRPr="00A33485">
              <w:rPr>
                <w:rStyle w:val="Lienhypertexte"/>
                <w:noProof/>
              </w:rPr>
              <w:delText>4.9.5</w:delText>
            </w:r>
            <w:r w:rsidR="0098521F">
              <w:rPr>
                <w:rFonts w:eastAsiaTheme="minorEastAsia"/>
                <w:noProof/>
                <w:lang w:eastAsia="fr-CH"/>
              </w:rPr>
              <w:tab/>
            </w:r>
            <w:r w:rsidR="0098521F" w:rsidRPr="00A33485">
              <w:rPr>
                <w:rStyle w:val="Lienhypertexte"/>
                <w:noProof/>
              </w:rPr>
              <w:delText>Historique de diffusion</w:delText>
            </w:r>
            <w:r w:rsidR="0098521F">
              <w:rPr>
                <w:noProof/>
                <w:webHidden/>
              </w:rPr>
              <w:tab/>
            </w:r>
            <w:r w:rsidR="0098521F">
              <w:rPr>
                <w:noProof/>
                <w:webHidden/>
              </w:rPr>
              <w:fldChar w:fldCharType="begin"/>
            </w:r>
            <w:r w:rsidR="0098521F">
              <w:rPr>
                <w:noProof/>
                <w:webHidden/>
              </w:rPr>
              <w:delInstrText xml:space="preserve"> PAGEREF _Toc387323365 \h </w:delInstrText>
            </w:r>
            <w:r w:rsidR="0098521F">
              <w:rPr>
                <w:noProof/>
                <w:webHidden/>
              </w:rPr>
            </w:r>
            <w:r w:rsidR="0098521F">
              <w:rPr>
                <w:noProof/>
                <w:webHidden/>
              </w:rPr>
              <w:fldChar w:fldCharType="separate"/>
            </w:r>
            <w:r w:rsidR="00191D7C">
              <w:rPr>
                <w:noProof/>
                <w:webHidden/>
              </w:rPr>
              <w:delText>12</w:delText>
            </w:r>
            <w:r w:rsidR="0098521F">
              <w:rPr>
                <w:noProof/>
                <w:webHidden/>
              </w:rPr>
              <w:fldChar w:fldCharType="end"/>
            </w:r>
            <w:r>
              <w:rPr>
                <w:noProof/>
              </w:rPr>
              <w:fldChar w:fldCharType="end"/>
            </w:r>
          </w:del>
        </w:p>
        <w:p w14:paraId="03A100D1" w14:textId="77777777" w:rsidR="0098521F" w:rsidRDefault="00E94B87">
          <w:pPr>
            <w:pStyle w:val="TM2"/>
            <w:tabs>
              <w:tab w:val="left" w:pos="880"/>
              <w:tab w:val="right" w:leader="dot" w:pos="9062"/>
            </w:tabs>
            <w:rPr>
              <w:del w:id="100" w:author="Francisco Garcia" w:date="2014-05-26T10:12:00Z"/>
              <w:rFonts w:eastAsiaTheme="minorEastAsia"/>
              <w:noProof/>
              <w:lang w:eastAsia="fr-CH"/>
            </w:rPr>
          </w:pPr>
          <w:del w:id="101" w:author="Francisco Garcia" w:date="2014-05-26T10:12:00Z">
            <w:r>
              <w:fldChar w:fldCharType="begin"/>
            </w:r>
            <w:r>
              <w:delInstrText xml:space="preserve"> HYPERLINK \l "_Toc387323366" </w:delInstrText>
            </w:r>
            <w:r>
              <w:fldChar w:fldCharType="separate"/>
            </w:r>
            <w:r w:rsidR="0098521F" w:rsidRPr="00A33485">
              <w:rPr>
                <w:rStyle w:val="Lienhypertexte"/>
                <w:noProof/>
              </w:rPr>
              <w:delText>4.10</w:delText>
            </w:r>
            <w:r w:rsidR="0098521F">
              <w:rPr>
                <w:rFonts w:eastAsiaTheme="minorEastAsia"/>
                <w:noProof/>
                <w:lang w:eastAsia="fr-CH"/>
              </w:rPr>
              <w:tab/>
            </w:r>
            <w:r w:rsidR="0098521F" w:rsidRPr="00A33485">
              <w:rPr>
                <w:rStyle w:val="Lienhypertexte"/>
                <w:noProof/>
              </w:rPr>
              <w:delText>Gestion du serveur</w:delText>
            </w:r>
            <w:r w:rsidR="0098521F">
              <w:rPr>
                <w:noProof/>
                <w:webHidden/>
              </w:rPr>
              <w:tab/>
            </w:r>
            <w:r w:rsidR="0098521F">
              <w:rPr>
                <w:noProof/>
                <w:webHidden/>
              </w:rPr>
              <w:fldChar w:fldCharType="begin"/>
            </w:r>
            <w:r w:rsidR="0098521F">
              <w:rPr>
                <w:noProof/>
                <w:webHidden/>
              </w:rPr>
              <w:delInstrText xml:space="preserve"> PAGEREF _Toc387323366 \h </w:delInstrText>
            </w:r>
            <w:r w:rsidR="0098521F">
              <w:rPr>
                <w:noProof/>
                <w:webHidden/>
              </w:rPr>
            </w:r>
            <w:r w:rsidR="0098521F">
              <w:rPr>
                <w:noProof/>
                <w:webHidden/>
              </w:rPr>
              <w:fldChar w:fldCharType="separate"/>
            </w:r>
            <w:r w:rsidR="00191D7C">
              <w:rPr>
                <w:noProof/>
                <w:webHidden/>
              </w:rPr>
              <w:delText>13</w:delText>
            </w:r>
            <w:r w:rsidR="0098521F">
              <w:rPr>
                <w:noProof/>
                <w:webHidden/>
              </w:rPr>
              <w:fldChar w:fldCharType="end"/>
            </w:r>
            <w:r>
              <w:rPr>
                <w:noProof/>
              </w:rPr>
              <w:fldChar w:fldCharType="end"/>
            </w:r>
          </w:del>
        </w:p>
        <w:p w14:paraId="52A8FA50" w14:textId="77777777" w:rsidR="0098521F" w:rsidRDefault="00E94B87">
          <w:pPr>
            <w:pStyle w:val="TM3"/>
            <w:tabs>
              <w:tab w:val="left" w:pos="1320"/>
              <w:tab w:val="right" w:leader="dot" w:pos="9062"/>
            </w:tabs>
            <w:rPr>
              <w:del w:id="102" w:author="Francisco Garcia" w:date="2014-05-26T10:12:00Z"/>
              <w:rFonts w:eastAsiaTheme="minorEastAsia"/>
              <w:noProof/>
              <w:lang w:eastAsia="fr-CH"/>
            </w:rPr>
          </w:pPr>
          <w:del w:id="103" w:author="Francisco Garcia" w:date="2014-05-26T10:12:00Z">
            <w:r>
              <w:fldChar w:fldCharType="begin"/>
            </w:r>
            <w:r>
              <w:delInstrText xml:space="preserve"> HYPERLINK \l "_Toc387323367" </w:delInstrText>
            </w:r>
            <w:r>
              <w:fldChar w:fldCharType="separate"/>
            </w:r>
            <w:r w:rsidR="0098521F" w:rsidRPr="00A33485">
              <w:rPr>
                <w:rStyle w:val="Lienhypertexte"/>
                <w:noProof/>
              </w:rPr>
              <w:delText>4.10.1</w:delText>
            </w:r>
            <w:r w:rsidR="0098521F">
              <w:rPr>
                <w:rFonts w:eastAsiaTheme="minorEastAsia"/>
                <w:noProof/>
                <w:lang w:eastAsia="fr-CH"/>
              </w:rPr>
              <w:tab/>
            </w:r>
            <w:r w:rsidR="0098521F" w:rsidRPr="00A33485">
              <w:rPr>
                <w:rStyle w:val="Lienhypertexte"/>
                <w:noProof/>
              </w:rPr>
              <w:delText>Contrôles</w:delText>
            </w:r>
            <w:r w:rsidR="0098521F">
              <w:rPr>
                <w:noProof/>
                <w:webHidden/>
              </w:rPr>
              <w:tab/>
            </w:r>
            <w:r w:rsidR="0098521F">
              <w:rPr>
                <w:noProof/>
                <w:webHidden/>
              </w:rPr>
              <w:fldChar w:fldCharType="begin"/>
            </w:r>
            <w:r w:rsidR="0098521F">
              <w:rPr>
                <w:noProof/>
                <w:webHidden/>
              </w:rPr>
              <w:delInstrText xml:space="preserve"> PAGEREF _Toc387323367 \h </w:delInstrText>
            </w:r>
            <w:r w:rsidR="0098521F">
              <w:rPr>
                <w:noProof/>
                <w:webHidden/>
              </w:rPr>
            </w:r>
            <w:r w:rsidR="0098521F">
              <w:rPr>
                <w:noProof/>
                <w:webHidden/>
              </w:rPr>
              <w:fldChar w:fldCharType="separate"/>
            </w:r>
            <w:r w:rsidR="00191D7C">
              <w:rPr>
                <w:noProof/>
                <w:webHidden/>
              </w:rPr>
              <w:delText>13</w:delText>
            </w:r>
            <w:r w:rsidR="0098521F">
              <w:rPr>
                <w:noProof/>
                <w:webHidden/>
              </w:rPr>
              <w:fldChar w:fldCharType="end"/>
            </w:r>
            <w:r>
              <w:rPr>
                <w:noProof/>
              </w:rPr>
              <w:fldChar w:fldCharType="end"/>
            </w:r>
          </w:del>
        </w:p>
        <w:p w14:paraId="3797A53B" w14:textId="77777777" w:rsidR="0098521F" w:rsidRDefault="00E94B87">
          <w:pPr>
            <w:pStyle w:val="TM3"/>
            <w:tabs>
              <w:tab w:val="left" w:pos="1320"/>
              <w:tab w:val="right" w:leader="dot" w:pos="9062"/>
            </w:tabs>
            <w:rPr>
              <w:del w:id="104" w:author="Francisco Garcia" w:date="2014-05-26T10:12:00Z"/>
              <w:rFonts w:eastAsiaTheme="minorEastAsia"/>
              <w:noProof/>
              <w:lang w:eastAsia="fr-CH"/>
            </w:rPr>
          </w:pPr>
          <w:del w:id="105" w:author="Francisco Garcia" w:date="2014-05-26T10:12:00Z">
            <w:r>
              <w:fldChar w:fldCharType="begin"/>
            </w:r>
            <w:r>
              <w:delInstrText xml:space="preserve"> HYPERLINK \l "_Toc387323368" </w:delInstrText>
            </w:r>
            <w:r>
              <w:fldChar w:fldCharType="separate"/>
            </w:r>
            <w:r w:rsidR="0098521F" w:rsidRPr="00A33485">
              <w:rPr>
                <w:rStyle w:val="Lienhypertexte"/>
                <w:noProof/>
              </w:rPr>
              <w:delText>4.10.2</w:delText>
            </w:r>
            <w:r w:rsidR="0098521F">
              <w:rPr>
                <w:rFonts w:eastAsiaTheme="minorEastAsia"/>
                <w:noProof/>
                <w:lang w:eastAsia="fr-CH"/>
              </w:rPr>
              <w:tab/>
            </w:r>
            <w:r w:rsidR="0098521F" w:rsidRPr="00A33485">
              <w:rPr>
                <w:rStyle w:val="Lienhypertexte"/>
                <w:noProof/>
              </w:rPr>
              <w:delText>Log</w:delText>
            </w:r>
            <w:r w:rsidR="0098521F">
              <w:rPr>
                <w:noProof/>
                <w:webHidden/>
              </w:rPr>
              <w:tab/>
            </w:r>
            <w:r w:rsidR="0098521F">
              <w:rPr>
                <w:noProof/>
                <w:webHidden/>
              </w:rPr>
              <w:fldChar w:fldCharType="begin"/>
            </w:r>
            <w:r w:rsidR="0098521F">
              <w:rPr>
                <w:noProof/>
                <w:webHidden/>
              </w:rPr>
              <w:delInstrText xml:space="preserve"> PAGEREF _Toc387323368 \h </w:delInstrText>
            </w:r>
            <w:r w:rsidR="0098521F">
              <w:rPr>
                <w:noProof/>
                <w:webHidden/>
              </w:rPr>
            </w:r>
            <w:r w:rsidR="0098521F">
              <w:rPr>
                <w:noProof/>
                <w:webHidden/>
              </w:rPr>
              <w:fldChar w:fldCharType="separate"/>
            </w:r>
            <w:r w:rsidR="00191D7C">
              <w:rPr>
                <w:noProof/>
                <w:webHidden/>
              </w:rPr>
              <w:delText>13</w:delText>
            </w:r>
            <w:r w:rsidR="0098521F">
              <w:rPr>
                <w:noProof/>
                <w:webHidden/>
              </w:rPr>
              <w:fldChar w:fldCharType="end"/>
            </w:r>
            <w:r>
              <w:rPr>
                <w:noProof/>
              </w:rPr>
              <w:fldChar w:fldCharType="end"/>
            </w:r>
          </w:del>
        </w:p>
        <w:p w14:paraId="4FAA9DED" w14:textId="77777777" w:rsidR="0098521F" w:rsidRDefault="00E94B87">
          <w:pPr>
            <w:pStyle w:val="TM3"/>
            <w:tabs>
              <w:tab w:val="left" w:pos="1320"/>
              <w:tab w:val="right" w:leader="dot" w:pos="9062"/>
            </w:tabs>
            <w:rPr>
              <w:del w:id="106" w:author="Francisco Garcia" w:date="2014-05-26T10:12:00Z"/>
              <w:rFonts w:eastAsiaTheme="minorEastAsia"/>
              <w:noProof/>
              <w:lang w:eastAsia="fr-CH"/>
            </w:rPr>
          </w:pPr>
          <w:del w:id="107" w:author="Francisco Garcia" w:date="2014-05-26T10:12:00Z">
            <w:r>
              <w:fldChar w:fldCharType="begin"/>
            </w:r>
            <w:r>
              <w:delInstrText xml:space="preserve"> HYPERLINK \l "_Toc387323369" </w:delInstrText>
            </w:r>
            <w:r>
              <w:fldChar w:fldCharType="separate"/>
            </w:r>
            <w:r w:rsidR="0098521F" w:rsidRPr="00A33485">
              <w:rPr>
                <w:rStyle w:val="Lienhypertexte"/>
                <w:noProof/>
              </w:rPr>
              <w:delText>4.10.3</w:delText>
            </w:r>
            <w:r w:rsidR="0098521F">
              <w:rPr>
                <w:rFonts w:eastAsiaTheme="minorEastAsia"/>
                <w:noProof/>
                <w:lang w:eastAsia="fr-CH"/>
              </w:rPr>
              <w:tab/>
            </w:r>
            <w:r w:rsidR="0098521F" w:rsidRPr="00A33485">
              <w:rPr>
                <w:rStyle w:val="Lienhypertexte"/>
                <w:noProof/>
              </w:rPr>
              <w:delText>Configuration</w:delText>
            </w:r>
            <w:r w:rsidR="0098521F">
              <w:rPr>
                <w:noProof/>
                <w:webHidden/>
              </w:rPr>
              <w:tab/>
            </w:r>
            <w:r w:rsidR="0098521F">
              <w:rPr>
                <w:noProof/>
                <w:webHidden/>
              </w:rPr>
              <w:fldChar w:fldCharType="begin"/>
            </w:r>
            <w:r w:rsidR="0098521F">
              <w:rPr>
                <w:noProof/>
                <w:webHidden/>
              </w:rPr>
              <w:delInstrText xml:space="preserve"> PAGEREF _Toc387323369 \h </w:delInstrText>
            </w:r>
            <w:r w:rsidR="0098521F">
              <w:rPr>
                <w:noProof/>
                <w:webHidden/>
              </w:rPr>
            </w:r>
            <w:r w:rsidR="0098521F">
              <w:rPr>
                <w:noProof/>
                <w:webHidden/>
              </w:rPr>
              <w:fldChar w:fldCharType="separate"/>
            </w:r>
            <w:r w:rsidR="00191D7C">
              <w:rPr>
                <w:noProof/>
                <w:webHidden/>
              </w:rPr>
              <w:delText>13</w:delText>
            </w:r>
            <w:r w:rsidR="0098521F">
              <w:rPr>
                <w:noProof/>
                <w:webHidden/>
              </w:rPr>
              <w:fldChar w:fldCharType="end"/>
            </w:r>
            <w:r>
              <w:rPr>
                <w:noProof/>
              </w:rPr>
              <w:fldChar w:fldCharType="end"/>
            </w:r>
          </w:del>
        </w:p>
        <w:p w14:paraId="5F79709A" w14:textId="77777777" w:rsidR="0098521F" w:rsidRDefault="00E94B87">
          <w:pPr>
            <w:pStyle w:val="TM3"/>
            <w:tabs>
              <w:tab w:val="left" w:pos="1320"/>
              <w:tab w:val="right" w:leader="dot" w:pos="9062"/>
            </w:tabs>
            <w:rPr>
              <w:del w:id="108" w:author="Francisco Garcia" w:date="2014-05-26T10:12:00Z"/>
              <w:rFonts w:eastAsiaTheme="minorEastAsia"/>
              <w:noProof/>
              <w:lang w:eastAsia="fr-CH"/>
            </w:rPr>
          </w:pPr>
          <w:del w:id="109" w:author="Francisco Garcia" w:date="2014-05-26T10:12:00Z">
            <w:r>
              <w:fldChar w:fldCharType="begin"/>
            </w:r>
            <w:r>
              <w:delInstrText xml:space="preserve"> HYPERLINK \l "_Toc387323370" </w:delInstrText>
            </w:r>
            <w:r>
              <w:fldChar w:fldCharType="separate"/>
            </w:r>
            <w:r w:rsidR="0098521F" w:rsidRPr="00A33485">
              <w:rPr>
                <w:rStyle w:val="Lienhypertexte"/>
                <w:noProof/>
              </w:rPr>
              <w:delText>4.10.4</w:delText>
            </w:r>
            <w:r w:rsidR="0098521F">
              <w:rPr>
                <w:rFonts w:eastAsiaTheme="minorEastAsia"/>
                <w:noProof/>
                <w:lang w:eastAsia="fr-CH"/>
              </w:rPr>
              <w:tab/>
            </w:r>
            <w:r w:rsidR="0098521F" w:rsidRPr="00A33485">
              <w:rPr>
                <w:rStyle w:val="Lienhypertexte"/>
                <w:noProof/>
              </w:rPr>
              <w:delText>Interface web</w:delText>
            </w:r>
            <w:r w:rsidR="0098521F">
              <w:rPr>
                <w:noProof/>
                <w:webHidden/>
              </w:rPr>
              <w:tab/>
            </w:r>
            <w:r w:rsidR="0098521F">
              <w:rPr>
                <w:noProof/>
                <w:webHidden/>
              </w:rPr>
              <w:fldChar w:fldCharType="begin"/>
            </w:r>
            <w:r w:rsidR="0098521F">
              <w:rPr>
                <w:noProof/>
                <w:webHidden/>
              </w:rPr>
              <w:delInstrText xml:space="preserve"> PAGEREF _Toc387323370 \h </w:delInstrText>
            </w:r>
            <w:r w:rsidR="0098521F">
              <w:rPr>
                <w:noProof/>
                <w:webHidden/>
              </w:rPr>
            </w:r>
            <w:r w:rsidR="0098521F">
              <w:rPr>
                <w:noProof/>
                <w:webHidden/>
              </w:rPr>
              <w:fldChar w:fldCharType="separate"/>
            </w:r>
            <w:r w:rsidR="00191D7C">
              <w:rPr>
                <w:noProof/>
                <w:webHidden/>
              </w:rPr>
              <w:delText>14</w:delText>
            </w:r>
            <w:r w:rsidR="0098521F">
              <w:rPr>
                <w:noProof/>
                <w:webHidden/>
              </w:rPr>
              <w:fldChar w:fldCharType="end"/>
            </w:r>
            <w:r>
              <w:rPr>
                <w:noProof/>
              </w:rPr>
              <w:fldChar w:fldCharType="end"/>
            </w:r>
          </w:del>
        </w:p>
        <w:p w14:paraId="50E1A62D" w14:textId="77777777" w:rsidR="0098521F" w:rsidRDefault="00E94B87">
          <w:pPr>
            <w:pStyle w:val="TM3"/>
            <w:tabs>
              <w:tab w:val="left" w:pos="1320"/>
              <w:tab w:val="right" w:leader="dot" w:pos="9062"/>
            </w:tabs>
            <w:rPr>
              <w:del w:id="110" w:author="Francisco Garcia" w:date="2014-05-26T10:12:00Z"/>
              <w:rFonts w:eastAsiaTheme="minorEastAsia"/>
              <w:noProof/>
              <w:lang w:eastAsia="fr-CH"/>
            </w:rPr>
          </w:pPr>
          <w:del w:id="111" w:author="Francisco Garcia" w:date="2014-05-26T10:12:00Z">
            <w:r>
              <w:fldChar w:fldCharType="begin"/>
            </w:r>
            <w:r>
              <w:delInstrText xml:space="preserve"> HYPERLINK \l "_Toc387323371" </w:delInstrText>
            </w:r>
            <w:r>
              <w:fldChar w:fldCharType="separate"/>
            </w:r>
            <w:r w:rsidR="0098521F" w:rsidRPr="00A33485">
              <w:rPr>
                <w:rStyle w:val="Lienhypertexte"/>
                <w:noProof/>
              </w:rPr>
              <w:delText>4.10.5</w:delText>
            </w:r>
            <w:r w:rsidR="0098521F">
              <w:rPr>
                <w:rFonts w:eastAsiaTheme="minorEastAsia"/>
                <w:noProof/>
                <w:lang w:eastAsia="fr-CH"/>
              </w:rPr>
              <w:tab/>
            </w:r>
            <w:r w:rsidR="0098521F" w:rsidRPr="00A33485">
              <w:rPr>
                <w:rStyle w:val="Lienhypertexte"/>
                <w:noProof/>
              </w:rPr>
              <w:delText>Administration web</w:delText>
            </w:r>
            <w:r w:rsidR="0098521F">
              <w:rPr>
                <w:noProof/>
                <w:webHidden/>
              </w:rPr>
              <w:tab/>
            </w:r>
            <w:r w:rsidR="0098521F">
              <w:rPr>
                <w:noProof/>
                <w:webHidden/>
              </w:rPr>
              <w:fldChar w:fldCharType="begin"/>
            </w:r>
            <w:r w:rsidR="0098521F">
              <w:rPr>
                <w:noProof/>
                <w:webHidden/>
              </w:rPr>
              <w:delInstrText xml:space="preserve"> PAGEREF _Toc387323371 \h </w:delInstrText>
            </w:r>
            <w:r w:rsidR="0098521F">
              <w:rPr>
                <w:noProof/>
                <w:webHidden/>
              </w:rPr>
            </w:r>
            <w:r w:rsidR="0098521F">
              <w:rPr>
                <w:noProof/>
                <w:webHidden/>
              </w:rPr>
              <w:fldChar w:fldCharType="separate"/>
            </w:r>
            <w:r w:rsidR="00191D7C">
              <w:rPr>
                <w:noProof/>
                <w:webHidden/>
              </w:rPr>
              <w:delText>14</w:delText>
            </w:r>
            <w:r w:rsidR="0098521F">
              <w:rPr>
                <w:noProof/>
                <w:webHidden/>
              </w:rPr>
              <w:fldChar w:fldCharType="end"/>
            </w:r>
            <w:r>
              <w:rPr>
                <w:noProof/>
              </w:rPr>
              <w:fldChar w:fldCharType="end"/>
            </w:r>
          </w:del>
        </w:p>
        <w:p w14:paraId="7BB0EB34" w14:textId="77777777" w:rsidR="0098521F" w:rsidRDefault="00E94B87">
          <w:pPr>
            <w:pStyle w:val="TM1"/>
            <w:tabs>
              <w:tab w:val="left" w:pos="440"/>
              <w:tab w:val="right" w:leader="dot" w:pos="9062"/>
            </w:tabs>
            <w:rPr>
              <w:del w:id="112" w:author="Francisco Garcia" w:date="2014-05-26T10:12:00Z"/>
              <w:rFonts w:eastAsiaTheme="minorEastAsia"/>
              <w:noProof/>
              <w:lang w:eastAsia="fr-CH"/>
            </w:rPr>
          </w:pPr>
          <w:del w:id="113" w:author="Francisco Garcia" w:date="2014-05-26T10:12:00Z">
            <w:r>
              <w:fldChar w:fldCharType="begin"/>
            </w:r>
            <w:r>
              <w:delInstrText xml:space="preserve"> HYPERLINK \l "_Toc387323372" </w:delInstrText>
            </w:r>
            <w:r>
              <w:fldChar w:fldCharType="separate"/>
            </w:r>
            <w:r w:rsidR="0098521F" w:rsidRPr="00A33485">
              <w:rPr>
                <w:rStyle w:val="Lienhypertexte"/>
                <w:noProof/>
              </w:rPr>
              <w:delText>5</w:delText>
            </w:r>
            <w:r w:rsidR="0098521F">
              <w:rPr>
                <w:rFonts w:eastAsiaTheme="minorEastAsia"/>
                <w:noProof/>
                <w:lang w:eastAsia="fr-CH"/>
              </w:rPr>
              <w:tab/>
            </w:r>
            <w:r w:rsidR="0098521F" w:rsidRPr="00A33485">
              <w:rPr>
                <w:rStyle w:val="Lienhypertexte"/>
                <w:noProof/>
              </w:rPr>
              <w:delText>Analyse organique</w:delText>
            </w:r>
            <w:r w:rsidR="0098521F">
              <w:rPr>
                <w:noProof/>
                <w:webHidden/>
              </w:rPr>
              <w:tab/>
            </w:r>
            <w:r w:rsidR="0098521F">
              <w:rPr>
                <w:noProof/>
                <w:webHidden/>
              </w:rPr>
              <w:fldChar w:fldCharType="begin"/>
            </w:r>
            <w:r w:rsidR="0098521F">
              <w:rPr>
                <w:noProof/>
                <w:webHidden/>
              </w:rPr>
              <w:delInstrText xml:space="preserve"> PAGEREF _Toc387323372 \h </w:delInstrText>
            </w:r>
            <w:r w:rsidR="0098521F">
              <w:rPr>
                <w:noProof/>
                <w:webHidden/>
              </w:rPr>
            </w:r>
            <w:r w:rsidR="0098521F">
              <w:rPr>
                <w:noProof/>
                <w:webHidden/>
              </w:rPr>
              <w:fldChar w:fldCharType="separate"/>
            </w:r>
            <w:r w:rsidR="00191D7C">
              <w:rPr>
                <w:noProof/>
                <w:webHidden/>
              </w:rPr>
              <w:delText>16</w:delText>
            </w:r>
            <w:r w:rsidR="0098521F">
              <w:rPr>
                <w:noProof/>
                <w:webHidden/>
              </w:rPr>
              <w:fldChar w:fldCharType="end"/>
            </w:r>
            <w:r>
              <w:rPr>
                <w:noProof/>
              </w:rPr>
              <w:fldChar w:fldCharType="end"/>
            </w:r>
          </w:del>
        </w:p>
        <w:p w14:paraId="4D3C2872" w14:textId="77777777" w:rsidR="0098521F" w:rsidRDefault="00E94B87">
          <w:pPr>
            <w:pStyle w:val="TM2"/>
            <w:tabs>
              <w:tab w:val="left" w:pos="880"/>
              <w:tab w:val="right" w:leader="dot" w:pos="9062"/>
            </w:tabs>
            <w:rPr>
              <w:del w:id="114" w:author="Francisco Garcia" w:date="2014-05-26T10:12:00Z"/>
              <w:rFonts w:eastAsiaTheme="minorEastAsia"/>
              <w:noProof/>
              <w:lang w:eastAsia="fr-CH"/>
            </w:rPr>
          </w:pPr>
          <w:del w:id="115" w:author="Francisco Garcia" w:date="2014-05-26T10:12:00Z">
            <w:r>
              <w:fldChar w:fldCharType="begin"/>
            </w:r>
            <w:r>
              <w:delInstrText xml:space="preserve"> HYPERLINK \l "_Toc387323373" </w:delInstrText>
            </w:r>
            <w:r>
              <w:fldChar w:fldCharType="separate"/>
            </w:r>
            <w:r w:rsidR="0098521F" w:rsidRPr="00A33485">
              <w:rPr>
                <w:rStyle w:val="Lienhypertexte"/>
                <w:noProof/>
              </w:rPr>
              <w:delText>5.1</w:delText>
            </w:r>
            <w:r w:rsidR="0098521F">
              <w:rPr>
                <w:rFonts w:eastAsiaTheme="minorEastAsia"/>
                <w:noProof/>
                <w:lang w:eastAsia="fr-CH"/>
              </w:rPr>
              <w:tab/>
            </w:r>
            <w:r w:rsidR="0098521F" w:rsidRPr="00A33485">
              <w:rPr>
                <w:rStyle w:val="Lienhypertexte"/>
                <w:noProof/>
              </w:rPr>
              <w:delText>Environnement</w:delText>
            </w:r>
            <w:r w:rsidR="0098521F">
              <w:rPr>
                <w:noProof/>
                <w:webHidden/>
              </w:rPr>
              <w:tab/>
            </w:r>
            <w:r w:rsidR="0098521F">
              <w:rPr>
                <w:noProof/>
                <w:webHidden/>
              </w:rPr>
              <w:fldChar w:fldCharType="begin"/>
            </w:r>
            <w:r w:rsidR="0098521F">
              <w:rPr>
                <w:noProof/>
                <w:webHidden/>
              </w:rPr>
              <w:delInstrText xml:space="preserve"> PAGEREF _Toc387323373 \h </w:delInstrText>
            </w:r>
            <w:r w:rsidR="0098521F">
              <w:rPr>
                <w:noProof/>
                <w:webHidden/>
              </w:rPr>
            </w:r>
            <w:r w:rsidR="0098521F">
              <w:rPr>
                <w:noProof/>
                <w:webHidden/>
              </w:rPr>
              <w:fldChar w:fldCharType="separate"/>
            </w:r>
            <w:r w:rsidR="00191D7C">
              <w:rPr>
                <w:noProof/>
                <w:webHidden/>
              </w:rPr>
              <w:delText>16</w:delText>
            </w:r>
            <w:r w:rsidR="0098521F">
              <w:rPr>
                <w:noProof/>
                <w:webHidden/>
              </w:rPr>
              <w:fldChar w:fldCharType="end"/>
            </w:r>
            <w:r>
              <w:rPr>
                <w:noProof/>
              </w:rPr>
              <w:fldChar w:fldCharType="end"/>
            </w:r>
          </w:del>
        </w:p>
        <w:p w14:paraId="17E86F50" w14:textId="77777777" w:rsidR="0098521F" w:rsidRDefault="00E94B87">
          <w:pPr>
            <w:pStyle w:val="TM2"/>
            <w:tabs>
              <w:tab w:val="left" w:pos="880"/>
              <w:tab w:val="right" w:leader="dot" w:pos="9062"/>
            </w:tabs>
            <w:rPr>
              <w:del w:id="116" w:author="Francisco Garcia" w:date="2014-05-26T10:12:00Z"/>
              <w:rFonts w:eastAsiaTheme="minorEastAsia"/>
              <w:noProof/>
              <w:lang w:eastAsia="fr-CH"/>
            </w:rPr>
          </w:pPr>
          <w:del w:id="117" w:author="Francisco Garcia" w:date="2014-05-26T10:12:00Z">
            <w:r>
              <w:fldChar w:fldCharType="begin"/>
            </w:r>
            <w:r>
              <w:delInstrText xml:space="preserve"> HYPERLINK \l "_Toc387323374" </w:delInstrText>
            </w:r>
            <w:r>
              <w:fldChar w:fldCharType="separate"/>
            </w:r>
            <w:r w:rsidR="0098521F" w:rsidRPr="00A33485">
              <w:rPr>
                <w:rStyle w:val="Lienhypertexte"/>
                <w:noProof/>
              </w:rPr>
              <w:delText>5.2</w:delText>
            </w:r>
            <w:r w:rsidR="0098521F">
              <w:rPr>
                <w:rFonts w:eastAsiaTheme="minorEastAsia"/>
                <w:noProof/>
                <w:lang w:eastAsia="fr-CH"/>
              </w:rPr>
              <w:tab/>
            </w:r>
            <w:r w:rsidR="0098521F" w:rsidRPr="00A33485">
              <w:rPr>
                <w:rStyle w:val="Lienhypertexte"/>
                <w:noProof/>
              </w:rPr>
              <w:delText>Diagramme de classes</w:delText>
            </w:r>
            <w:r w:rsidR="0098521F">
              <w:rPr>
                <w:noProof/>
                <w:webHidden/>
              </w:rPr>
              <w:tab/>
            </w:r>
            <w:r w:rsidR="0098521F">
              <w:rPr>
                <w:noProof/>
                <w:webHidden/>
              </w:rPr>
              <w:fldChar w:fldCharType="begin"/>
            </w:r>
            <w:r w:rsidR="0098521F">
              <w:rPr>
                <w:noProof/>
                <w:webHidden/>
              </w:rPr>
              <w:delInstrText xml:space="preserve"> PAGEREF _Toc387323374 \h </w:delInstrText>
            </w:r>
            <w:r w:rsidR="0098521F">
              <w:rPr>
                <w:noProof/>
                <w:webHidden/>
              </w:rPr>
            </w:r>
            <w:r w:rsidR="0098521F">
              <w:rPr>
                <w:noProof/>
                <w:webHidden/>
              </w:rPr>
              <w:fldChar w:fldCharType="separate"/>
            </w:r>
            <w:r w:rsidR="00191D7C">
              <w:rPr>
                <w:noProof/>
                <w:webHidden/>
              </w:rPr>
              <w:delText>16</w:delText>
            </w:r>
            <w:r w:rsidR="0098521F">
              <w:rPr>
                <w:noProof/>
                <w:webHidden/>
              </w:rPr>
              <w:fldChar w:fldCharType="end"/>
            </w:r>
            <w:r>
              <w:rPr>
                <w:noProof/>
              </w:rPr>
              <w:fldChar w:fldCharType="end"/>
            </w:r>
          </w:del>
        </w:p>
        <w:p w14:paraId="4B0317FE" w14:textId="77777777" w:rsidR="0098521F" w:rsidRDefault="00E94B87">
          <w:pPr>
            <w:pStyle w:val="TM3"/>
            <w:tabs>
              <w:tab w:val="left" w:pos="1320"/>
              <w:tab w:val="right" w:leader="dot" w:pos="9062"/>
            </w:tabs>
            <w:rPr>
              <w:del w:id="118" w:author="Francisco Garcia" w:date="2014-05-26T10:12:00Z"/>
              <w:rFonts w:eastAsiaTheme="minorEastAsia"/>
              <w:noProof/>
              <w:lang w:eastAsia="fr-CH"/>
            </w:rPr>
          </w:pPr>
          <w:del w:id="119" w:author="Francisco Garcia" w:date="2014-05-26T10:12:00Z">
            <w:r>
              <w:fldChar w:fldCharType="begin"/>
            </w:r>
            <w:r>
              <w:delInstrText xml:space="preserve"> HYPERLINK \l "_Toc387323375" </w:delInstrText>
            </w:r>
            <w:r>
              <w:fldChar w:fldCharType="separate"/>
            </w:r>
            <w:r w:rsidR="0098521F" w:rsidRPr="00A33485">
              <w:rPr>
                <w:rStyle w:val="Lienhypertexte"/>
                <w:noProof/>
              </w:rPr>
              <w:delText>5.2.1</w:delText>
            </w:r>
            <w:r w:rsidR="0098521F">
              <w:rPr>
                <w:rFonts w:eastAsiaTheme="minorEastAsia"/>
                <w:noProof/>
                <w:lang w:eastAsia="fr-CH"/>
              </w:rPr>
              <w:tab/>
            </w:r>
            <w:r w:rsidR="0098521F" w:rsidRPr="00A33485">
              <w:rPr>
                <w:rStyle w:val="Lienhypertexte"/>
                <w:noProof/>
              </w:rPr>
              <w:delText>Diagramme</w:delText>
            </w:r>
            <w:r w:rsidR="0098521F">
              <w:rPr>
                <w:noProof/>
                <w:webHidden/>
              </w:rPr>
              <w:tab/>
            </w:r>
            <w:r w:rsidR="0098521F">
              <w:rPr>
                <w:noProof/>
                <w:webHidden/>
              </w:rPr>
              <w:fldChar w:fldCharType="begin"/>
            </w:r>
            <w:r w:rsidR="0098521F">
              <w:rPr>
                <w:noProof/>
                <w:webHidden/>
              </w:rPr>
              <w:delInstrText xml:space="preserve"> PAGEREF _Toc387323375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50BC537F" w14:textId="77777777" w:rsidR="0098521F" w:rsidRDefault="00E94B87">
          <w:pPr>
            <w:pStyle w:val="TM3"/>
            <w:tabs>
              <w:tab w:val="left" w:pos="1320"/>
              <w:tab w:val="right" w:leader="dot" w:pos="9062"/>
            </w:tabs>
            <w:rPr>
              <w:del w:id="120" w:author="Francisco Garcia" w:date="2014-05-26T10:12:00Z"/>
              <w:rFonts w:eastAsiaTheme="minorEastAsia"/>
              <w:noProof/>
              <w:lang w:eastAsia="fr-CH"/>
            </w:rPr>
          </w:pPr>
          <w:del w:id="121" w:author="Francisco Garcia" w:date="2014-05-26T10:12:00Z">
            <w:r>
              <w:fldChar w:fldCharType="begin"/>
            </w:r>
            <w:r>
              <w:delInstrText xml:space="preserve"> HYPERLINK \l "_Toc387323376" </w:delInstrText>
            </w:r>
            <w:r>
              <w:fldChar w:fldCharType="separate"/>
            </w:r>
            <w:r w:rsidR="0098521F" w:rsidRPr="00A33485">
              <w:rPr>
                <w:rStyle w:val="Lienhypertexte"/>
                <w:noProof/>
              </w:rPr>
              <w:delText>5.2.2</w:delText>
            </w:r>
            <w:r w:rsidR="0098521F">
              <w:rPr>
                <w:rFonts w:eastAsiaTheme="minorEastAsia"/>
                <w:noProof/>
                <w:lang w:eastAsia="fr-CH"/>
              </w:rPr>
              <w:tab/>
            </w:r>
            <w:r w:rsidR="0098521F" w:rsidRPr="00A33485">
              <w:rPr>
                <w:rStyle w:val="Lienhypertexte"/>
                <w:noProof/>
              </w:rPr>
              <w:delText>Observateurs/Sujet</w:delText>
            </w:r>
            <w:r w:rsidR="0098521F">
              <w:rPr>
                <w:noProof/>
                <w:webHidden/>
              </w:rPr>
              <w:tab/>
            </w:r>
            <w:r w:rsidR="0098521F">
              <w:rPr>
                <w:noProof/>
                <w:webHidden/>
              </w:rPr>
              <w:fldChar w:fldCharType="begin"/>
            </w:r>
            <w:r w:rsidR="0098521F">
              <w:rPr>
                <w:noProof/>
                <w:webHidden/>
              </w:rPr>
              <w:delInstrText xml:space="preserve"> PAGEREF _Toc387323376 \h </w:delInstrText>
            </w:r>
            <w:r w:rsidR="0098521F">
              <w:rPr>
                <w:noProof/>
                <w:webHidden/>
              </w:rPr>
            </w:r>
            <w:r w:rsidR="0098521F">
              <w:rPr>
                <w:noProof/>
                <w:webHidden/>
              </w:rPr>
              <w:fldChar w:fldCharType="separate"/>
            </w:r>
            <w:r w:rsidR="00191D7C">
              <w:rPr>
                <w:noProof/>
                <w:webHidden/>
              </w:rPr>
              <w:delText>16</w:delText>
            </w:r>
            <w:r w:rsidR="0098521F">
              <w:rPr>
                <w:noProof/>
                <w:webHidden/>
              </w:rPr>
              <w:fldChar w:fldCharType="end"/>
            </w:r>
            <w:r>
              <w:rPr>
                <w:noProof/>
              </w:rPr>
              <w:fldChar w:fldCharType="end"/>
            </w:r>
          </w:del>
        </w:p>
        <w:p w14:paraId="63DC2260" w14:textId="77777777" w:rsidR="0098521F" w:rsidRDefault="00E94B87">
          <w:pPr>
            <w:pStyle w:val="TM3"/>
            <w:tabs>
              <w:tab w:val="left" w:pos="1320"/>
              <w:tab w:val="right" w:leader="dot" w:pos="9062"/>
            </w:tabs>
            <w:rPr>
              <w:del w:id="122" w:author="Francisco Garcia" w:date="2014-05-26T10:12:00Z"/>
              <w:rFonts w:eastAsiaTheme="minorEastAsia"/>
              <w:noProof/>
              <w:lang w:eastAsia="fr-CH"/>
            </w:rPr>
          </w:pPr>
          <w:del w:id="123" w:author="Francisco Garcia" w:date="2014-05-26T10:12:00Z">
            <w:r>
              <w:fldChar w:fldCharType="begin"/>
            </w:r>
            <w:r>
              <w:delInstrText xml:space="preserve"> HYPERLINK \l "_Toc387323377" </w:delInstrText>
            </w:r>
            <w:r>
              <w:fldChar w:fldCharType="separate"/>
            </w:r>
            <w:r w:rsidR="0098521F" w:rsidRPr="00A33485">
              <w:rPr>
                <w:rStyle w:val="Lienhypertexte"/>
                <w:noProof/>
              </w:rPr>
              <w:delText>5.2.3</w:delText>
            </w:r>
            <w:r w:rsidR="0098521F">
              <w:rPr>
                <w:rFonts w:eastAsiaTheme="minorEastAsia"/>
                <w:noProof/>
                <w:lang w:eastAsia="fr-CH"/>
              </w:rPr>
              <w:tab/>
            </w:r>
            <w:r w:rsidR="0098521F" w:rsidRPr="00A33485">
              <w:rPr>
                <w:rStyle w:val="Lienhypertexte"/>
                <w:noProof/>
              </w:rPr>
              <w:delText>AudioType et StreamType</w:delText>
            </w:r>
            <w:r w:rsidR="0098521F">
              <w:rPr>
                <w:noProof/>
                <w:webHidden/>
              </w:rPr>
              <w:tab/>
            </w:r>
            <w:r w:rsidR="0098521F">
              <w:rPr>
                <w:noProof/>
                <w:webHidden/>
              </w:rPr>
              <w:fldChar w:fldCharType="begin"/>
            </w:r>
            <w:r w:rsidR="0098521F">
              <w:rPr>
                <w:noProof/>
                <w:webHidden/>
              </w:rPr>
              <w:delInstrText xml:space="preserve"> PAGEREF _Toc387323377 \h </w:delInstrText>
            </w:r>
            <w:r w:rsidR="0098521F">
              <w:rPr>
                <w:noProof/>
                <w:webHidden/>
              </w:rPr>
            </w:r>
            <w:r w:rsidR="0098521F">
              <w:rPr>
                <w:noProof/>
                <w:webHidden/>
              </w:rPr>
              <w:fldChar w:fldCharType="separate"/>
            </w:r>
            <w:r w:rsidR="00191D7C">
              <w:rPr>
                <w:noProof/>
                <w:webHidden/>
              </w:rPr>
              <w:delText>19</w:delText>
            </w:r>
            <w:r w:rsidR="0098521F">
              <w:rPr>
                <w:noProof/>
                <w:webHidden/>
              </w:rPr>
              <w:fldChar w:fldCharType="end"/>
            </w:r>
            <w:r>
              <w:rPr>
                <w:noProof/>
              </w:rPr>
              <w:fldChar w:fldCharType="end"/>
            </w:r>
          </w:del>
        </w:p>
        <w:p w14:paraId="0F1FA4A7" w14:textId="77777777" w:rsidR="0098521F" w:rsidRDefault="00E94B87">
          <w:pPr>
            <w:pStyle w:val="TM3"/>
            <w:tabs>
              <w:tab w:val="left" w:pos="1320"/>
              <w:tab w:val="right" w:leader="dot" w:pos="9062"/>
            </w:tabs>
            <w:rPr>
              <w:del w:id="124" w:author="Francisco Garcia" w:date="2014-05-26T10:12:00Z"/>
              <w:rFonts w:eastAsiaTheme="minorEastAsia"/>
              <w:noProof/>
              <w:lang w:eastAsia="fr-CH"/>
            </w:rPr>
          </w:pPr>
          <w:del w:id="125" w:author="Francisco Garcia" w:date="2014-05-26T10:12:00Z">
            <w:r>
              <w:fldChar w:fldCharType="begin"/>
            </w:r>
            <w:r>
              <w:delInstrText xml:space="preserve"> HYPERLINK \l "_Toc387323378" </w:delInstrText>
            </w:r>
            <w:r>
              <w:fldChar w:fldCharType="separate"/>
            </w:r>
            <w:r w:rsidR="0098521F" w:rsidRPr="00A33485">
              <w:rPr>
                <w:rStyle w:val="Lienhypertexte"/>
                <w:noProof/>
              </w:rPr>
              <w:delText>5.2.4</w:delText>
            </w:r>
            <w:r w:rsidR="0098521F">
              <w:rPr>
                <w:rFonts w:eastAsiaTheme="minorEastAsia"/>
                <w:noProof/>
                <w:lang w:eastAsia="fr-CH"/>
              </w:rPr>
              <w:tab/>
            </w:r>
            <w:r w:rsidR="0098521F" w:rsidRPr="00A33485">
              <w:rPr>
                <w:rStyle w:val="Lienhypertexte"/>
                <w:noProof/>
              </w:rPr>
              <w:delText>Classes abstraites</w:delText>
            </w:r>
            <w:r w:rsidR="0098521F">
              <w:rPr>
                <w:noProof/>
                <w:webHidden/>
              </w:rPr>
              <w:tab/>
            </w:r>
            <w:r w:rsidR="0098521F">
              <w:rPr>
                <w:noProof/>
                <w:webHidden/>
              </w:rPr>
              <w:fldChar w:fldCharType="begin"/>
            </w:r>
            <w:r w:rsidR="0098521F">
              <w:rPr>
                <w:noProof/>
                <w:webHidden/>
              </w:rPr>
              <w:delInstrText xml:space="preserve"> PAGEREF _Toc387323378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4BFC6419" w14:textId="77777777" w:rsidR="0098521F" w:rsidRDefault="00E94B87">
          <w:pPr>
            <w:pStyle w:val="TM3"/>
            <w:tabs>
              <w:tab w:val="left" w:pos="1320"/>
              <w:tab w:val="right" w:leader="dot" w:pos="9062"/>
            </w:tabs>
            <w:rPr>
              <w:del w:id="126" w:author="Francisco Garcia" w:date="2014-05-26T10:12:00Z"/>
              <w:rFonts w:eastAsiaTheme="minorEastAsia"/>
              <w:noProof/>
              <w:lang w:eastAsia="fr-CH"/>
            </w:rPr>
          </w:pPr>
          <w:del w:id="127" w:author="Francisco Garcia" w:date="2014-05-26T10:12:00Z">
            <w:r>
              <w:fldChar w:fldCharType="begin"/>
            </w:r>
            <w:r>
              <w:delInstrText xml:space="preserve"> HYPERLINK \l "_Toc387323379" </w:delInstrText>
            </w:r>
            <w:r>
              <w:fldChar w:fldCharType="separate"/>
            </w:r>
            <w:r w:rsidR="0098521F" w:rsidRPr="00A33485">
              <w:rPr>
                <w:rStyle w:val="Lienhypertexte"/>
                <w:noProof/>
              </w:rPr>
              <w:delText>5.2.5</w:delText>
            </w:r>
            <w:r w:rsidR="0098521F">
              <w:rPr>
                <w:rFonts w:eastAsiaTheme="minorEastAsia"/>
                <w:noProof/>
                <w:lang w:eastAsia="fr-CH"/>
              </w:rPr>
              <w:tab/>
            </w:r>
            <w:r w:rsidR="0098521F" w:rsidRPr="00A33485">
              <w:rPr>
                <w:rStyle w:val="Lienhypertexte"/>
                <w:noProof/>
              </w:rPr>
              <w:delText>Stockage des webradios</w:delText>
            </w:r>
            <w:r w:rsidR="0098521F">
              <w:rPr>
                <w:noProof/>
                <w:webHidden/>
              </w:rPr>
              <w:tab/>
            </w:r>
            <w:r w:rsidR="0098521F">
              <w:rPr>
                <w:noProof/>
                <w:webHidden/>
              </w:rPr>
              <w:fldChar w:fldCharType="begin"/>
            </w:r>
            <w:r w:rsidR="0098521F">
              <w:rPr>
                <w:noProof/>
                <w:webHidden/>
              </w:rPr>
              <w:delInstrText xml:space="preserve"> PAGEREF _Toc387323379 \h </w:delInstrText>
            </w:r>
            <w:r w:rsidR="0098521F">
              <w:rPr>
                <w:noProof/>
                <w:webHidden/>
              </w:rPr>
            </w:r>
            <w:r w:rsidR="0098521F">
              <w:rPr>
                <w:noProof/>
                <w:webHidden/>
              </w:rPr>
              <w:fldChar w:fldCharType="separate"/>
            </w:r>
            <w:r w:rsidR="00191D7C">
              <w:rPr>
                <w:noProof/>
                <w:webHidden/>
              </w:rPr>
              <w:delText>20</w:delText>
            </w:r>
            <w:r w:rsidR="0098521F">
              <w:rPr>
                <w:noProof/>
                <w:webHidden/>
              </w:rPr>
              <w:fldChar w:fldCharType="end"/>
            </w:r>
            <w:r>
              <w:rPr>
                <w:noProof/>
              </w:rPr>
              <w:fldChar w:fldCharType="end"/>
            </w:r>
          </w:del>
        </w:p>
        <w:p w14:paraId="2C98ED39" w14:textId="77777777" w:rsidR="0098521F" w:rsidRDefault="00E94B87">
          <w:pPr>
            <w:pStyle w:val="TM2"/>
            <w:tabs>
              <w:tab w:val="left" w:pos="880"/>
              <w:tab w:val="right" w:leader="dot" w:pos="9062"/>
            </w:tabs>
            <w:rPr>
              <w:del w:id="128" w:author="Francisco Garcia" w:date="2014-05-26T10:12:00Z"/>
              <w:rFonts w:eastAsiaTheme="minorEastAsia"/>
              <w:noProof/>
              <w:lang w:eastAsia="fr-CH"/>
            </w:rPr>
          </w:pPr>
          <w:del w:id="129" w:author="Francisco Garcia" w:date="2014-05-26T10:12:00Z">
            <w:r>
              <w:fldChar w:fldCharType="begin"/>
            </w:r>
            <w:r>
              <w:delInstrText xml:space="preserve"> HYPERLINK \l "_Toc387323380" </w:delInstrText>
            </w:r>
            <w:r>
              <w:fldChar w:fldCharType="separate"/>
            </w:r>
            <w:r w:rsidR="0098521F" w:rsidRPr="00A33485">
              <w:rPr>
                <w:rStyle w:val="Lienhypertexte"/>
                <w:noProof/>
              </w:rPr>
              <w:delText>5.3</w:delText>
            </w:r>
            <w:r w:rsidR="0098521F">
              <w:rPr>
                <w:rFonts w:eastAsiaTheme="minorEastAsia"/>
                <w:noProof/>
                <w:lang w:eastAsia="fr-CH"/>
              </w:rPr>
              <w:tab/>
            </w:r>
            <w:r w:rsidR="0098521F" w:rsidRPr="00A33485">
              <w:rPr>
                <w:rStyle w:val="Lienhypertexte"/>
                <w:noProof/>
              </w:rPr>
              <w:delText>Base de données</w:delText>
            </w:r>
            <w:r w:rsidR="0098521F">
              <w:rPr>
                <w:noProof/>
                <w:webHidden/>
              </w:rPr>
              <w:tab/>
            </w:r>
            <w:r w:rsidR="0098521F">
              <w:rPr>
                <w:noProof/>
                <w:webHidden/>
              </w:rPr>
              <w:fldChar w:fldCharType="begin"/>
            </w:r>
            <w:r w:rsidR="0098521F">
              <w:rPr>
                <w:noProof/>
                <w:webHidden/>
              </w:rPr>
              <w:delInstrText xml:space="preserve"> PAGEREF _Toc387323380 \h </w:delInstrText>
            </w:r>
            <w:r w:rsidR="0098521F">
              <w:rPr>
                <w:noProof/>
                <w:webHidden/>
              </w:rPr>
            </w:r>
            <w:r w:rsidR="0098521F">
              <w:rPr>
                <w:noProof/>
                <w:webHidden/>
              </w:rPr>
              <w:fldChar w:fldCharType="separate"/>
            </w:r>
            <w:r w:rsidR="00191D7C">
              <w:rPr>
                <w:noProof/>
                <w:webHidden/>
              </w:rPr>
              <w:delText>20</w:delText>
            </w:r>
            <w:r w:rsidR="0098521F">
              <w:rPr>
                <w:noProof/>
                <w:webHidden/>
              </w:rPr>
              <w:fldChar w:fldCharType="end"/>
            </w:r>
            <w:r>
              <w:rPr>
                <w:noProof/>
              </w:rPr>
              <w:fldChar w:fldCharType="end"/>
            </w:r>
          </w:del>
        </w:p>
        <w:p w14:paraId="01D16AE5" w14:textId="77777777" w:rsidR="0098521F" w:rsidRDefault="00E94B87">
          <w:pPr>
            <w:pStyle w:val="TM3"/>
            <w:tabs>
              <w:tab w:val="left" w:pos="1320"/>
              <w:tab w:val="right" w:leader="dot" w:pos="9062"/>
            </w:tabs>
            <w:rPr>
              <w:del w:id="130" w:author="Francisco Garcia" w:date="2014-05-26T10:12:00Z"/>
              <w:rFonts w:eastAsiaTheme="minorEastAsia"/>
              <w:noProof/>
              <w:lang w:eastAsia="fr-CH"/>
            </w:rPr>
          </w:pPr>
          <w:del w:id="131" w:author="Francisco Garcia" w:date="2014-05-26T10:12:00Z">
            <w:r>
              <w:fldChar w:fldCharType="begin"/>
            </w:r>
            <w:r>
              <w:delInstrText xml:space="preserve"> HYPERLINK \l "_Toc387323381" </w:delInstrText>
            </w:r>
            <w:r>
              <w:fldChar w:fldCharType="separate"/>
            </w:r>
            <w:r w:rsidR="0098521F" w:rsidRPr="00A33485">
              <w:rPr>
                <w:rStyle w:val="Lienhypertexte"/>
                <w:noProof/>
              </w:rPr>
              <w:delText>5.3.1</w:delText>
            </w:r>
            <w:r w:rsidR="0098521F">
              <w:rPr>
                <w:rFonts w:eastAsiaTheme="minorEastAsia"/>
                <w:noProof/>
                <w:lang w:eastAsia="fr-CH"/>
              </w:rPr>
              <w:tab/>
            </w:r>
            <w:r w:rsidR="0098521F" w:rsidRPr="00A33485">
              <w:rPr>
                <w:rStyle w:val="Lienhypertexte"/>
                <w:noProof/>
              </w:rPr>
              <w:delText>SQLite</w:delText>
            </w:r>
            <w:r w:rsidR="0098521F">
              <w:rPr>
                <w:noProof/>
                <w:webHidden/>
              </w:rPr>
              <w:tab/>
            </w:r>
            <w:r w:rsidR="0098521F">
              <w:rPr>
                <w:noProof/>
                <w:webHidden/>
              </w:rPr>
              <w:fldChar w:fldCharType="begin"/>
            </w:r>
            <w:r w:rsidR="0098521F">
              <w:rPr>
                <w:noProof/>
                <w:webHidden/>
              </w:rPr>
              <w:delInstrText xml:space="preserve"> PAGEREF _Toc387323381 \h </w:delInstrText>
            </w:r>
            <w:r w:rsidR="0098521F">
              <w:rPr>
                <w:noProof/>
                <w:webHidden/>
              </w:rPr>
            </w:r>
            <w:r w:rsidR="0098521F">
              <w:rPr>
                <w:noProof/>
                <w:webHidden/>
              </w:rPr>
              <w:fldChar w:fldCharType="separate"/>
            </w:r>
            <w:r w:rsidR="00191D7C">
              <w:rPr>
                <w:noProof/>
                <w:webHidden/>
              </w:rPr>
              <w:delText>20</w:delText>
            </w:r>
            <w:r w:rsidR="0098521F">
              <w:rPr>
                <w:noProof/>
                <w:webHidden/>
              </w:rPr>
              <w:fldChar w:fldCharType="end"/>
            </w:r>
            <w:r>
              <w:rPr>
                <w:noProof/>
              </w:rPr>
              <w:fldChar w:fldCharType="end"/>
            </w:r>
          </w:del>
        </w:p>
        <w:p w14:paraId="59FE75BB" w14:textId="77777777" w:rsidR="0098521F" w:rsidRDefault="00E94B87">
          <w:pPr>
            <w:pStyle w:val="TM3"/>
            <w:tabs>
              <w:tab w:val="left" w:pos="1320"/>
              <w:tab w:val="right" w:leader="dot" w:pos="9062"/>
            </w:tabs>
            <w:rPr>
              <w:del w:id="132" w:author="Francisco Garcia" w:date="2014-05-26T10:12:00Z"/>
              <w:rFonts w:eastAsiaTheme="minorEastAsia"/>
              <w:noProof/>
              <w:lang w:eastAsia="fr-CH"/>
            </w:rPr>
          </w:pPr>
          <w:del w:id="133" w:author="Francisco Garcia" w:date="2014-05-26T10:12:00Z">
            <w:r>
              <w:fldChar w:fldCharType="begin"/>
            </w:r>
            <w:r>
              <w:delInstrText xml:space="preserve"> HYPERLINK \l "_Toc387323382" </w:delInstrText>
            </w:r>
            <w:r>
              <w:fldChar w:fldCharType="separate"/>
            </w:r>
            <w:r w:rsidR="0098521F" w:rsidRPr="00A33485">
              <w:rPr>
                <w:rStyle w:val="Lienhypertexte"/>
                <w:noProof/>
              </w:rPr>
              <w:delText>5.3.2</w:delText>
            </w:r>
            <w:r w:rsidR="0098521F">
              <w:rPr>
                <w:rFonts w:eastAsiaTheme="minorEastAsia"/>
                <w:noProof/>
                <w:lang w:eastAsia="fr-CH"/>
              </w:rPr>
              <w:tab/>
            </w:r>
            <w:r w:rsidR="0098521F" w:rsidRPr="00A33485">
              <w:rPr>
                <w:rStyle w:val="Lienhypertexte"/>
                <w:noProof/>
              </w:rPr>
              <w:delText>Utilisation</w:delText>
            </w:r>
            <w:r w:rsidR="0098521F">
              <w:rPr>
                <w:noProof/>
                <w:webHidden/>
              </w:rPr>
              <w:tab/>
            </w:r>
            <w:r w:rsidR="0098521F">
              <w:rPr>
                <w:noProof/>
                <w:webHidden/>
              </w:rPr>
              <w:fldChar w:fldCharType="begin"/>
            </w:r>
            <w:r w:rsidR="0098521F">
              <w:rPr>
                <w:noProof/>
                <w:webHidden/>
              </w:rPr>
              <w:delInstrText xml:space="preserve"> PAGEREF _Toc387323382 \h </w:delInstrText>
            </w:r>
            <w:r w:rsidR="0098521F">
              <w:rPr>
                <w:noProof/>
                <w:webHidden/>
              </w:rPr>
            </w:r>
            <w:r w:rsidR="0098521F">
              <w:rPr>
                <w:noProof/>
                <w:webHidden/>
              </w:rPr>
              <w:fldChar w:fldCharType="separate"/>
            </w:r>
            <w:r w:rsidR="00191D7C">
              <w:rPr>
                <w:noProof/>
                <w:webHidden/>
              </w:rPr>
              <w:delText>20</w:delText>
            </w:r>
            <w:r w:rsidR="0098521F">
              <w:rPr>
                <w:noProof/>
                <w:webHidden/>
              </w:rPr>
              <w:fldChar w:fldCharType="end"/>
            </w:r>
            <w:r>
              <w:rPr>
                <w:noProof/>
              </w:rPr>
              <w:fldChar w:fldCharType="end"/>
            </w:r>
          </w:del>
        </w:p>
        <w:p w14:paraId="11F77D07" w14:textId="77777777" w:rsidR="0098521F" w:rsidRDefault="00E94B87">
          <w:pPr>
            <w:pStyle w:val="TM3"/>
            <w:tabs>
              <w:tab w:val="left" w:pos="1320"/>
              <w:tab w:val="right" w:leader="dot" w:pos="9062"/>
            </w:tabs>
            <w:rPr>
              <w:del w:id="134" w:author="Francisco Garcia" w:date="2014-05-26T10:12:00Z"/>
              <w:rFonts w:eastAsiaTheme="minorEastAsia"/>
              <w:noProof/>
              <w:lang w:eastAsia="fr-CH"/>
            </w:rPr>
          </w:pPr>
          <w:del w:id="135" w:author="Francisco Garcia" w:date="2014-05-26T10:12:00Z">
            <w:r>
              <w:fldChar w:fldCharType="begin"/>
            </w:r>
            <w:r>
              <w:delInstrText xml:space="preserve"> HYPERLINK \l "_Toc387323383" </w:delInstrText>
            </w:r>
            <w:r>
              <w:fldChar w:fldCharType="separate"/>
            </w:r>
            <w:r w:rsidR="0098521F" w:rsidRPr="00A33485">
              <w:rPr>
                <w:rStyle w:val="Lienhypertexte"/>
                <w:noProof/>
              </w:rPr>
              <w:delText>5.3.3</w:delText>
            </w:r>
            <w:r w:rsidR="0098521F">
              <w:rPr>
                <w:rFonts w:eastAsiaTheme="minorEastAsia"/>
                <w:noProof/>
                <w:lang w:eastAsia="fr-CH"/>
              </w:rPr>
              <w:tab/>
            </w:r>
            <w:r w:rsidR="0098521F" w:rsidRPr="00A33485">
              <w:rPr>
                <w:rStyle w:val="Lienhypertexte"/>
                <w:noProof/>
              </w:rPr>
              <w:delText>Suppression en cascade</w:delText>
            </w:r>
            <w:r w:rsidR="0098521F">
              <w:rPr>
                <w:noProof/>
                <w:webHidden/>
              </w:rPr>
              <w:tab/>
            </w:r>
            <w:r w:rsidR="0098521F">
              <w:rPr>
                <w:noProof/>
                <w:webHidden/>
              </w:rPr>
              <w:fldChar w:fldCharType="begin"/>
            </w:r>
            <w:r w:rsidR="0098521F">
              <w:rPr>
                <w:noProof/>
                <w:webHidden/>
              </w:rPr>
              <w:delInstrText xml:space="preserve"> PAGEREF _Toc387323383 \h </w:delInstrText>
            </w:r>
            <w:r w:rsidR="0098521F">
              <w:rPr>
                <w:noProof/>
                <w:webHidden/>
              </w:rPr>
            </w:r>
            <w:r w:rsidR="0098521F">
              <w:rPr>
                <w:noProof/>
                <w:webHidden/>
              </w:rPr>
              <w:fldChar w:fldCharType="separate"/>
            </w:r>
            <w:r w:rsidR="00191D7C">
              <w:rPr>
                <w:noProof/>
                <w:webHidden/>
              </w:rPr>
              <w:delText>21</w:delText>
            </w:r>
            <w:r w:rsidR="0098521F">
              <w:rPr>
                <w:noProof/>
                <w:webHidden/>
              </w:rPr>
              <w:fldChar w:fldCharType="end"/>
            </w:r>
            <w:r>
              <w:rPr>
                <w:noProof/>
              </w:rPr>
              <w:fldChar w:fldCharType="end"/>
            </w:r>
          </w:del>
        </w:p>
        <w:p w14:paraId="5E8423D9" w14:textId="77777777" w:rsidR="0098521F" w:rsidRDefault="00E94B87">
          <w:pPr>
            <w:pStyle w:val="TM3"/>
            <w:tabs>
              <w:tab w:val="left" w:pos="1320"/>
              <w:tab w:val="right" w:leader="dot" w:pos="9062"/>
            </w:tabs>
            <w:rPr>
              <w:del w:id="136" w:author="Francisco Garcia" w:date="2014-05-26T10:12:00Z"/>
              <w:rFonts w:eastAsiaTheme="minorEastAsia"/>
              <w:noProof/>
              <w:lang w:eastAsia="fr-CH"/>
            </w:rPr>
          </w:pPr>
          <w:del w:id="137" w:author="Francisco Garcia" w:date="2014-05-26T10:12:00Z">
            <w:r>
              <w:fldChar w:fldCharType="begin"/>
            </w:r>
            <w:r>
              <w:delInstrText xml:space="preserve"> HYPERLINK \l "_Toc387323384" </w:delInstrText>
            </w:r>
            <w:r>
              <w:fldChar w:fldCharType="separate"/>
            </w:r>
            <w:r w:rsidR="0098521F" w:rsidRPr="00A33485">
              <w:rPr>
                <w:rStyle w:val="Lienhypertexte"/>
                <w:noProof/>
              </w:rPr>
              <w:delText>5.3.4</w:delText>
            </w:r>
            <w:r w:rsidR="0098521F">
              <w:rPr>
                <w:rFonts w:eastAsiaTheme="minorEastAsia"/>
                <w:noProof/>
                <w:lang w:eastAsia="fr-CH"/>
              </w:rPr>
              <w:tab/>
            </w:r>
            <w:r w:rsidR="0098521F" w:rsidRPr="00A33485">
              <w:rPr>
                <w:rStyle w:val="Lienhypertexte"/>
                <w:noProof/>
              </w:rPr>
              <w:delText>Schéma</w:delText>
            </w:r>
            <w:r w:rsidR="0098521F">
              <w:rPr>
                <w:noProof/>
                <w:webHidden/>
              </w:rPr>
              <w:tab/>
            </w:r>
            <w:r w:rsidR="0098521F">
              <w:rPr>
                <w:noProof/>
                <w:webHidden/>
              </w:rPr>
              <w:fldChar w:fldCharType="begin"/>
            </w:r>
            <w:r w:rsidR="0098521F">
              <w:rPr>
                <w:noProof/>
                <w:webHidden/>
              </w:rPr>
              <w:delInstrText xml:space="preserve"> PAGEREF _Toc387323384 \h </w:delInstrText>
            </w:r>
            <w:r w:rsidR="0098521F">
              <w:rPr>
                <w:noProof/>
                <w:webHidden/>
              </w:rPr>
            </w:r>
            <w:r w:rsidR="0098521F">
              <w:rPr>
                <w:noProof/>
                <w:webHidden/>
              </w:rPr>
              <w:fldChar w:fldCharType="separate"/>
            </w:r>
            <w:r w:rsidR="00191D7C">
              <w:rPr>
                <w:noProof/>
                <w:webHidden/>
              </w:rPr>
              <w:delText>21</w:delText>
            </w:r>
            <w:r w:rsidR="0098521F">
              <w:rPr>
                <w:noProof/>
                <w:webHidden/>
              </w:rPr>
              <w:fldChar w:fldCharType="end"/>
            </w:r>
            <w:r>
              <w:rPr>
                <w:noProof/>
              </w:rPr>
              <w:fldChar w:fldCharType="end"/>
            </w:r>
          </w:del>
        </w:p>
        <w:p w14:paraId="0E601F6A" w14:textId="77777777" w:rsidR="0098521F" w:rsidRDefault="00E94B87">
          <w:pPr>
            <w:pStyle w:val="TM3"/>
            <w:tabs>
              <w:tab w:val="left" w:pos="1320"/>
              <w:tab w:val="right" w:leader="dot" w:pos="9062"/>
            </w:tabs>
            <w:rPr>
              <w:del w:id="138" w:author="Francisco Garcia" w:date="2014-05-26T10:12:00Z"/>
              <w:rFonts w:eastAsiaTheme="minorEastAsia"/>
              <w:noProof/>
              <w:lang w:eastAsia="fr-CH"/>
            </w:rPr>
          </w:pPr>
          <w:del w:id="139" w:author="Francisco Garcia" w:date="2014-05-26T10:12:00Z">
            <w:r>
              <w:fldChar w:fldCharType="begin"/>
            </w:r>
            <w:r>
              <w:delInstrText xml:space="preserve"> HYPERLINK \l "_Toc387323385" </w:delInstrText>
            </w:r>
            <w:r>
              <w:fldChar w:fldCharType="separate"/>
            </w:r>
            <w:r w:rsidR="0098521F" w:rsidRPr="00A33485">
              <w:rPr>
                <w:rStyle w:val="Lienhypertexte"/>
                <w:noProof/>
              </w:rPr>
              <w:delText>5.3.5</w:delText>
            </w:r>
            <w:r w:rsidR="0098521F">
              <w:rPr>
                <w:rFonts w:eastAsiaTheme="minorEastAsia"/>
                <w:noProof/>
                <w:lang w:eastAsia="fr-CH"/>
              </w:rPr>
              <w:tab/>
            </w:r>
            <w:r w:rsidR="0098521F" w:rsidRPr="00A33485">
              <w:rPr>
                <w:rStyle w:val="Lienhypertexte"/>
                <w:noProof/>
              </w:rPr>
              <w:delText>Twebradio</w:delText>
            </w:r>
            <w:r w:rsidR="0098521F">
              <w:rPr>
                <w:noProof/>
                <w:webHidden/>
              </w:rPr>
              <w:tab/>
            </w:r>
            <w:r w:rsidR="0098521F">
              <w:rPr>
                <w:noProof/>
                <w:webHidden/>
              </w:rPr>
              <w:fldChar w:fldCharType="begin"/>
            </w:r>
            <w:r w:rsidR="0098521F">
              <w:rPr>
                <w:noProof/>
                <w:webHidden/>
              </w:rPr>
              <w:delInstrText xml:space="preserve"> PAGEREF _Toc387323385 \h </w:delInstrText>
            </w:r>
            <w:r w:rsidR="0098521F">
              <w:rPr>
                <w:noProof/>
                <w:webHidden/>
              </w:rPr>
            </w:r>
            <w:r w:rsidR="0098521F">
              <w:rPr>
                <w:noProof/>
                <w:webHidden/>
              </w:rPr>
              <w:fldChar w:fldCharType="separate"/>
            </w:r>
            <w:r w:rsidR="00191D7C">
              <w:rPr>
                <w:noProof/>
                <w:webHidden/>
              </w:rPr>
              <w:delText>22</w:delText>
            </w:r>
            <w:r w:rsidR="0098521F">
              <w:rPr>
                <w:noProof/>
                <w:webHidden/>
              </w:rPr>
              <w:fldChar w:fldCharType="end"/>
            </w:r>
            <w:r>
              <w:rPr>
                <w:noProof/>
              </w:rPr>
              <w:fldChar w:fldCharType="end"/>
            </w:r>
          </w:del>
        </w:p>
        <w:p w14:paraId="18A1E859" w14:textId="77777777" w:rsidR="0098521F" w:rsidRDefault="00E94B87">
          <w:pPr>
            <w:pStyle w:val="TM3"/>
            <w:tabs>
              <w:tab w:val="left" w:pos="1320"/>
              <w:tab w:val="right" w:leader="dot" w:pos="9062"/>
            </w:tabs>
            <w:rPr>
              <w:del w:id="140" w:author="Francisco Garcia" w:date="2014-05-26T10:12:00Z"/>
              <w:rFonts w:eastAsiaTheme="minorEastAsia"/>
              <w:noProof/>
              <w:lang w:eastAsia="fr-CH"/>
            </w:rPr>
          </w:pPr>
          <w:del w:id="141" w:author="Francisco Garcia" w:date="2014-05-26T10:12:00Z">
            <w:r>
              <w:lastRenderedPageBreak/>
              <w:fldChar w:fldCharType="begin"/>
            </w:r>
            <w:r>
              <w:delInstrText xml:space="preserve"> HYPERLINK \l "_Toc387323386" </w:delInstrText>
            </w:r>
            <w:r>
              <w:fldChar w:fldCharType="separate"/>
            </w:r>
            <w:r w:rsidR="0098521F" w:rsidRPr="00A33485">
              <w:rPr>
                <w:rStyle w:val="Lienhypertexte"/>
                <w:noProof/>
              </w:rPr>
              <w:delText>5.3.6</w:delText>
            </w:r>
            <w:r w:rsidR="0098521F">
              <w:rPr>
                <w:rFonts w:eastAsiaTheme="minorEastAsia"/>
                <w:noProof/>
                <w:lang w:eastAsia="fr-CH"/>
              </w:rPr>
              <w:tab/>
            </w:r>
            <w:r w:rsidR="0098521F" w:rsidRPr="00A33485">
              <w:rPr>
                <w:rStyle w:val="Lienhypertexte"/>
                <w:noProof/>
              </w:rPr>
              <w:delText>Tsever</w:delText>
            </w:r>
            <w:r w:rsidR="0098521F">
              <w:rPr>
                <w:noProof/>
                <w:webHidden/>
              </w:rPr>
              <w:tab/>
            </w:r>
            <w:r w:rsidR="0098521F">
              <w:rPr>
                <w:noProof/>
                <w:webHidden/>
              </w:rPr>
              <w:fldChar w:fldCharType="begin"/>
            </w:r>
            <w:r w:rsidR="0098521F">
              <w:rPr>
                <w:noProof/>
                <w:webHidden/>
              </w:rPr>
              <w:delInstrText xml:space="preserve"> PAGEREF _Toc387323386 \h </w:delInstrText>
            </w:r>
            <w:r w:rsidR="0098521F">
              <w:rPr>
                <w:noProof/>
                <w:webHidden/>
              </w:rPr>
            </w:r>
            <w:r w:rsidR="0098521F">
              <w:rPr>
                <w:noProof/>
                <w:webHidden/>
              </w:rPr>
              <w:fldChar w:fldCharType="separate"/>
            </w:r>
            <w:r w:rsidR="00191D7C">
              <w:rPr>
                <w:noProof/>
                <w:webHidden/>
              </w:rPr>
              <w:delText>22</w:delText>
            </w:r>
            <w:r w:rsidR="0098521F">
              <w:rPr>
                <w:noProof/>
                <w:webHidden/>
              </w:rPr>
              <w:fldChar w:fldCharType="end"/>
            </w:r>
            <w:r>
              <w:rPr>
                <w:noProof/>
              </w:rPr>
              <w:fldChar w:fldCharType="end"/>
            </w:r>
          </w:del>
        </w:p>
        <w:p w14:paraId="165B52B6" w14:textId="77777777" w:rsidR="0098521F" w:rsidRDefault="00E94B87">
          <w:pPr>
            <w:pStyle w:val="TM3"/>
            <w:tabs>
              <w:tab w:val="left" w:pos="1320"/>
              <w:tab w:val="right" w:leader="dot" w:pos="9062"/>
            </w:tabs>
            <w:rPr>
              <w:del w:id="142" w:author="Francisco Garcia" w:date="2014-05-26T10:12:00Z"/>
              <w:rFonts w:eastAsiaTheme="minorEastAsia"/>
              <w:noProof/>
              <w:lang w:eastAsia="fr-CH"/>
            </w:rPr>
          </w:pPr>
          <w:del w:id="143" w:author="Francisco Garcia" w:date="2014-05-26T10:12:00Z">
            <w:r>
              <w:fldChar w:fldCharType="begin"/>
            </w:r>
            <w:r>
              <w:delInstrText xml:space="preserve"> HYPERLINK \l "_Toc387323387" </w:delInstrText>
            </w:r>
            <w:r>
              <w:fldChar w:fldCharType="separate"/>
            </w:r>
            <w:r w:rsidR="0098521F" w:rsidRPr="00A33485">
              <w:rPr>
                <w:rStyle w:val="Lienhypertexte"/>
                <w:noProof/>
              </w:rPr>
              <w:delText>5.3.7</w:delText>
            </w:r>
            <w:r w:rsidR="0098521F">
              <w:rPr>
                <w:rFonts w:eastAsiaTheme="minorEastAsia"/>
                <w:noProof/>
                <w:lang w:eastAsia="fr-CH"/>
              </w:rPr>
              <w:tab/>
            </w:r>
            <w:r w:rsidR="0098521F" w:rsidRPr="00A33485">
              <w:rPr>
                <w:rStyle w:val="Lienhypertexte"/>
                <w:noProof/>
              </w:rPr>
              <w:delText>Tcalendar</w:delText>
            </w:r>
            <w:r w:rsidR="0098521F">
              <w:rPr>
                <w:noProof/>
                <w:webHidden/>
              </w:rPr>
              <w:tab/>
            </w:r>
            <w:r w:rsidR="0098521F">
              <w:rPr>
                <w:noProof/>
                <w:webHidden/>
              </w:rPr>
              <w:fldChar w:fldCharType="begin"/>
            </w:r>
            <w:r w:rsidR="0098521F">
              <w:rPr>
                <w:noProof/>
                <w:webHidden/>
              </w:rPr>
              <w:delInstrText xml:space="preserve"> PAGEREF _Toc387323387 \h </w:delInstrText>
            </w:r>
            <w:r w:rsidR="0098521F">
              <w:rPr>
                <w:noProof/>
                <w:webHidden/>
              </w:rPr>
            </w:r>
            <w:r w:rsidR="0098521F">
              <w:rPr>
                <w:noProof/>
                <w:webHidden/>
              </w:rPr>
              <w:fldChar w:fldCharType="separate"/>
            </w:r>
            <w:r w:rsidR="00191D7C">
              <w:rPr>
                <w:noProof/>
                <w:webHidden/>
              </w:rPr>
              <w:delText>22</w:delText>
            </w:r>
            <w:r w:rsidR="0098521F">
              <w:rPr>
                <w:noProof/>
                <w:webHidden/>
              </w:rPr>
              <w:fldChar w:fldCharType="end"/>
            </w:r>
            <w:r>
              <w:rPr>
                <w:noProof/>
              </w:rPr>
              <w:fldChar w:fldCharType="end"/>
            </w:r>
          </w:del>
        </w:p>
        <w:p w14:paraId="4880C252" w14:textId="77777777" w:rsidR="0098521F" w:rsidRDefault="00E94B87">
          <w:pPr>
            <w:pStyle w:val="TM3"/>
            <w:tabs>
              <w:tab w:val="left" w:pos="1320"/>
              <w:tab w:val="right" w:leader="dot" w:pos="9062"/>
            </w:tabs>
            <w:rPr>
              <w:del w:id="144" w:author="Francisco Garcia" w:date="2014-05-26T10:12:00Z"/>
              <w:rFonts w:eastAsiaTheme="minorEastAsia"/>
              <w:noProof/>
              <w:lang w:eastAsia="fr-CH"/>
            </w:rPr>
          </w:pPr>
          <w:del w:id="145" w:author="Francisco Garcia" w:date="2014-05-26T10:12:00Z">
            <w:r>
              <w:fldChar w:fldCharType="begin"/>
            </w:r>
            <w:r>
              <w:delInstrText xml:space="preserve"> HYPERLINK \l "_Toc387323388" </w:delInstrText>
            </w:r>
            <w:r>
              <w:fldChar w:fldCharType="separate"/>
            </w:r>
            <w:r w:rsidR="0098521F" w:rsidRPr="00A33485">
              <w:rPr>
                <w:rStyle w:val="Lienhypertexte"/>
                <w:noProof/>
              </w:rPr>
              <w:delText>5.3.8</w:delText>
            </w:r>
            <w:r w:rsidR="0098521F">
              <w:rPr>
                <w:rFonts w:eastAsiaTheme="minorEastAsia"/>
                <w:noProof/>
                <w:lang w:eastAsia="fr-CH"/>
              </w:rPr>
              <w:tab/>
            </w:r>
            <w:r w:rsidR="0098521F" w:rsidRPr="00A33485">
              <w:rPr>
                <w:rStyle w:val="Lienhypertexte"/>
                <w:noProof/>
              </w:rPr>
              <w:delText>Tcalendarevent</w:delText>
            </w:r>
            <w:r w:rsidR="0098521F">
              <w:rPr>
                <w:noProof/>
                <w:webHidden/>
              </w:rPr>
              <w:tab/>
            </w:r>
            <w:r w:rsidR="0098521F">
              <w:rPr>
                <w:noProof/>
                <w:webHidden/>
              </w:rPr>
              <w:fldChar w:fldCharType="begin"/>
            </w:r>
            <w:r w:rsidR="0098521F">
              <w:rPr>
                <w:noProof/>
                <w:webHidden/>
              </w:rPr>
              <w:delInstrText xml:space="preserve"> PAGEREF _Toc387323388 \h </w:delInstrText>
            </w:r>
            <w:r w:rsidR="0098521F">
              <w:rPr>
                <w:noProof/>
                <w:webHidden/>
              </w:rPr>
            </w:r>
            <w:r w:rsidR="0098521F">
              <w:rPr>
                <w:noProof/>
                <w:webHidden/>
              </w:rPr>
              <w:fldChar w:fldCharType="separate"/>
            </w:r>
            <w:r w:rsidR="00191D7C">
              <w:rPr>
                <w:noProof/>
                <w:webHidden/>
              </w:rPr>
              <w:delText>22</w:delText>
            </w:r>
            <w:r w:rsidR="0098521F">
              <w:rPr>
                <w:noProof/>
                <w:webHidden/>
              </w:rPr>
              <w:fldChar w:fldCharType="end"/>
            </w:r>
            <w:r>
              <w:rPr>
                <w:noProof/>
              </w:rPr>
              <w:fldChar w:fldCharType="end"/>
            </w:r>
          </w:del>
        </w:p>
        <w:p w14:paraId="0EAB9218" w14:textId="77777777" w:rsidR="0098521F" w:rsidRDefault="00E94B87">
          <w:pPr>
            <w:pStyle w:val="TM3"/>
            <w:tabs>
              <w:tab w:val="left" w:pos="1320"/>
              <w:tab w:val="right" w:leader="dot" w:pos="9062"/>
            </w:tabs>
            <w:rPr>
              <w:del w:id="146" w:author="Francisco Garcia" w:date="2014-05-26T10:12:00Z"/>
              <w:rFonts w:eastAsiaTheme="minorEastAsia"/>
              <w:noProof/>
              <w:lang w:eastAsia="fr-CH"/>
            </w:rPr>
          </w:pPr>
          <w:del w:id="147" w:author="Francisco Garcia" w:date="2014-05-26T10:12:00Z">
            <w:r>
              <w:fldChar w:fldCharType="begin"/>
            </w:r>
            <w:r>
              <w:delInstrText xml:space="preserve"> HYPERLINK \l "_Toc387323389" </w:delInstrText>
            </w:r>
            <w:r>
              <w:fldChar w:fldCharType="separate"/>
            </w:r>
            <w:r w:rsidR="0098521F" w:rsidRPr="00A33485">
              <w:rPr>
                <w:rStyle w:val="Lienhypertexte"/>
                <w:noProof/>
              </w:rPr>
              <w:delText>5.3.9</w:delText>
            </w:r>
            <w:r w:rsidR="0098521F">
              <w:rPr>
                <w:rFonts w:eastAsiaTheme="minorEastAsia"/>
                <w:noProof/>
                <w:lang w:eastAsia="fr-CH"/>
              </w:rPr>
              <w:tab/>
            </w:r>
            <w:r w:rsidR="0098521F" w:rsidRPr="00A33485">
              <w:rPr>
                <w:rStyle w:val="Lienhypertexte"/>
                <w:noProof/>
              </w:rPr>
              <w:delText>Tplaylist</w:delText>
            </w:r>
            <w:r w:rsidR="0098521F">
              <w:rPr>
                <w:noProof/>
                <w:webHidden/>
              </w:rPr>
              <w:tab/>
            </w:r>
            <w:r w:rsidR="0098521F">
              <w:rPr>
                <w:noProof/>
                <w:webHidden/>
              </w:rPr>
              <w:fldChar w:fldCharType="begin"/>
            </w:r>
            <w:r w:rsidR="0098521F">
              <w:rPr>
                <w:noProof/>
                <w:webHidden/>
              </w:rPr>
              <w:delInstrText xml:space="preserve"> PAGEREF _Toc387323389 \h </w:delInstrText>
            </w:r>
            <w:r w:rsidR="0098521F">
              <w:rPr>
                <w:noProof/>
                <w:webHidden/>
              </w:rPr>
            </w:r>
            <w:r w:rsidR="0098521F">
              <w:rPr>
                <w:noProof/>
                <w:webHidden/>
              </w:rPr>
              <w:fldChar w:fldCharType="separate"/>
            </w:r>
            <w:r w:rsidR="00191D7C">
              <w:rPr>
                <w:noProof/>
                <w:webHidden/>
              </w:rPr>
              <w:delText>23</w:delText>
            </w:r>
            <w:r w:rsidR="0098521F">
              <w:rPr>
                <w:noProof/>
                <w:webHidden/>
              </w:rPr>
              <w:fldChar w:fldCharType="end"/>
            </w:r>
            <w:r>
              <w:rPr>
                <w:noProof/>
              </w:rPr>
              <w:fldChar w:fldCharType="end"/>
            </w:r>
          </w:del>
        </w:p>
        <w:p w14:paraId="67104F13" w14:textId="77777777" w:rsidR="0098521F" w:rsidRDefault="00E94B87">
          <w:pPr>
            <w:pStyle w:val="TM3"/>
            <w:tabs>
              <w:tab w:val="left" w:pos="1320"/>
              <w:tab w:val="right" w:leader="dot" w:pos="9062"/>
            </w:tabs>
            <w:rPr>
              <w:del w:id="148" w:author="Francisco Garcia" w:date="2014-05-26T10:12:00Z"/>
              <w:rFonts w:eastAsiaTheme="minorEastAsia"/>
              <w:noProof/>
              <w:lang w:eastAsia="fr-CH"/>
            </w:rPr>
          </w:pPr>
          <w:del w:id="149" w:author="Francisco Garcia" w:date="2014-05-26T10:12:00Z">
            <w:r>
              <w:fldChar w:fldCharType="begin"/>
            </w:r>
            <w:r>
              <w:delInstrText xml:space="preserve"> HYPERLINK \l "_Toc387323390" </w:delInstrText>
            </w:r>
            <w:r>
              <w:fldChar w:fldCharType="separate"/>
            </w:r>
            <w:r w:rsidR="0098521F" w:rsidRPr="00A33485">
              <w:rPr>
                <w:rStyle w:val="Lienhypertexte"/>
                <w:noProof/>
              </w:rPr>
              <w:delText>5.3.10</w:delText>
            </w:r>
            <w:r w:rsidR="0098521F">
              <w:rPr>
                <w:rFonts w:eastAsiaTheme="minorEastAsia"/>
                <w:noProof/>
                <w:lang w:eastAsia="fr-CH"/>
              </w:rPr>
              <w:tab/>
            </w:r>
            <w:r w:rsidR="0098521F" w:rsidRPr="00A33485">
              <w:rPr>
                <w:rStyle w:val="Lienhypertexte"/>
                <w:noProof/>
              </w:rPr>
              <w:delText>Taudiotype</w:delText>
            </w:r>
            <w:r w:rsidR="0098521F">
              <w:rPr>
                <w:noProof/>
                <w:webHidden/>
              </w:rPr>
              <w:tab/>
            </w:r>
            <w:r w:rsidR="0098521F">
              <w:rPr>
                <w:noProof/>
                <w:webHidden/>
              </w:rPr>
              <w:fldChar w:fldCharType="begin"/>
            </w:r>
            <w:r w:rsidR="0098521F">
              <w:rPr>
                <w:noProof/>
                <w:webHidden/>
              </w:rPr>
              <w:delInstrText xml:space="preserve"> PAGEREF _Toc387323390 \h </w:delInstrText>
            </w:r>
            <w:r w:rsidR="0098521F">
              <w:rPr>
                <w:noProof/>
                <w:webHidden/>
              </w:rPr>
            </w:r>
            <w:r w:rsidR="0098521F">
              <w:rPr>
                <w:noProof/>
                <w:webHidden/>
              </w:rPr>
              <w:fldChar w:fldCharType="separate"/>
            </w:r>
            <w:r w:rsidR="00191D7C">
              <w:rPr>
                <w:noProof/>
                <w:webHidden/>
              </w:rPr>
              <w:delText>23</w:delText>
            </w:r>
            <w:r w:rsidR="0098521F">
              <w:rPr>
                <w:noProof/>
                <w:webHidden/>
              </w:rPr>
              <w:fldChar w:fldCharType="end"/>
            </w:r>
            <w:r>
              <w:rPr>
                <w:noProof/>
              </w:rPr>
              <w:fldChar w:fldCharType="end"/>
            </w:r>
          </w:del>
        </w:p>
        <w:p w14:paraId="77B67A1E" w14:textId="77777777" w:rsidR="0098521F" w:rsidRDefault="00E94B87">
          <w:pPr>
            <w:pStyle w:val="TM3"/>
            <w:tabs>
              <w:tab w:val="left" w:pos="1320"/>
              <w:tab w:val="right" w:leader="dot" w:pos="9062"/>
            </w:tabs>
            <w:rPr>
              <w:del w:id="150" w:author="Francisco Garcia" w:date="2014-05-26T10:12:00Z"/>
              <w:rFonts w:eastAsiaTheme="minorEastAsia"/>
              <w:noProof/>
              <w:lang w:eastAsia="fr-CH"/>
            </w:rPr>
          </w:pPr>
          <w:del w:id="151" w:author="Francisco Garcia" w:date="2014-05-26T10:12:00Z">
            <w:r>
              <w:fldChar w:fldCharType="begin"/>
            </w:r>
            <w:r>
              <w:delInstrText xml:space="preserve"> HYPERLINK \l "_Toc387323391" </w:delInstrText>
            </w:r>
            <w:r>
              <w:fldChar w:fldCharType="separate"/>
            </w:r>
            <w:r w:rsidR="0098521F" w:rsidRPr="00A33485">
              <w:rPr>
                <w:rStyle w:val="Lienhypertexte"/>
                <w:noProof/>
              </w:rPr>
              <w:delText>5.3.11</w:delText>
            </w:r>
            <w:r w:rsidR="0098521F">
              <w:rPr>
                <w:rFonts w:eastAsiaTheme="minorEastAsia"/>
                <w:noProof/>
                <w:lang w:eastAsia="fr-CH"/>
              </w:rPr>
              <w:tab/>
            </w:r>
            <w:r w:rsidR="0098521F" w:rsidRPr="00A33485">
              <w:rPr>
                <w:rStyle w:val="Lienhypertexte"/>
                <w:noProof/>
              </w:rPr>
              <w:delText>Tmusic</w:delText>
            </w:r>
            <w:r w:rsidR="0098521F">
              <w:rPr>
                <w:noProof/>
                <w:webHidden/>
              </w:rPr>
              <w:tab/>
            </w:r>
            <w:r w:rsidR="0098521F">
              <w:rPr>
                <w:noProof/>
                <w:webHidden/>
              </w:rPr>
              <w:fldChar w:fldCharType="begin"/>
            </w:r>
            <w:r w:rsidR="0098521F">
              <w:rPr>
                <w:noProof/>
                <w:webHidden/>
              </w:rPr>
              <w:delInstrText xml:space="preserve"> PAGEREF _Toc387323391 \h </w:delInstrText>
            </w:r>
            <w:r w:rsidR="0098521F">
              <w:rPr>
                <w:noProof/>
                <w:webHidden/>
              </w:rPr>
            </w:r>
            <w:r w:rsidR="0098521F">
              <w:rPr>
                <w:noProof/>
                <w:webHidden/>
              </w:rPr>
              <w:fldChar w:fldCharType="separate"/>
            </w:r>
            <w:r w:rsidR="00191D7C">
              <w:rPr>
                <w:noProof/>
                <w:webHidden/>
              </w:rPr>
              <w:delText>23</w:delText>
            </w:r>
            <w:r w:rsidR="0098521F">
              <w:rPr>
                <w:noProof/>
                <w:webHidden/>
              </w:rPr>
              <w:fldChar w:fldCharType="end"/>
            </w:r>
            <w:r>
              <w:rPr>
                <w:noProof/>
              </w:rPr>
              <w:fldChar w:fldCharType="end"/>
            </w:r>
          </w:del>
        </w:p>
        <w:p w14:paraId="2E77D885" w14:textId="77777777" w:rsidR="0098521F" w:rsidRDefault="00E94B87">
          <w:pPr>
            <w:pStyle w:val="TM3"/>
            <w:tabs>
              <w:tab w:val="left" w:pos="1320"/>
              <w:tab w:val="right" w:leader="dot" w:pos="9062"/>
            </w:tabs>
            <w:rPr>
              <w:del w:id="152" w:author="Francisco Garcia" w:date="2014-05-26T10:12:00Z"/>
              <w:rFonts w:eastAsiaTheme="minorEastAsia"/>
              <w:noProof/>
              <w:lang w:eastAsia="fr-CH"/>
            </w:rPr>
          </w:pPr>
          <w:del w:id="153" w:author="Francisco Garcia" w:date="2014-05-26T10:12:00Z">
            <w:r>
              <w:fldChar w:fldCharType="begin"/>
            </w:r>
            <w:r>
              <w:delInstrText xml:space="preserve"> HYPERLINK \l "_Toc387323392" </w:delInstrText>
            </w:r>
            <w:r>
              <w:fldChar w:fldCharType="separate"/>
            </w:r>
            <w:r w:rsidR="0098521F" w:rsidRPr="00A33485">
              <w:rPr>
                <w:rStyle w:val="Lienhypertexte"/>
                <w:noProof/>
              </w:rPr>
              <w:delText>5.3.12</w:delText>
            </w:r>
            <w:r w:rsidR="0098521F">
              <w:rPr>
                <w:rFonts w:eastAsiaTheme="minorEastAsia"/>
                <w:noProof/>
                <w:lang w:eastAsia="fr-CH"/>
              </w:rPr>
              <w:tab/>
            </w:r>
            <w:r w:rsidR="0098521F" w:rsidRPr="00A33485">
              <w:rPr>
                <w:rStyle w:val="Lienhypertexte"/>
                <w:noProof/>
              </w:rPr>
              <w:delText>Tgender</w:delText>
            </w:r>
            <w:r w:rsidR="0098521F">
              <w:rPr>
                <w:noProof/>
                <w:webHidden/>
              </w:rPr>
              <w:tab/>
            </w:r>
            <w:r w:rsidR="0098521F">
              <w:rPr>
                <w:noProof/>
                <w:webHidden/>
              </w:rPr>
              <w:fldChar w:fldCharType="begin"/>
            </w:r>
            <w:r w:rsidR="0098521F">
              <w:rPr>
                <w:noProof/>
                <w:webHidden/>
              </w:rPr>
              <w:delInstrText xml:space="preserve"> PAGEREF _Toc387323392 \h </w:delInstrText>
            </w:r>
            <w:r w:rsidR="0098521F">
              <w:rPr>
                <w:noProof/>
                <w:webHidden/>
              </w:rPr>
            </w:r>
            <w:r w:rsidR="0098521F">
              <w:rPr>
                <w:noProof/>
                <w:webHidden/>
              </w:rPr>
              <w:fldChar w:fldCharType="separate"/>
            </w:r>
            <w:r w:rsidR="00191D7C">
              <w:rPr>
                <w:noProof/>
                <w:webHidden/>
              </w:rPr>
              <w:delText>24</w:delText>
            </w:r>
            <w:r w:rsidR="0098521F">
              <w:rPr>
                <w:noProof/>
                <w:webHidden/>
              </w:rPr>
              <w:fldChar w:fldCharType="end"/>
            </w:r>
            <w:r>
              <w:rPr>
                <w:noProof/>
              </w:rPr>
              <w:fldChar w:fldCharType="end"/>
            </w:r>
          </w:del>
        </w:p>
        <w:p w14:paraId="46BA3777" w14:textId="77777777" w:rsidR="0098521F" w:rsidRDefault="00E94B87">
          <w:pPr>
            <w:pStyle w:val="TM3"/>
            <w:tabs>
              <w:tab w:val="left" w:pos="1320"/>
              <w:tab w:val="right" w:leader="dot" w:pos="9062"/>
            </w:tabs>
            <w:rPr>
              <w:del w:id="154" w:author="Francisco Garcia" w:date="2014-05-26T10:12:00Z"/>
              <w:rFonts w:eastAsiaTheme="minorEastAsia"/>
              <w:noProof/>
              <w:lang w:eastAsia="fr-CH"/>
            </w:rPr>
          </w:pPr>
          <w:del w:id="155" w:author="Francisco Garcia" w:date="2014-05-26T10:12:00Z">
            <w:r>
              <w:fldChar w:fldCharType="begin"/>
            </w:r>
            <w:r>
              <w:delInstrText xml:space="preserve"> HYPERLINK \l "_Toc387323393" </w:delInstrText>
            </w:r>
            <w:r>
              <w:fldChar w:fldCharType="separate"/>
            </w:r>
            <w:r w:rsidR="0098521F" w:rsidRPr="00A33485">
              <w:rPr>
                <w:rStyle w:val="Lienhypertexte"/>
                <w:noProof/>
              </w:rPr>
              <w:delText>5.3.13</w:delText>
            </w:r>
            <w:r w:rsidR="0098521F">
              <w:rPr>
                <w:rFonts w:eastAsiaTheme="minorEastAsia"/>
                <w:noProof/>
                <w:lang w:eastAsia="fr-CH"/>
              </w:rPr>
              <w:tab/>
            </w:r>
            <w:r w:rsidR="0098521F" w:rsidRPr="00A33485">
              <w:rPr>
                <w:rStyle w:val="Lienhypertexte"/>
                <w:noProof/>
              </w:rPr>
              <w:delText>Tplaylist_has_music</w:delText>
            </w:r>
            <w:r w:rsidR="0098521F">
              <w:rPr>
                <w:noProof/>
                <w:webHidden/>
              </w:rPr>
              <w:tab/>
            </w:r>
            <w:r w:rsidR="0098521F">
              <w:rPr>
                <w:noProof/>
                <w:webHidden/>
              </w:rPr>
              <w:fldChar w:fldCharType="begin"/>
            </w:r>
            <w:r w:rsidR="0098521F">
              <w:rPr>
                <w:noProof/>
                <w:webHidden/>
              </w:rPr>
              <w:delInstrText xml:space="preserve"> PAGEREF _Toc387323393 \h </w:delInstrText>
            </w:r>
            <w:r w:rsidR="0098521F">
              <w:rPr>
                <w:noProof/>
                <w:webHidden/>
              </w:rPr>
            </w:r>
            <w:r w:rsidR="0098521F">
              <w:rPr>
                <w:noProof/>
                <w:webHidden/>
              </w:rPr>
              <w:fldChar w:fldCharType="separate"/>
            </w:r>
            <w:r w:rsidR="00191D7C">
              <w:rPr>
                <w:noProof/>
                <w:webHidden/>
              </w:rPr>
              <w:delText>24</w:delText>
            </w:r>
            <w:r w:rsidR="0098521F">
              <w:rPr>
                <w:noProof/>
                <w:webHidden/>
              </w:rPr>
              <w:fldChar w:fldCharType="end"/>
            </w:r>
            <w:r>
              <w:rPr>
                <w:noProof/>
              </w:rPr>
              <w:fldChar w:fldCharType="end"/>
            </w:r>
          </w:del>
        </w:p>
        <w:p w14:paraId="70EE9F34" w14:textId="77777777" w:rsidR="0098521F" w:rsidRDefault="00E94B87">
          <w:pPr>
            <w:pStyle w:val="TM3"/>
            <w:tabs>
              <w:tab w:val="left" w:pos="1320"/>
              <w:tab w:val="right" w:leader="dot" w:pos="9062"/>
            </w:tabs>
            <w:rPr>
              <w:del w:id="156" w:author="Francisco Garcia" w:date="2014-05-26T10:12:00Z"/>
              <w:rFonts w:eastAsiaTheme="minorEastAsia"/>
              <w:noProof/>
              <w:lang w:eastAsia="fr-CH"/>
            </w:rPr>
          </w:pPr>
          <w:del w:id="157" w:author="Francisco Garcia" w:date="2014-05-26T10:12:00Z">
            <w:r>
              <w:fldChar w:fldCharType="begin"/>
            </w:r>
            <w:r>
              <w:delInstrText xml:space="preserve"> HYPERLINK \l "_Toc387323394" </w:delInstrText>
            </w:r>
            <w:r>
              <w:fldChar w:fldCharType="separate"/>
            </w:r>
            <w:r w:rsidR="0098521F" w:rsidRPr="00A33485">
              <w:rPr>
                <w:rStyle w:val="Lienhypertexte"/>
                <w:noProof/>
              </w:rPr>
              <w:delText>5.3.14</w:delText>
            </w:r>
            <w:r w:rsidR="0098521F">
              <w:rPr>
                <w:rFonts w:eastAsiaTheme="minorEastAsia"/>
                <w:noProof/>
                <w:lang w:eastAsia="fr-CH"/>
              </w:rPr>
              <w:tab/>
            </w:r>
            <w:r w:rsidR="0098521F" w:rsidRPr="00A33485">
              <w:rPr>
                <w:rStyle w:val="Lienhypertexte"/>
                <w:noProof/>
              </w:rPr>
              <w:delText>Thistory</w:delText>
            </w:r>
            <w:r w:rsidR="0098521F">
              <w:rPr>
                <w:noProof/>
                <w:webHidden/>
              </w:rPr>
              <w:tab/>
            </w:r>
            <w:r w:rsidR="0098521F">
              <w:rPr>
                <w:noProof/>
                <w:webHidden/>
              </w:rPr>
              <w:fldChar w:fldCharType="begin"/>
            </w:r>
            <w:r w:rsidR="0098521F">
              <w:rPr>
                <w:noProof/>
                <w:webHidden/>
              </w:rPr>
              <w:delInstrText xml:space="preserve"> PAGEREF _Toc387323394 \h </w:delInstrText>
            </w:r>
            <w:r w:rsidR="0098521F">
              <w:rPr>
                <w:noProof/>
                <w:webHidden/>
              </w:rPr>
            </w:r>
            <w:r w:rsidR="0098521F">
              <w:rPr>
                <w:noProof/>
                <w:webHidden/>
              </w:rPr>
              <w:fldChar w:fldCharType="separate"/>
            </w:r>
            <w:r w:rsidR="00191D7C">
              <w:rPr>
                <w:noProof/>
                <w:webHidden/>
              </w:rPr>
              <w:delText>24</w:delText>
            </w:r>
            <w:r w:rsidR="0098521F">
              <w:rPr>
                <w:noProof/>
                <w:webHidden/>
              </w:rPr>
              <w:fldChar w:fldCharType="end"/>
            </w:r>
            <w:r>
              <w:rPr>
                <w:noProof/>
              </w:rPr>
              <w:fldChar w:fldCharType="end"/>
            </w:r>
          </w:del>
        </w:p>
        <w:p w14:paraId="0D5E78F7" w14:textId="77777777" w:rsidR="0098521F" w:rsidRDefault="00E94B87">
          <w:pPr>
            <w:pStyle w:val="TM3"/>
            <w:tabs>
              <w:tab w:val="left" w:pos="1320"/>
              <w:tab w:val="right" w:leader="dot" w:pos="9062"/>
            </w:tabs>
            <w:rPr>
              <w:del w:id="158" w:author="Francisco Garcia" w:date="2014-05-26T10:12:00Z"/>
              <w:rFonts w:eastAsiaTheme="minorEastAsia"/>
              <w:noProof/>
              <w:lang w:eastAsia="fr-CH"/>
            </w:rPr>
          </w:pPr>
          <w:del w:id="159" w:author="Francisco Garcia" w:date="2014-05-26T10:12:00Z">
            <w:r>
              <w:fldChar w:fldCharType="begin"/>
            </w:r>
            <w:r>
              <w:delInstrText xml:space="preserve"> HYPERLINK \l "_Toc387323395" </w:delInstrText>
            </w:r>
            <w:r>
              <w:fldChar w:fldCharType="separate"/>
            </w:r>
            <w:r w:rsidR="0098521F" w:rsidRPr="00A33485">
              <w:rPr>
                <w:rStyle w:val="Lienhypertexte"/>
                <w:noProof/>
              </w:rPr>
              <w:delText>5.3.15</w:delText>
            </w:r>
            <w:r w:rsidR="0098521F">
              <w:rPr>
                <w:rFonts w:eastAsiaTheme="minorEastAsia"/>
                <w:noProof/>
                <w:lang w:eastAsia="fr-CH"/>
              </w:rPr>
              <w:tab/>
            </w:r>
            <w:r w:rsidR="0098521F" w:rsidRPr="00A33485">
              <w:rPr>
                <w:rStyle w:val="Lienhypertexte"/>
                <w:noProof/>
              </w:rPr>
              <w:delText>Ttranscoder</w:delText>
            </w:r>
            <w:r w:rsidR="0098521F">
              <w:rPr>
                <w:noProof/>
                <w:webHidden/>
              </w:rPr>
              <w:tab/>
            </w:r>
            <w:r w:rsidR="0098521F">
              <w:rPr>
                <w:noProof/>
                <w:webHidden/>
              </w:rPr>
              <w:fldChar w:fldCharType="begin"/>
            </w:r>
            <w:r w:rsidR="0098521F">
              <w:rPr>
                <w:noProof/>
                <w:webHidden/>
              </w:rPr>
              <w:delInstrText xml:space="preserve"> PAGEREF _Toc387323395 \h </w:delInstrText>
            </w:r>
            <w:r w:rsidR="0098521F">
              <w:rPr>
                <w:noProof/>
                <w:webHidden/>
              </w:rPr>
            </w:r>
            <w:r w:rsidR="0098521F">
              <w:rPr>
                <w:noProof/>
                <w:webHidden/>
              </w:rPr>
              <w:fldChar w:fldCharType="separate"/>
            </w:r>
            <w:r w:rsidR="00191D7C">
              <w:rPr>
                <w:noProof/>
                <w:webHidden/>
              </w:rPr>
              <w:delText>24</w:delText>
            </w:r>
            <w:r w:rsidR="0098521F">
              <w:rPr>
                <w:noProof/>
                <w:webHidden/>
              </w:rPr>
              <w:fldChar w:fldCharType="end"/>
            </w:r>
            <w:r>
              <w:rPr>
                <w:noProof/>
              </w:rPr>
              <w:fldChar w:fldCharType="end"/>
            </w:r>
          </w:del>
        </w:p>
        <w:p w14:paraId="7C5364EF" w14:textId="77777777" w:rsidR="0098521F" w:rsidRDefault="00E94B87">
          <w:pPr>
            <w:pStyle w:val="TM2"/>
            <w:tabs>
              <w:tab w:val="left" w:pos="880"/>
              <w:tab w:val="right" w:leader="dot" w:pos="9062"/>
            </w:tabs>
            <w:rPr>
              <w:del w:id="160" w:author="Francisco Garcia" w:date="2014-05-26T10:12:00Z"/>
              <w:rFonts w:eastAsiaTheme="minorEastAsia"/>
              <w:noProof/>
              <w:lang w:eastAsia="fr-CH"/>
            </w:rPr>
          </w:pPr>
          <w:del w:id="161" w:author="Francisco Garcia" w:date="2014-05-26T10:12:00Z">
            <w:r>
              <w:fldChar w:fldCharType="begin"/>
            </w:r>
            <w:r>
              <w:delInstrText xml:space="preserve"> HYPERLINK \l "_Toc387323396" </w:delInstrText>
            </w:r>
            <w:r>
              <w:fldChar w:fldCharType="separate"/>
            </w:r>
            <w:r w:rsidR="0098521F" w:rsidRPr="00A33485">
              <w:rPr>
                <w:rStyle w:val="Lienhypertexte"/>
                <w:noProof/>
              </w:rPr>
              <w:delText>5.4</w:delText>
            </w:r>
            <w:r w:rsidR="0098521F">
              <w:rPr>
                <w:rFonts w:eastAsiaTheme="minorEastAsia"/>
                <w:noProof/>
                <w:lang w:eastAsia="fr-CH"/>
              </w:rPr>
              <w:tab/>
            </w:r>
            <w:r w:rsidR="0098521F" w:rsidRPr="00A33485">
              <w:rPr>
                <w:rStyle w:val="Lienhypertexte"/>
                <w:noProof/>
              </w:rPr>
              <w:delText>Schéma de diffusion</w:delText>
            </w:r>
            <w:r w:rsidR="0098521F">
              <w:rPr>
                <w:noProof/>
                <w:webHidden/>
              </w:rPr>
              <w:tab/>
            </w:r>
            <w:r w:rsidR="0098521F">
              <w:rPr>
                <w:noProof/>
                <w:webHidden/>
              </w:rPr>
              <w:fldChar w:fldCharType="begin"/>
            </w:r>
            <w:r w:rsidR="0098521F">
              <w:rPr>
                <w:noProof/>
                <w:webHidden/>
              </w:rPr>
              <w:delInstrText xml:space="preserve"> PAGEREF _Toc387323396 \h </w:delInstrText>
            </w:r>
            <w:r w:rsidR="0098521F">
              <w:rPr>
                <w:noProof/>
                <w:webHidden/>
              </w:rPr>
            </w:r>
            <w:r w:rsidR="0098521F">
              <w:rPr>
                <w:noProof/>
                <w:webHidden/>
              </w:rPr>
              <w:fldChar w:fldCharType="separate"/>
            </w:r>
            <w:r w:rsidR="00191D7C">
              <w:rPr>
                <w:noProof/>
                <w:webHidden/>
              </w:rPr>
              <w:delText>25</w:delText>
            </w:r>
            <w:r w:rsidR="0098521F">
              <w:rPr>
                <w:noProof/>
                <w:webHidden/>
              </w:rPr>
              <w:fldChar w:fldCharType="end"/>
            </w:r>
            <w:r>
              <w:rPr>
                <w:noProof/>
              </w:rPr>
              <w:fldChar w:fldCharType="end"/>
            </w:r>
          </w:del>
        </w:p>
        <w:p w14:paraId="2654106C" w14:textId="77777777" w:rsidR="0098521F" w:rsidRDefault="00E94B87">
          <w:pPr>
            <w:pStyle w:val="TM3"/>
            <w:tabs>
              <w:tab w:val="left" w:pos="1320"/>
              <w:tab w:val="right" w:leader="dot" w:pos="9062"/>
            </w:tabs>
            <w:rPr>
              <w:del w:id="162" w:author="Francisco Garcia" w:date="2014-05-26T10:12:00Z"/>
              <w:rFonts w:eastAsiaTheme="minorEastAsia"/>
              <w:noProof/>
              <w:lang w:eastAsia="fr-CH"/>
            </w:rPr>
          </w:pPr>
          <w:del w:id="163" w:author="Francisco Garcia" w:date="2014-05-26T10:12:00Z">
            <w:r>
              <w:fldChar w:fldCharType="begin"/>
            </w:r>
            <w:r>
              <w:delInstrText xml:space="preserve"> HYPERLINK \l "_Toc387323397" </w:delInstrText>
            </w:r>
            <w:r>
              <w:fldChar w:fldCharType="separate"/>
            </w:r>
            <w:r w:rsidR="0098521F" w:rsidRPr="00A33485">
              <w:rPr>
                <w:rStyle w:val="Lienhypertexte"/>
                <w:noProof/>
              </w:rPr>
              <w:delText>5.4.1</w:delText>
            </w:r>
            <w:r w:rsidR="0098521F">
              <w:rPr>
                <w:rFonts w:eastAsiaTheme="minorEastAsia"/>
                <w:noProof/>
                <w:lang w:eastAsia="fr-CH"/>
              </w:rPr>
              <w:tab/>
            </w:r>
            <w:r w:rsidR="0098521F" w:rsidRPr="00A33485">
              <w:rPr>
                <w:rStyle w:val="Lienhypertexte"/>
                <w:noProof/>
              </w:rPr>
              <w:delText>Principe de base</w:delText>
            </w:r>
            <w:r w:rsidR="0098521F">
              <w:rPr>
                <w:noProof/>
                <w:webHidden/>
              </w:rPr>
              <w:tab/>
            </w:r>
            <w:r w:rsidR="0098521F">
              <w:rPr>
                <w:noProof/>
                <w:webHidden/>
              </w:rPr>
              <w:fldChar w:fldCharType="begin"/>
            </w:r>
            <w:r w:rsidR="0098521F">
              <w:rPr>
                <w:noProof/>
                <w:webHidden/>
              </w:rPr>
              <w:delInstrText xml:space="preserve"> PAGEREF _Toc387323397 \h </w:delInstrText>
            </w:r>
            <w:r w:rsidR="0098521F">
              <w:rPr>
                <w:noProof/>
                <w:webHidden/>
              </w:rPr>
            </w:r>
            <w:r w:rsidR="0098521F">
              <w:rPr>
                <w:noProof/>
                <w:webHidden/>
              </w:rPr>
              <w:fldChar w:fldCharType="separate"/>
            </w:r>
            <w:r w:rsidR="00191D7C">
              <w:rPr>
                <w:noProof/>
                <w:webHidden/>
              </w:rPr>
              <w:delText>25</w:delText>
            </w:r>
            <w:r w:rsidR="0098521F">
              <w:rPr>
                <w:noProof/>
                <w:webHidden/>
              </w:rPr>
              <w:fldChar w:fldCharType="end"/>
            </w:r>
            <w:r>
              <w:rPr>
                <w:noProof/>
              </w:rPr>
              <w:fldChar w:fldCharType="end"/>
            </w:r>
          </w:del>
        </w:p>
        <w:p w14:paraId="0206D2C9" w14:textId="77777777" w:rsidR="0098521F" w:rsidRDefault="00E94B87">
          <w:pPr>
            <w:pStyle w:val="TM3"/>
            <w:tabs>
              <w:tab w:val="left" w:pos="1320"/>
              <w:tab w:val="right" w:leader="dot" w:pos="9062"/>
            </w:tabs>
            <w:rPr>
              <w:del w:id="164" w:author="Francisco Garcia" w:date="2014-05-26T10:12:00Z"/>
              <w:rFonts w:eastAsiaTheme="minorEastAsia"/>
              <w:noProof/>
              <w:lang w:eastAsia="fr-CH"/>
            </w:rPr>
          </w:pPr>
          <w:del w:id="165" w:author="Francisco Garcia" w:date="2014-05-26T10:12:00Z">
            <w:r>
              <w:fldChar w:fldCharType="begin"/>
            </w:r>
            <w:r>
              <w:delInstrText xml:space="preserve"> HYPERLINK \l "_Toc387323398" </w:delInstrText>
            </w:r>
            <w:r>
              <w:fldChar w:fldCharType="separate"/>
            </w:r>
            <w:r w:rsidR="0098521F" w:rsidRPr="00A33485">
              <w:rPr>
                <w:rStyle w:val="Lienhypertexte"/>
                <w:noProof/>
              </w:rPr>
              <w:delText>5.4.2</w:delText>
            </w:r>
            <w:r w:rsidR="0098521F">
              <w:rPr>
                <w:rFonts w:eastAsiaTheme="minorEastAsia"/>
                <w:noProof/>
                <w:lang w:eastAsia="fr-CH"/>
              </w:rPr>
              <w:tab/>
            </w:r>
            <w:r w:rsidR="0098521F" w:rsidRPr="00A33485">
              <w:rPr>
                <w:rStyle w:val="Lienhypertexte"/>
                <w:noProof/>
              </w:rPr>
              <w:delText>Infomaniak</w:delText>
            </w:r>
            <w:r w:rsidR="0098521F">
              <w:rPr>
                <w:noProof/>
                <w:webHidden/>
              </w:rPr>
              <w:tab/>
            </w:r>
            <w:r w:rsidR="0098521F">
              <w:rPr>
                <w:noProof/>
                <w:webHidden/>
              </w:rPr>
              <w:fldChar w:fldCharType="begin"/>
            </w:r>
            <w:r w:rsidR="0098521F">
              <w:rPr>
                <w:noProof/>
                <w:webHidden/>
              </w:rPr>
              <w:delInstrText xml:space="preserve"> PAGEREF _Toc387323398 \h </w:delInstrText>
            </w:r>
            <w:r w:rsidR="0098521F">
              <w:rPr>
                <w:noProof/>
                <w:webHidden/>
              </w:rPr>
            </w:r>
            <w:r w:rsidR="0098521F">
              <w:rPr>
                <w:noProof/>
                <w:webHidden/>
              </w:rPr>
              <w:fldChar w:fldCharType="separate"/>
            </w:r>
            <w:r w:rsidR="00191D7C">
              <w:rPr>
                <w:noProof/>
                <w:webHidden/>
              </w:rPr>
              <w:delText>26</w:delText>
            </w:r>
            <w:r w:rsidR="0098521F">
              <w:rPr>
                <w:noProof/>
                <w:webHidden/>
              </w:rPr>
              <w:fldChar w:fldCharType="end"/>
            </w:r>
            <w:r>
              <w:rPr>
                <w:noProof/>
              </w:rPr>
              <w:fldChar w:fldCharType="end"/>
            </w:r>
          </w:del>
        </w:p>
        <w:p w14:paraId="5AD10A70" w14:textId="77777777" w:rsidR="0098521F" w:rsidRDefault="00E94B87">
          <w:pPr>
            <w:pStyle w:val="TM2"/>
            <w:tabs>
              <w:tab w:val="left" w:pos="880"/>
              <w:tab w:val="right" w:leader="dot" w:pos="9062"/>
            </w:tabs>
            <w:rPr>
              <w:del w:id="166" w:author="Francisco Garcia" w:date="2014-05-26T10:12:00Z"/>
              <w:rFonts w:eastAsiaTheme="minorEastAsia"/>
              <w:noProof/>
              <w:lang w:eastAsia="fr-CH"/>
            </w:rPr>
          </w:pPr>
          <w:del w:id="167" w:author="Francisco Garcia" w:date="2014-05-26T10:12:00Z">
            <w:r>
              <w:fldChar w:fldCharType="begin"/>
            </w:r>
            <w:r>
              <w:delInstrText xml:space="preserve"> HYPERLINK \l "_Toc387323399" </w:delInstrText>
            </w:r>
            <w:r>
              <w:fldChar w:fldCharType="separate"/>
            </w:r>
            <w:r w:rsidR="0098521F" w:rsidRPr="00A33485">
              <w:rPr>
                <w:rStyle w:val="Lienhypertexte"/>
                <w:noProof/>
              </w:rPr>
              <w:delText>5.5</w:delText>
            </w:r>
            <w:r w:rsidR="0098521F">
              <w:rPr>
                <w:rFonts w:eastAsiaTheme="minorEastAsia"/>
                <w:noProof/>
                <w:lang w:eastAsia="fr-CH"/>
              </w:rPr>
              <w:tab/>
            </w:r>
            <w:r w:rsidR="0098521F" w:rsidRPr="00A33485">
              <w:rPr>
                <w:rStyle w:val="Lienhypertexte"/>
                <w:noProof/>
              </w:rPr>
              <w:delText>ShoutCast</w:delText>
            </w:r>
            <w:r w:rsidR="0098521F">
              <w:rPr>
                <w:noProof/>
                <w:webHidden/>
              </w:rPr>
              <w:tab/>
            </w:r>
            <w:r w:rsidR="0098521F">
              <w:rPr>
                <w:noProof/>
                <w:webHidden/>
              </w:rPr>
              <w:fldChar w:fldCharType="begin"/>
            </w:r>
            <w:r w:rsidR="0098521F">
              <w:rPr>
                <w:noProof/>
                <w:webHidden/>
              </w:rPr>
              <w:delInstrText xml:space="preserve"> PAGEREF _Toc387323399 \h </w:delInstrText>
            </w:r>
            <w:r w:rsidR="0098521F">
              <w:rPr>
                <w:noProof/>
                <w:webHidden/>
              </w:rPr>
            </w:r>
            <w:r w:rsidR="0098521F">
              <w:rPr>
                <w:noProof/>
                <w:webHidden/>
              </w:rPr>
              <w:fldChar w:fldCharType="separate"/>
            </w:r>
            <w:r w:rsidR="00191D7C">
              <w:rPr>
                <w:noProof/>
                <w:webHidden/>
              </w:rPr>
              <w:delText>27</w:delText>
            </w:r>
            <w:r w:rsidR="0098521F">
              <w:rPr>
                <w:noProof/>
                <w:webHidden/>
              </w:rPr>
              <w:fldChar w:fldCharType="end"/>
            </w:r>
            <w:r>
              <w:rPr>
                <w:noProof/>
              </w:rPr>
              <w:fldChar w:fldCharType="end"/>
            </w:r>
          </w:del>
        </w:p>
        <w:p w14:paraId="208A44FB" w14:textId="77777777" w:rsidR="0098521F" w:rsidRDefault="00E94B87">
          <w:pPr>
            <w:pStyle w:val="TM3"/>
            <w:tabs>
              <w:tab w:val="left" w:pos="1320"/>
              <w:tab w:val="right" w:leader="dot" w:pos="9062"/>
            </w:tabs>
            <w:rPr>
              <w:del w:id="168" w:author="Francisco Garcia" w:date="2014-05-26T10:12:00Z"/>
              <w:rFonts w:eastAsiaTheme="minorEastAsia"/>
              <w:noProof/>
              <w:lang w:eastAsia="fr-CH"/>
            </w:rPr>
          </w:pPr>
          <w:del w:id="169" w:author="Francisco Garcia" w:date="2014-05-26T10:12:00Z">
            <w:r>
              <w:fldChar w:fldCharType="begin"/>
            </w:r>
            <w:r>
              <w:delInstrText xml:space="preserve"> HYPERLINK \l "_Toc387323400" </w:delInstrText>
            </w:r>
            <w:r>
              <w:fldChar w:fldCharType="separate"/>
            </w:r>
            <w:r w:rsidR="0098521F" w:rsidRPr="00A33485">
              <w:rPr>
                <w:rStyle w:val="Lienhypertexte"/>
                <w:noProof/>
              </w:rPr>
              <w:delText>5.5.1</w:delText>
            </w:r>
            <w:r w:rsidR="0098521F">
              <w:rPr>
                <w:rFonts w:eastAsiaTheme="minorEastAsia"/>
                <w:noProof/>
                <w:lang w:eastAsia="fr-CH"/>
              </w:rPr>
              <w:tab/>
            </w:r>
            <w:r w:rsidR="0098521F" w:rsidRPr="00A33485">
              <w:rPr>
                <w:rStyle w:val="Lienhypertexte"/>
                <w:noProof/>
              </w:rPr>
              <w:delText>Présentation</w:delText>
            </w:r>
            <w:r w:rsidR="0098521F">
              <w:rPr>
                <w:noProof/>
                <w:webHidden/>
              </w:rPr>
              <w:tab/>
            </w:r>
            <w:r w:rsidR="0098521F">
              <w:rPr>
                <w:noProof/>
                <w:webHidden/>
              </w:rPr>
              <w:fldChar w:fldCharType="begin"/>
            </w:r>
            <w:r w:rsidR="0098521F">
              <w:rPr>
                <w:noProof/>
                <w:webHidden/>
              </w:rPr>
              <w:delInstrText xml:space="preserve"> PAGEREF _Toc387323400 \h </w:delInstrText>
            </w:r>
            <w:r w:rsidR="0098521F">
              <w:rPr>
                <w:noProof/>
                <w:webHidden/>
              </w:rPr>
            </w:r>
            <w:r w:rsidR="0098521F">
              <w:rPr>
                <w:noProof/>
                <w:webHidden/>
              </w:rPr>
              <w:fldChar w:fldCharType="separate"/>
            </w:r>
            <w:r w:rsidR="00191D7C">
              <w:rPr>
                <w:noProof/>
                <w:webHidden/>
              </w:rPr>
              <w:delText>27</w:delText>
            </w:r>
            <w:r w:rsidR="0098521F">
              <w:rPr>
                <w:noProof/>
                <w:webHidden/>
              </w:rPr>
              <w:fldChar w:fldCharType="end"/>
            </w:r>
            <w:r>
              <w:rPr>
                <w:noProof/>
              </w:rPr>
              <w:fldChar w:fldCharType="end"/>
            </w:r>
          </w:del>
        </w:p>
        <w:p w14:paraId="738516F0" w14:textId="77777777" w:rsidR="0098521F" w:rsidRDefault="00E94B87">
          <w:pPr>
            <w:pStyle w:val="TM3"/>
            <w:tabs>
              <w:tab w:val="left" w:pos="1320"/>
              <w:tab w:val="right" w:leader="dot" w:pos="9062"/>
            </w:tabs>
            <w:rPr>
              <w:del w:id="170" w:author="Francisco Garcia" w:date="2014-05-26T10:12:00Z"/>
              <w:rFonts w:eastAsiaTheme="minorEastAsia"/>
              <w:noProof/>
              <w:lang w:eastAsia="fr-CH"/>
            </w:rPr>
          </w:pPr>
          <w:del w:id="171" w:author="Francisco Garcia" w:date="2014-05-26T10:12:00Z">
            <w:r>
              <w:fldChar w:fldCharType="begin"/>
            </w:r>
            <w:r>
              <w:delInstrText xml:space="preserve"> HYPERLINK \l "_Toc387323401" </w:delInstrText>
            </w:r>
            <w:r>
              <w:fldChar w:fldCharType="separate"/>
            </w:r>
            <w:r w:rsidR="0098521F" w:rsidRPr="00A33485">
              <w:rPr>
                <w:rStyle w:val="Lienhypertexte"/>
                <w:noProof/>
              </w:rPr>
              <w:delText>5.5.2</w:delText>
            </w:r>
            <w:r w:rsidR="0098521F">
              <w:rPr>
                <w:rFonts w:eastAsiaTheme="minorEastAsia"/>
                <w:noProof/>
                <w:lang w:eastAsia="fr-CH"/>
              </w:rPr>
              <w:tab/>
            </w:r>
            <w:r w:rsidR="0098521F" w:rsidRPr="00A33485">
              <w:rPr>
                <w:rStyle w:val="Lienhypertexte"/>
                <w:noProof/>
              </w:rPr>
              <w:delText>Pourquoi cet outil ?</w:delText>
            </w:r>
            <w:r w:rsidR="0098521F">
              <w:rPr>
                <w:noProof/>
                <w:webHidden/>
              </w:rPr>
              <w:tab/>
            </w:r>
            <w:r w:rsidR="0098521F">
              <w:rPr>
                <w:noProof/>
                <w:webHidden/>
              </w:rPr>
              <w:fldChar w:fldCharType="begin"/>
            </w:r>
            <w:r w:rsidR="0098521F">
              <w:rPr>
                <w:noProof/>
                <w:webHidden/>
              </w:rPr>
              <w:delInstrText xml:space="preserve"> PAGEREF _Toc387323401 \h </w:delInstrText>
            </w:r>
            <w:r w:rsidR="0098521F">
              <w:rPr>
                <w:noProof/>
                <w:webHidden/>
              </w:rPr>
            </w:r>
            <w:r w:rsidR="0098521F">
              <w:rPr>
                <w:noProof/>
                <w:webHidden/>
              </w:rPr>
              <w:fldChar w:fldCharType="separate"/>
            </w:r>
            <w:r w:rsidR="00191D7C">
              <w:rPr>
                <w:noProof/>
                <w:webHidden/>
              </w:rPr>
              <w:delText>27</w:delText>
            </w:r>
            <w:r w:rsidR="0098521F">
              <w:rPr>
                <w:noProof/>
                <w:webHidden/>
              </w:rPr>
              <w:fldChar w:fldCharType="end"/>
            </w:r>
            <w:r>
              <w:rPr>
                <w:noProof/>
              </w:rPr>
              <w:fldChar w:fldCharType="end"/>
            </w:r>
          </w:del>
        </w:p>
        <w:p w14:paraId="53CDF983" w14:textId="77777777" w:rsidR="0098521F" w:rsidRDefault="00E94B87">
          <w:pPr>
            <w:pStyle w:val="TM3"/>
            <w:tabs>
              <w:tab w:val="left" w:pos="1320"/>
              <w:tab w:val="right" w:leader="dot" w:pos="9062"/>
            </w:tabs>
            <w:rPr>
              <w:del w:id="172" w:author="Francisco Garcia" w:date="2014-05-26T10:12:00Z"/>
              <w:rFonts w:eastAsiaTheme="minorEastAsia"/>
              <w:noProof/>
              <w:lang w:eastAsia="fr-CH"/>
            </w:rPr>
          </w:pPr>
          <w:del w:id="173" w:author="Francisco Garcia" w:date="2014-05-26T10:12:00Z">
            <w:r>
              <w:fldChar w:fldCharType="begin"/>
            </w:r>
            <w:r>
              <w:delInstrText xml:space="preserve"> HYPERLINK \l "_Toc387323402" </w:delInstrText>
            </w:r>
            <w:r>
              <w:fldChar w:fldCharType="separate"/>
            </w:r>
            <w:r w:rsidR="0098521F" w:rsidRPr="00A33485">
              <w:rPr>
                <w:rStyle w:val="Lienhypertexte"/>
                <w:noProof/>
              </w:rPr>
              <w:delText>5.5.3</w:delText>
            </w:r>
            <w:r w:rsidR="0098521F">
              <w:rPr>
                <w:rFonts w:eastAsiaTheme="minorEastAsia"/>
                <w:noProof/>
                <w:lang w:eastAsia="fr-CH"/>
              </w:rPr>
              <w:tab/>
            </w:r>
            <w:r w:rsidR="0098521F" w:rsidRPr="00A33485">
              <w:rPr>
                <w:rStyle w:val="Lienhypertexte"/>
                <w:noProof/>
              </w:rPr>
              <w:delText>Serveur</w:delText>
            </w:r>
            <w:r w:rsidR="0098521F">
              <w:rPr>
                <w:noProof/>
                <w:webHidden/>
              </w:rPr>
              <w:tab/>
            </w:r>
            <w:r w:rsidR="0098521F">
              <w:rPr>
                <w:noProof/>
                <w:webHidden/>
              </w:rPr>
              <w:fldChar w:fldCharType="begin"/>
            </w:r>
            <w:r w:rsidR="0098521F">
              <w:rPr>
                <w:noProof/>
                <w:webHidden/>
              </w:rPr>
              <w:delInstrText xml:space="preserve"> PAGEREF _Toc387323402 \h </w:delInstrText>
            </w:r>
            <w:r w:rsidR="0098521F">
              <w:rPr>
                <w:noProof/>
                <w:webHidden/>
              </w:rPr>
            </w:r>
            <w:r w:rsidR="0098521F">
              <w:rPr>
                <w:noProof/>
                <w:webHidden/>
              </w:rPr>
              <w:fldChar w:fldCharType="separate"/>
            </w:r>
            <w:r w:rsidR="00191D7C">
              <w:rPr>
                <w:noProof/>
                <w:webHidden/>
              </w:rPr>
              <w:delText>27</w:delText>
            </w:r>
            <w:r w:rsidR="0098521F">
              <w:rPr>
                <w:noProof/>
                <w:webHidden/>
              </w:rPr>
              <w:fldChar w:fldCharType="end"/>
            </w:r>
            <w:r>
              <w:rPr>
                <w:noProof/>
              </w:rPr>
              <w:fldChar w:fldCharType="end"/>
            </w:r>
          </w:del>
        </w:p>
        <w:p w14:paraId="1FE9E80A" w14:textId="77777777" w:rsidR="0098521F" w:rsidRDefault="00E94B87">
          <w:pPr>
            <w:pStyle w:val="TM3"/>
            <w:tabs>
              <w:tab w:val="left" w:pos="1320"/>
              <w:tab w:val="right" w:leader="dot" w:pos="9062"/>
            </w:tabs>
            <w:rPr>
              <w:del w:id="174" w:author="Francisco Garcia" w:date="2014-05-26T10:12:00Z"/>
              <w:rFonts w:eastAsiaTheme="minorEastAsia"/>
              <w:noProof/>
              <w:lang w:eastAsia="fr-CH"/>
            </w:rPr>
          </w:pPr>
          <w:del w:id="175" w:author="Francisco Garcia" w:date="2014-05-26T10:12:00Z">
            <w:r>
              <w:fldChar w:fldCharType="begin"/>
            </w:r>
            <w:r>
              <w:delInstrText xml:space="preserve"> HYPERLINK \l "_Toc387323403" </w:delInstrText>
            </w:r>
            <w:r>
              <w:fldChar w:fldCharType="separate"/>
            </w:r>
            <w:r w:rsidR="0098521F" w:rsidRPr="00A33485">
              <w:rPr>
                <w:rStyle w:val="Lienhypertexte"/>
                <w:noProof/>
              </w:rPr>
              <w:delText>5.5.4</w:delText>
            </w:r>
            <w:r w:rsidR="0098521F">
              <w:rPr>
                <w:rFonts w:eastAsiaTheme="minorEastAsia"/>
                <w:noProof/>
                <w:lang w:eastAsia="fr-CH"/>
              </w:rPr>
              <w:tab/>
            </w:r>
            <w:r w:rsidR="0098521F" w:rsidRPr="00A33485">
              <w:rPr>
                <w:rStyle w:val="Lienhypertexte"/>
                <w:noProof/>
              </w:rPr>
              <w:delText>Transcoder</w:delText>
            </w:r>
            <w:r w:rsidR="0098521F">
              <w:rPr>
                <w:noProof/>
                <w:webHidden/>
              </w:rPr>
              <w:tab/>
            </w:r>
            <w:r w:rsidR="0098521F">
              <w:rPr>
                <w:noProof/>
                <w:webHidden/>
              </w:rPr>
              <w:fldChar w:fldCharType="begin"/>
            </w:r>
            <w:r w:rsidR="0098521F">
              <w:rPr>
                <w:noProof/>
                <w:webHidden/>
              </w:rPr>
              <w:delInstrText xml:space="preserve"> PAGEREF _Toc387323403 \h </w:delInstrText>
            </w:r>
            <w:r w:rsidR="0098521F">
              <w:rPr>
                <w:noProof/>
                <w:webHidden/>
              </w:rPr>
            </w:r>
            <w:r w:rsidR="0098521F">
              <w:rPr>
                <w:noProof/>
                <w:webHidden/>
              </w:rPr>
              <w:fldChar w:fldCharType="separate"/>
            </w:r>
            <w:r w:rsidR="00191D7C">
              <w:rPr>
                <w:noProof/>
                <w:webHidden/>
              </w:rPr>
              <w:delText>27</w:delText>
            </w:r>
            <w:r w:rsidR="0098521F">
              <w:rPr>
                <w:noProof/>
                <w:webHidden/>
              </w:rPr>
              <w:fldChar w:fldCharType="end"/>
            </w:r>
            <w:r>
              <w:rPr>
                <w:noProof/>
              </w:rPr>
              <w:fldChar w:fldCharType="end"/>
            </w:r>
          </w:del>
        </w:p>
        <w:p w14:paraId="6B778C1D" w14:textId="77777777" w:rsidR="0098521F" w:rsidRDefault="00E94B87">
          <w:pPr>
            <w:pStyle w:val="TM3"/>
            <w:tabs>
              <w:tab w:val="left" w:pos="1320"/>
              <w:tab w:val="right" w:leader="dot" w:pos="9062"/>
            </w:tabs>
            <w:rPr>
              <w:del w:id="176" w:author="Francisco Garcia" w:date="2014-05-26T10:12:00Z"/>
              <w:rFonts w:eastAsiaTheme="minorEastAsia"/>
              <w:noProof/>
              <w:lang w:eastAsia="fr-CH"/>
            </w:rPr>
          </w:pPr>
          <w:del w:id="177" w:author="Francisco Garcia" w:date="2014-05-26T10:12:00Z">
            <w:r>
              <w:fldChar w:fldCharType="begin"/>
            </w:r>
            <w:r>
              <w:delInstrText xml:space="preserve"> HYPERLINK \l "_Toc387323404" </w:delInstrText>
            </w:r>
            <w:r>
              <w:fldChar w:fldCharType="separate"/>
            </w:r>
            <w:r w:rsidR="0098521F" w:rsidRPr="00A33485">
              <w:rPr>
                <w:rStyle w:val="Lienhypertexte"/>
                <w:noProof/>
              </w:rPr>
              <w:delText>5.5.5</w:delText>
            </w:r>
            <w:r w:rsidR="0098521F">
              <w:rPr>
                <w:rFonts w:eastAsiaTheme="minorEastAsia"/>
                <w:noProof/>
                <w:lang w:eastAsia="fr-CH"/>
              </w:rPr>
              <w:tab/>
            </w:r>
            <w:r w:rsidR="0098521F" w:rsidRPr="00A33485">
              <w:rPr>
                <w:rStyle w:val="Lienhypertexte"/>
                <w:noProof/>
              </w:rPr>
              <w:delText>Schéma de fonctionnement résumé</w:delText>
            </w:r>
            <w:r w:rsidR="0098521F">
              <w:rPr>
                <w:noProof/>
                <w:webHidden/>
              </w:rPr>
              <w:tab/>
            </w:r>
            <w:r w:rsidR="0098521F">
              <w:rPr>
                <w:noProof/>
                <w:webHidden/>
              </w:rPr>
              <w:fldChar w:fldCharType="begin"/>
            </w:r>
            <w:r w:rsidR="0098521F">
              <w:rPr>
                <w:noProof/>
                <w:webHidden/>
              </w:rPr>
              <w:delInstrText xml:space="preserve"> PAGEREF _Toc387323404 \h </w:delInstrText>
            </w:r>
            <w:r w:rsidR="0098521F">
              <w:rPr>
                <w:noProof/>
                <w:webHidden/>
              </w:rPr>
            </w:r>
            <w:r w:rsidR="0098521F">
              <w:rPr>
                <w:noProof/>
                <w:webHidden/>
              </w:rPr>
              <w:fldChar w:fldCharType="separate"/>
            </w:r>
            <w:r w:rsidR="00191D7C">
              <w:rPr>
                <w:noProof/>
                <w:webHidden/>
              </w:rPr>
              <w:delText>28</w:delText>
            </w:r>
            <w:r w:rsidR="0098521F">
              <w:rPr>
                <w:noProof/>
                <w:webHidden/>
              </w:rPr>
              <w:fldChar w:fldCharType="end"/>
            </w:r>
            <w:r>
              <w:rPr>
                <w:noProof/>
              </w:rPr>
              <w:fldChar w:fldCharType="end"/>
            </w:r>
          </w:del>
        </w:p>
        <w:p w14:paraId="6447357C" w14:textId="77777777" w:rsidR="0098521F" w:rsidRDefault="00E94B87">
          <w:pPr>
            <w:pStyle w:val="TM2"/>
            <w:tabs>
              <w:tab w:val="left" w:pos="880"/>
              <w:tab w:val="right" w:leader="dot" w:pos="9062"/>
            </w:tabs>
            <w:rPr>
              <w:del w:id="178" w:author="Francisco Garcia" w:date="2014-05-26T10:12:00Z"/>
              <w:rFonts w:eastAsiaTheme="minorEastAsia"/>
              <w:noProof/>
              <w:lang w:eastAsia="fr-CH"/>
            </w:rPr>
          </w:pPr>
          <w:del w:id="179" w:author="Francisco Garcia" w:date="2014-05-26T10:12:00Z">
            <w:r>
              <w:fldChar w:fldCharType="begin"/>
            </w:r>
            <w:r>
              <w:delInstrText xml:space="preserve"> HYPERLINK \l "_Toc387323405" </w:delInstrText>
            </w:r>
            <w:r>
              <w:fldChar w:fldCharType="separate"/>
            </w:r>
            <w:r w:rsidR="0098521F" w:rsidRPr="00A33485">
              <w:rPr>
                <w:rStyle w:val="Lienhypertexte"/>
                <w:noProof/>
              </w:rPr>
              <w:delText>5.6</w:delText>
            </w:r>
            <w:r w:rsidR="0098521F">
              <w:rPr>
                <w:rFonts w:eastAsiaTheme="minorEastAsia"/>
                <w:noProof/>
                <w:lang w:eastAsia="fr-CH"/>
              </w:rPr>
              <w:tab/>
            </w:r>
            <w:r w:rsidR="0098521F" w:rsidRPr="00A33485">
              <w:rPr>
                <w:rStyle w:val="Lienhypertexte"/>
                <w:noProof/>
              </w:rPr>
              <w:delText>Structures des dossiers/fichiers</w:delText>
            </w:r>
            <w:r w:rsidR="0098521F">
              <w:rPr>
                <w:noProof/>
                <w:webHidden/>
              </w:rPr>
              <w:tab/>
            </w:r>
            <w:r w:rsidR="0098521F">
              <w:rPr>
                <w:noProof/>
                <w:webHidden/>
              </w:rPr>
              <w:fldChar w:fldCharType="begin"/>
            </w:r>
            <w:r w:rsidR="0098521F">
              <w:rPr>
                <w:noProof/>
                <w:webHidden/>
              </w:rPr>
              <w:delInstrText xml:space="preserve"> PAGEREF _Toc387323405 \h </w:delInstrText>
            </w:r>
            <w:r w:rsidR="0098521F">
              <w:rPr>
                <w:noProof/>
                <w:webHidden/>
              </w:rPr>
            </w:r>
            <w:r w:rsidR="0098521F">
              <w:rPr>
                <w:noProof/>
                <w:webHidden/>
              </w:rPr>
              <w:fldChar w:fldCharType="separate"/>
            </w:r>
            <w:r w:rsidR="00191D7C">
              <w:rPr>
                <w:noProof/>
                <w:webHidden/>
              </w:rPr>
              <w:delText>29</w:delText>
            </w:r>
            <w:r w:rsidR="0098521F">
              <w:rPr>
                <w:noProof/>
                <w:webHidden/>
              </w:rPr>
              <w:fldChar w:fldCharType="end"/>
            </w:r>
            <w:r>
              <w:rPr>
                <w:noProof/>
              </w:rPr>
              <w:fldChar w:fldCharType="end"/>
            </w:r>
          </w:del>
        </w:p>
        <w:p w14:paraId="1ADBC71E" w14:textId="77777777" w:rsidR="0098521F" w:rsidRDefault="00E94B87">
          <w:pPr>
            <w:pStyle w:val="TM3"/>
            <w:tabs>
              <w:tab w:val="left" w:pos="1320"/>
              <w:tab w:val="right" w:leader="dot" w:pos="9062"/>
            </w:tabs>
            <w:rPr>
              <w:del w:id="180" w:author="Francisco Garcia" w:date="2014-05-26T10:12:00Z"/>
              <w:rFonts w:eastAsiaTheme="minorEastAsia"/>
              <w:noProof/>
              <w:lang w:eastAsia="fr-CH"/>
            </w:rPr>
          </w:pPr>
          <w:del w:id="181" w:author="Francisco Garcia" w:date="2014-05-26T10:12:00Z">
            <w:r>
              <w:fldChar w:fldCharType="begin"/>
            </w:r>
            <w:r>
              <w:delInstrText xml:space="preserve"> HYPERLINK \l "_Toc387323406" </w:delInstrText>
            </w:r>
            <w:r>
              <w:fldChar w:fldCharType="separate"/>
            </w:r>
            <w:r w:rsidR="0098521F" w:rsidRPr="00A33485">
              <w:rPr>
                <w:rStyle w:val="Lienhypertexte"/>
                <w:noProof/>
              </w:rPr>
              <w:delText>5.6.1</w:delText>
            </w:r>
            <w:r w:rsidR="0098521F">
              <w:rPr>
                <w:rFonts w:eastAsiaTheme="minorEastAsia"/>
                <w:noProof/>
                <w:lang w:eastAsia="fr-CH"/>
              </w:rPr>
              <w:tab/>
            </w:r>
            <w:r w:rsidR="0098521F" w:rsidRPr="00A33485">
              <w:rPr>
                <w:rStyle w:val="Lienhypertexte"/>
                <w:noProof/>
              </w:rPr>
              <w:delText>Schéma</w:delText>
            </w:r>
            <w:r w:rsidR="0098521F">
              <w:rPr>
                <w:noProof/>
                <w:webHidden/>
              </w:rPr>
              <w:tab/>
            </w:r>
            <w:r w:rsidR="0098521F">
              <w:rPr>
                <w:noProof/>
                <w:webHidden/>
              </w:rPr>
              <w:fldChar w:fldCharType="begin"/>
            </w:r>
            <w:r w:rsidR="0098521F">
              <w:rPr>
                <w:noProof/>
                <w:webHidden/>
              </w:rPr>
              <w:delInstrText xml:space="preserve"> PAGEREF _Toc387323406 \h </w:delInstrText>
            </w:r>
            <w:r w:rsidR="0098521F">
              <w:rPr>
                <w:noProof/>
                <w:webHidden/>
              </w:rPr>
            </w:r>
            <w:r w:rsidR="0098521F">
              <w:rPr>
                <w:noProof/>
                <w:webHidden/>
              </w:rPr>
              <w:fldChar w:fldCharType="separate"/>
            </w:r>
            <w:r w:rsidR="00191D7C">
              <w:rPr>
                <w:noProof/>
                <w:webHidden/>
              </w:rPr>
              <w:delText>29</w:delText>
            </w:r>
            <w:r w:rsidR="0098521F">
              <w:rPr>
                <w:noProof/>
                <w:webHidden/>
              </w:rPr>
              <w:fldChar w:fldCharType="end"/>
            </w:r>
            <w:r>
              <w:rPr>
                <w:noProof/>
              </w:rPr>
              <w:fldChar w:fldCharType="end"/>
            </w:r>
          </w:del>
        </w:p>
        <w:p w14:paraId="7C72810B" w14:textId="77777777" w:rsidR="0098521F" w:rsidRDefault="00E94B87">
          <w:pPr>
            <w:pStyle w:val="TM3"/>
            <w:tabs>
              <w:tab w:val="left" w:pos="1320"/>
              <w:tab w:val="right" w:leader="dot" w:pos="9062"/>
            </w:tabs>
            <w:rPr>
              <w:del w:id="182" w:author="Francisco Garcia" w:date="2014-05-26T10:12:00Z"/>
              <w:rFonts w:eastAsiaTheme="minorEastAsia"/>
              <w:noProof/>
              <w:lang w:eastAsia="fr-CH"/>
            </w:rPr>
          </w:pPr>
          <w:del w:id="183" w:author="Francisco Garcia" w:date="2014-05-26T10:12:00Z">
            <w:r>
              <w:fldChar w:fldCharType="begin"/>
            </w:r>
            <w:r>
              <w:delInstrText xml:space="preserve"> HYPERLINK \l "_Toc387323407" </w:delInstrText>
            </w:r>
            <w:r>
              <w:fldChar w:fldCharType="separate"/>
            </w:r>
            <w:r w:rsidR="0098521F" w:rsidRPr="00A33485">
              <w:rPr>
                <w:rStyle w:val="Lienhypertexte"/>
                <w:noProof/>
              </w:rPr>
              <w:delText>5.6.2</w:delText>
            </w:r>
            <w:r w:rsidR="0098521F">
              <w:rPr>
                <w:rFonts w:eastAsiaTheme="minorEastAsia"/>
                <w:noProof/>
                <w:lang w:eastAsia="fr-CH"/>
              </w:rPr>
              <w:tab/>
            </w:r>
            <w:r w:rsidR="0098521F" w:rsidRPr="00A33485">
              <w:rPr>
                <w:rStyle w:val="Lienhypertexte"/>
                <w:noProof/>
              </w:rPr>
              <w:delText>Exécutables Shoutcast</w:delText>
            </w:r>
            <w:r w:rsidR="0098521F">
              <w:rPr>
                <w:noProof/>
                <w:webHidden/>
              </w:rPr>
              <w:tab/>
            </w:r>
            <w:r w:rsidR="0098521F">
              <w:rPr>
                <w:noProof/>
                <w:webHidden/>
              </w:rPr>
              <w:fldChar w:fldCharType="begin"/>
            </w:r>
            <w:r w:rsidR="0098521F">
              <w:rPr>
                <w:noProof/>
                <w:webHidden/>
              </w:rPr>
              <w:delInstrText xml:space="preserve"> PAGEREF _Toc387323407 \h </w:delInstrText>
            </w:r>
            <w:r w:rsidR="0098521F">
              <w:rPr>
                <w:noProof/>
                <w:webHidden/>
              </w:rPr>
            </w:r>
            <w:r w:rsidR="0098521F">
              <w:rPr>
                <w:noProof/>
                <w:webHidden/>
              </w:rPr>
              <w:fldChar w:fldCharType="separate"/>
            </w:r>
            <w:r w:rsidR="00191D7C">
              <w:rPr>
                <w:noProof/>
                <w:webHidden/>
              </w:rPr>
              <w:delText>30</w:delText>
            </w:r>
            <w:r w:rsidR="0098521F">
              <w:rPr>
                <w:noProof/>
                <w:webHidden/>
              </w:rPr>
              <w:fldChar w:fldCharType="end"/>
            </w:r>
            <w:r>
              <w:rPr>
                <w:noProof/>
              </w:rPr>
              <w:fldChar w:fldCharType="end"/>
            </w:r>
          </w:del>
        </w:p>
        <w:p w14:paraId="4FCD7736" w14:textId="77777777" w:rsidR="0098521F" w:rsidRDefault="00E94B87">
          <w:pPr>
            <w:pStyle w:val="TM2"/>
            <w:tabs>
              <w:tab w:val="left" w:pos="880"/>
              <w:tab w:val="right" w:leader="dot" w:pos="9062"/>
            </w:tabs>
            <w:rPr>
              <w:del w:id="184" w:author="Francisco Garcia" w:date="2014-05-26T10:12:00Z"/>
              <w:rFonts w:eastAsiaTheme="minorEastAsia"/>
              <w:noProof/>
              <w:lang w:eastAsia="fr-CH"/>
            </w:rPr>
          </w:pPr>
          <w:del w:id="185" w:author="Francisco Garcia" w:date="2014-05-26T10:12:00Z">
            <w:r>
              <w:fldChar w:fldCharType="begin"/>
            </w:r>
            <w:r>
              <w:delInstrText xml:space="preserve"> HYPERLINK \l "_Toc387323408" </w:delInstrText>
            </w:r>
            <w:r>
              <w:fldChar w:fldCharType="separate"/>
            </w:r>
            <w:r w:rsidR="0098521F" w:rsidRPr="00A33485">
              <w:rPr>
                <w:rStyle w:val="Lienhypertexte"/>
                <w:noProof/>
              </w:rPr>
              <w:delText>5.7</w:delText>
            </w:r>
            <w:r w:rsidR="0098521F">
              <w:rPr>
                <w:rFonts w:eastAsiaTheme="minorEastAsia"/>
                <w:noProof/>
                <w:lang w:eastAsia="fr-CH"/>
              </w:rPr>
              <w:tab/>
            </w:r>
            <w:r w:rsidR="0098521F" w:rsidRPr="00A33485">
              <w:rPr>
                <w:rStyle w:val="Lienhypertexte"/>
                <w:noProof/>
              </w:rPr>
              <w:delText>Initialisation de l’application</w:delText>
            </w:r>
            <w:r w:rsidR="0098521F">
              <w:rPr>
                <w:noProof/>
                <w:webHidden/>
              </w:rPr>
              <w:tab/>
            </w:r>
            <w:r w:rsidR="0098521F">
              <w:rPr>
                <w:noProof/>
                <w:webHidden/>
              </w:rPr>
              <w:fldChar w:fldCharType="begin"/>
            </w:r>
            <w:r w:rsidR="0098521F">
              <w:rPr>
                <w:noProof/>
                <w:webHidden/>
              </w:rPr>
              <w:delInstrText xml:space="preserve"> PAGEREF _Toc387323408 \h </w:delInstrText>
            </w:r>
            <w:r w:rsidR="0098521F">
              <w:rPr>
                <w:noProof/>
                <w:webHidden/>
              </w:rPr>
            </w:r>
            <w:r w:rsidR="0098521F">
              <w:rPr>
                <w:noProof/>
                <w:webHidden/>
              </w:rPr>
              <w:fldChar w:fldCharType="separate"/>
            </w:r>
            <w:r w:rsidR="00191D7C">
              <w:rPr>
                <w:noProof/>
                <w:webHidden/>
              </w:rPr>
              <w:delText>31</w:delText>
            </w:r>
            <w:r w:rsidR="0098521F">
              <w:rPr>
                <w:noProof/>
                <w:webHidden/>
              </w:rPr>
              <w:fldChar w:fldCharType="end"/>
            </w:r>
            <w:r>
              <w:rPr>
                <w:noProof/>
              </w:rPr>
              <w:fldChar w:fldCharType="end"/>
            </w:r>
          </w:del>
        </w:p>
        <w:p w14:paraId="186321F8" w14:textId="77777777" w:rsidR="0098521F" w:rsidRDefault="00E94B87">
          <w:pPr>
            <w:pStyle w:val="TM2"/>
            <w:tabs>
              <w:tab w:val="left" w:pos="880"/>
              <w:tab w:val="right" w:leader="dot" w:pos="9062"/>
            </w:tabs>
            <w:rPr>
              <w:del w:id="186" w:author="Francisco Garcia" w:date="2014-05-26T10:12:00Z"/>
              <w:rFonts w:eastAsiaTheme="minorEastAsia"/>
              <w:noProof/>
              <w:lang w:eastAsia="fr-CH"/>
            </w:rPr>
          </w:pPr>
          <w:del w:id="187" w:author="Francisco Garcia" w:date="2014-05-26T10:12:00Z">
            <w:r>
              <w:fldChar w:fldCharType="begin"/>
            </w:r>
            <w:r>
              <w:delInstrText xml:space="preserve"> HYPERLINK \l "_Toc387323409" </w:delInstrText>
            </w:r>
            <w:r>
              <w:fldChar w:fldCharType="separate"/>
            </w:r>
            <w:r w:rsidR="0098521F" w:rsidRPr="00A33485">
              <w:rPr>
                <w:rStyle w:val="Lienhypertexte"/>
                <w:noProof/>
              </w:rPr>
              <w:delText>5.8</w:delText>
            </w:r>
            <w:r w:rsidR="0098521F">
              <w:rPr>
                <w:rFonts w:eastAsiaTheme="minorEastAsia"/>
                <w:noProof/>
                <w:lang w:eastAsia="fr-CH"/>
              </w:rPr>
              <w:tab/>
            </w:r>
            <w:r w:rsidR="0098521F" w:rsidRPr="00A33485">
              <w:rPr>
                <w:rStyle w:val="Lienhypertexte"/>
                <w:noProof/>
              </w:rPr>
              <w:delText>Gestion des processus</w:delText>
            </w:r>
            <w:r w:rsidR="0098521F">
              <w:rPr>
                <w:noProof/>
                <w:webHidden/>
              </w:rPr>
              <w:tab/>
            </w:r>
            <w:r w:rsidR="0098521F">
              <w:rPr>
                <w:noProof/>
                <w:webHidden/>
              </w:rPr>
              <w:fldChar w:fldCharType="begin"/>
            </w:r>
            <w:r w:rsidR="0098521F">
              <w:rPr>
                <w:noProof/>
                <w:webHidden/>
              </w:rPr>
              <w:delInstrText xml:space="preserve"> PAGEREF _Toc387323409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2E1AE848" w14:textId="77777777" w:rsidR="0098521F" w:rsidRDefault="00E94B87">
          <w:pPr>
            <w:pStyle w:val="TM2"/>
            <w:tabs>
              <w:tab w:val="left" w:pos="880"/>
              <w:tab w:val="right" w:leader="dot" w:pos="9062"/>
            </w:tabs>
            <w:rPr>
              <w:del w:id="188" w:author="Francisco Garcia" w:date="2014-05-26T10:12:00Z"/>
              <w:rFonts w:eastAsiaTheme="minorEastAsia"/>
              <w:noProof/>
              <w:lang w:eastAsia="fr-CH"/>
            </w:rPr>
          </w:pPr>
          <w:del w:id="189" w:author="Francisco Garcia" w:date="2014-05-26T10:12:00Z">
            <w:r>
              <w:fldChar w:fldCharType="begin"/>
            </w:r>
            <w:r>
              <w:delInstrText xml:space="preserve"> HYPERLINK \l "_Toc387323410" </w:delInstrText>
            </w:r>
            <w:r>
              <w:fldChar w:fldCharType="separate"/>
            </w:r>
            <w:r w:rsidR="0098521F" w:rsidRPr="00A33485">
              <w:rPr>
                <w:rStyle w:val="Lienhypertexte"/>
                <w:noProof/>
              </w:rPr>
              <w:delText>5.9</w:delText>
            </w:r>
            <w:r w:rsidR="0098521F">
              <w:rPr>
                <w:rFonts w:eastAsiaTheme="minorEastAsia"/>
                <w:noProof/>
                <w:lang w:eastAsia="fr-CH"/>
              </w:rPr>
              <w:tab/>
            </w:r>
            <w:r w:rsidR="0098521F" w:rsidRPr="00A33485">
              <w:rPr>
                <w:rStyle w:val="Lienhypertexte"/>
                <w:noProof/>
              </w:rPr>
              <w:delText>Webradio</w:delText>
            </w:r>
            <w:r w:rsidR="0098521F">
              <w:rPr>
                <w:noProof/>
                <w:webHidden/>
              </w:rPr>
              <w:tab/>
            </w:r>
            <w:r w:rsidR="0098521F">
              <w:rPr>
                <w:noProof/>
                <w:webHidden/>
              </w:rPr>
              <w:fldChar w:fldCharType="begin"/>
            </w:r>
            <w:r w:rsidR="0098521F">
              <w:rPr>
                <w:noProof/>
                <w:webHidden/>
              </w:rPr>
              <w:delInstrText xml:space="preserve"> PAGEREF _Toc387323410 \h </w:delInstrText>
            </w:r>
            <w:r w:rsidR="0098521F">
              <w:rPr>
                <w:noProof/>
                <w:webHidden/>
              </w:rPr>
            </w:r>
            <w:r w:rsidR="0098521F">
              <w:rPr>
                <w:noProof/>
                <w:webHidden/>
              </w:rPr>
              <w:fldChar w:fldCharType="separate"/>
            </w:r>
            <w:r w:rsidR="00191D7C">
              <w:rPr>
                <w:noProof/>
                <w:webHidden/>
              </w:rPr>
              <w:delText>32</w:delText>
            </w:r>
            <w:r w:rsidR="0098521F">
              <w:rPr>
                <w:noProof/>
                <w:webHidden/>
              </w:rPr>
              <w:fldChar w:fldCharType="end"/>
            </w:r>
            <w:r>
              <w:rPr>
                <w:noProof/>
              </w:rPr>
              <w:fldChar w:fldCharType="end"/>
            </w:r>
          </w:del>
        </w:p>
        <w:p w14:paraId="594DED0B" w14:textId="77777777" w:rsidR="0098521F" w:rsidRDefault="00E94B87">
          <w:pPr>
            <w:pStyle w:val="TM3"/>
            <w:tabs>
              <w:tab w:val="left" w:pos="1320"/>
              <w:tab w:val="right" w:leader="dot" w:pos="9062"/>
            </w:tabs>
            <w:rPr>
              <w:del w:id="190" w:author="Francisco Garcia" w:date="2014-05-26T10:12:00Z"/>
              <w:rFonts w:eastAsiaTheme="minorEastAsia"/>
              <w:noProof/>
              <w:lang w:eastAsia="fr-CH"/>
            </w:rPr>
          </w:pPr>
          <w:del w:id="191" w:author="Francisco Garcia" w:date="2014-05-26T10:12:00Z">
            <w:r>
              <w:fldChar w:fldCharType="begin"/>
            </w:r>
            <w:r>
              <w:delInstrText xml:space="preserve"> HYPERLINK \l "_Toc387323411" </w:delInstrText>
            </w:r>
            <w:r>
              <w:fldChar w:fldCharType="separate"/>
            </w:r>
            <w:r w:rsidR="0098521F" w:rsidRPr="00A33485">
              <w:rPr>
                <w:rStyle w:val="Lienhypertexte"/>
                <w:noProof/>
              </w:rPr>
              <w:delText>5.9.1</w:delText>
            </w:r>
            <w:r w:rsidR="0098521F">
              <w:rPr>
                <w:rFonts w:eastAsiaTheme="minorEastAsia"/>
                <w:noProof/>
                <w:lang w:eastAsia="fr-CH"/>
              </w:rPr>
              <w:tab/>
            </w:r>
            <w:r w:rsidR="0098521F" w:rsidRPr="00A33485">
              <w:rPr>
                <w:rStyle w:val="Lienhypertexte"/>
                <w:noProof/>
              </w:rPr>
              <w:delText>Classes associée</w:delText>
            </w:r>
            <w:r w:rsidR="0098521F">
              <w:rPr>
                <w:noProof/>
                <w:webHidden/>
              </w:rPr>
              <w:tab/>
            </w:r>
            <w:r w:rsidR="0098521F">
              <w:rPr>
                <w:noProof/>
                <w:webHidden/>
              </w:rPr>
              <w:fldChar w:fldCharType="begin"/>
            </w:r>
            <w:r w:rsidR="0098521F">
              <w:rPr>
                <w:noProof/>
                <w:webHidden/>
              </w:rPr>
              <w:delInstrText xml:space="preserve"> PAGEREF _Toc387323411 \h </w:delInstrText>
            </w:r>
            <w:r w:rsidR="0098521F">
              <w:rPr>
                <w:noProof/>
                <w:webHidden/>
              </w:rPr>
            </w:r>
            <w:r w:rsidR="0098521F">
              <w:rPr>
                <w:noProof/>
                <w:webHidden/>
              </w:rPr>
              <w:fldChar w:fldCharType="separate"/>
            </w:r>
            <w:r w:rsidR="00191D7C">
              <w:rPr>
                <w:noProof/>
                <w:webHidden/>
              </w:rPr>
              <w:delText>32</w:delText>
            </w:r>
            <w:r w:rsidR="0098521F">
              <w:rPr>
                <w:noProof/>
                <w:webHidden/>
              </w:rPr>
              <w:fldChar w:fldCharType="end"/>
            </w:r>
            <w:r>
              <w:rPr>
                <w:noProof/>
              </w:rPr>
              <w:fldChar w:fldCharType="end"/>
            </w:r>
          </w:del>
        </w:p>
        <w:p w14:paraId="1D8BA580" w14:textId="77777777" w:rsidR="0098521F" w:rsidRDefault="00E94B87">
          <w:pPr>
            <w:pStyle w:val="TM3"/>
            <w:tabs>
              <w:tab w:val="left" w:pos="1320"/>
              <w:tab w:val="right" w:leader="dot" w:pos="9062"/>
            </w:tabs>
            <w:rPr>
              <w:del w:id="192" w:author="Francisco Garcia" w:date="2014-05-26T10:12:00Z"/>
              <w:rFonts w:eastAsiaTheme="minorEastAsia"/>
              <w:noProof/>
              <w:lang w:eastAsia="fr-CH"/>
            </w:rPr>
          </w:pPr>
          <w:del w:id="193" w:author="Francisco Garcia" w:date="2014-05-26T10:12:00Z">
            <w:r>
              <w:fldChar w:fldCharType="begin"/>
            </w:r>
            <w:r>
              <w:delInstrText xml:space="preserve"> HYPERLINK \l "_Toc387323412" </w:delInstrText>
            </w:r>
            <w:r>
              <w:fldChar w:fldCharType="separate"/>
            </w:r>
            <w:r w:rsidR="0098521F" w:rsidRPr="00A33485">
              <w:rPr>
                <w:rStyle w:val="Lienhypertexte"/>
                <w:noProof/>
              </w:rPr>
              <w:delText>5.9.2</w:delText>
            </w:r>
            <w:r w:rsidR="0098521F">
              <w:rPr>
                <w:rFonts w:eastAsiaTheme="minorEastAsia"/>
                <w:noProof/>
                <w:lang w:eastAsia="fr-CH"/>
              </w:rPr>
              <w:tab/>
            </w:r>
            <w:r w:rsidR="0098521F" w:rsidRPr="00A33485">
              <w:rPr>
                <w:rStyle w:val="Lienhypertexte"/>
                <w:noProof/>
              </w:rPr>
              <w:delText>Affichage des webradios disponibles</w:delText>
            </w:r>
            <w:r w:rsidR="0098521F">
              <w:rPr>
                <w:noProof/>
                <w:webHidden/>
              </w:rPr>
              <w:tab/>
            </w:r>
            <w:r w:rsidR="0098521F">
              <w:rPr>
                <w:noProof/>
                <w:webHidden/>
              </w:rPr>
              <w:fldChar w:fldCharType="begin"/>
            </w:r>
            <w:r w:rsidR="0098521F">
              <w:rPr>
                <w:noProof/>
                <w:webHidden/>
              </w:rPr>
              <w:delInstrText xml:space="preserve"> PAGEREF _Toc387323412 \h </w:delInstrText>
            </w:r>
            <w:r w:rsidR="0098521F">
              <w:rPr>
                <w:noProof/>
                <w:webHidden/>
              </w:rPr>
            </w:r>
            <w:r w:rsidR="0098521F">
              <w:rPr>
                <w:noProof/>
                <w:webHidden/>
              </w:rPr>
              <w:fldChar w:fldCharType="separate"/>
            </w:r>
            <w:r w:rsidR="00191D7C">
              <w:rPr>
                <w:noProof/>
                <w:webHidden/>
              </w:rPr>
              <w:delText>32</w:delText>
            </w:r>
            <w:r w:rsidR="0098521F">
              <w:rPr>
                <w:noProof/>
                <w:webHidden/>
              </w:rPr>
              <w:fldChar w:fldCharType="end"/>
            </w:r>
            <w:r>
              <w:rPr>
                <w:noProof/>
              </w:rPr>
              <w:fldChar w:fldCharType="end"/>
            </w:r>
          </w:del>
        </w:p>
        <w:p w14:paraId="1158E590" w14:textId="77777777" w:rsidR="0098521F" w:rsidRDefault="00E94B87">
          <w:pPr>
            <w:pStyle w:val="TM3"/>
            <w:tabs>
              <w:tab w:val="left" w:pos="1320"/>
              <w:tab w:val="right" w:leader="dot" w:pos="9062"/>
            </w:tabs>
            <w:rPr>
              <w:del w:id="194" w:author="Francisco Garcia" w:date="2014-05-26T10:12:00Z"/>
              <w:rFonts w:eastAsiaTheme="minorEastAsia"/>
              <w:noProof/>
              <w:lang w:eastAsia="fr-CH"/>
            </w:rPr>
          </w:pPr>
          <w:del w:id="195" w:author="Francisco Garcia" w:date="2014-05-26T10:12:00Z">
            <w:r>
              <w:fldChar w:fldCharType="begin"/>
            </w:r>
            <w:r>
              <w:delInstrText xml:space="preserve"> HYPERLINK \l "_Toc387323413" </w:delInstrText>
            </w:r>
            <w:r>
              <w:fldChar w:fldCharType="separate"/>
            </w:r>
            <w:r w:rsidR="0098521F" w:rsidRPr="00A33485">
              <w:rPr>
                <w:rStyle w:val="Lienhypertexte"/>
                <w:noProof/>
              </w:rPr>
              <w:delText>5.9.3</w:delText>
            </w:r>
            <w:r w:rsidR="0098521F">
              <w:rPr>
                <w:rFonts w:eastAsiaTheme="minorEastAsia"/>
                <w:noProof/>
                <w:lang w:eastAsia="fr-CH"/>
              </w:rPr>
              <w:tab/>
            </w:r>
            <w:r w:rsidR="0098521F" w:rsidRPr="00A33485">
              <w:rPr>
                <w:rStyle w:val="Lienhypertexte"/>
                <w:noProof/>
              </w:rPr>
              <w:delText>Création</w:delText>
            </w:r>
            <w:r w:rsidR="0098521F">
              <w:rPr>
                <w:noProof/>
                <w:webHidden/>
              </w:rPr>
              <w:tab/>
            </w:r>
            <w:r w:rsidR="0098521F">
              <w:rPr>
                <w:noProof/>
                <w:webHidden/>
              </w:rPr>
              <w:fldChar w:fldCharType="begin"/>
            </w:r>
            <w:r w:rsidR="0098521F">
              <w:rPr>
                <w:noProof/>
                <w:webHidden/>
              </w:rPr>
              <w:delInstrText xml:space="preserve"> PAGEREF _Toc387323413 \h </w:delInstrText>
            </w:r>
            <w:r w:rsidR="0098521F">
              <w:rPr>
                <w:noProof/>
                <w:webHidden/>
              </w:rPr>
            </w:r>
            <w:r w:rsidR="0098521F">
              <w:rPr>
                <w:noProof/>
                <w:webHidden/>
              </w:rPr>
              <w:fldChar w:fldCharType="separate"/>
            </w:r>
            <w:r w:rsidR="00191D7C">
              <w:rPr>
                <w:noProof/>
                <w:webHidden/>
              </w:rPr>
              <w:delText>33</w:delText>
            </w:r>
            <w:r w:rsidR="0098521F">
              <w:rPr>
                <w:noProof/>
                <w:webHidden/>
              </w:rPr>
              <w:fldChar w:fldCharType="end"/>
            </w:r>
            <w:r>
              <w:rPr>
                <w:noProof/>
              </w:rPr>
              <w:fldChar w:fldCharType="end"/>
            </w:r>
          </w:del>
        </w:p>
        <w:p w14:paraId="1A6B726C" w14:textId="77777777" w:rsidR="0098521F" w:rsidRDefault="00E94B87">
          <w:pPr>
            <w:pStyle w:val="TM3"/>
            <w:tabs>
              <w:tab w:val="left" w:pos="1320"/>
              <w:tab w:val="right" w:leader="dot" w:pos="9062"/>
            </w:tabs>
            <w:rPr>
              <w:del w:id="196" w:author="Francisco Garcia" w:date="2014-05-26T10:12:00Z"/>
              <w:rFonts w:eastAsiaTheme="minorEastAsia"/>
              <w:noProof/>
              <w:lang w:eastAsia="fr-CH"/>
            </w:rPr>
          </w:pPr>
          <w:del w:id="197" w:author="Francisco Garcia" w:date="2014-05-26T10:12:00Z">
            <w:r>
              <w:fldChar w:fldCharType="begin"/>
            </w:r>
            <w:r>
              <w:delInstrText xml:space="preserve"> HYPERLINK \l "_Toc387323414" </w:delInstrText>
            </w:r>
            <w:r>
              <w:fldChar w:fldCharType="separate"/>
            </w:r>
            <w:r w:rsidR="0098521F" w:rsidRPr="00A33485">
              <w:rPr>
                <w:rStyle w:val="Lienhypertexte"/>
                <w:noProof/>
              </w:rPr>
              <w:delText>5.9.4</w:delText>
            </w:r>
            <w:r w:rsidR="0098521F">
              <w:rPr>
                <w:rFonts w:eastAsiaTheme="minorEastAsia"/>
                <w:noProof/>
                <w:lang w:eastAsia="fr-CH"/>
              </w:rPr>
              <w:tab/>
            </w:r>
            <w:r w:rsidR="0098521F" w:rsidRPr="00A33485">
              <w:rPr>
                <w:rStyle w:val="Lienhypertexte"/>
                <w:noProof/>
              </w:rPr>
              <w:delText>Chargement</w:delText>
            </w:r>
            <w:r w:rsidR="0098521F">
              <w:rPr>
                <w:noProof/>
                <w:webHidden/>
              </w:rPr>
              <w:tab/>
            </w:r>
            <w:r w:rsidR="0098521F">
              <w:rPr>
                <w:noProof/>
                <w:webHidden/>
              </w:rPr>
              <w:fldChar w:fldCharType="begin"/>
            </w:r>
            <w:r w:rsidR="0098521F">
              <w:rPr>
                <w:noProof/>
                <w:webHidden/>
              </w:rPr>
              <w:delInstrText xml:space="preserve"> PAGEREF _Toc387323414 \h </w:delInstrText>
            </w:r>
            <w:r w:rsidR="0098521F">
              <w:rPr>
                <w:noProof/>
                <w:webHidden/>
              </w:rPr>
            </w:r>
            <w:r w:rsidR="0098521F">
              <w:rPr>
                <w:noProof/>
                <w:webHidden/>
              </w:rPr>
              <w:fldChar w:fldCharType="separate"/>
            </w:r>
            <w:r w:rsidR="00191D7C">
              <w:rPr>
                <w:noProof/>
                <w:webHidden/>
              </w:rPr>
              <w:delText>34</w:delText>
            </w:r>
            <w:r w:rsidR="0098521F">
              <w:rPr>
                <w:noProof/>
                <w:webHidden/>
              </w:rPr>
              <w:fldChar w:fldCharType="end"/>
            </w:r>
            <w:r>
              <w:rPr>
                <w:noProof/>
              </w:rPr>
              <w:fldChar w:fldCharType="end"/>
            </w:r>
          </w:del>
        </w:p>
        <w:p w14:paraId="27115A0D" w14:textId="77777777" w:rsidR="0098521F" w:rsidRDefault="00E94B87">
          <w:pPr>
            <w:pStyle w:val="TM3"/>
            <w:tabs>
              <w:tab w:val="left" w:pos="1320"/>
              <w:tab w:val="right" w:leader="dot" w:pos="9062"/>
            </w:tabs>
            <w:rPr>
              <w:del w:id="198" w:author="Francisco Garcia" w:date="2014-05-26T10:12:00Z"/>
              <w:rFonts w:eastAsiaTheme="minorEastAsia"/>
              <w:noProof/>
              <w:lang w:eastAsia="fr-CH"/>
            </w:rPr>
          </w:pPr>
          <w:del w:id="199" w:author="Francisco Garcia" w:date="2014-05-26T10:12:00Z">
            <w:r>
              <w:fldChar w:fldCharType="begin"/>
            </w:r>
            <w:r>
              <w:delInstrText xml:space="preserve"> HYPERLINK \l "_Toc387323415" </w:delInstrText>
            </w:r>
            <w:r>
              <w:fldChar w:fldCharType="separate"/>
            </w:r>
            <w:r w:rsidR="0098521F" w:rsidRPr="00A33485">
              <w:rPr>
                <w:rStyle w:val="Lienhypertexte"/>
                <w:noProof/>
              </w:rPr>
              <w:delText>5.9.5</w:delText>
            </w:r>
            <w:r w:rsidR="0098521F">
              <w:rPr>
                <w:rFonts w:eastAsiaTheme="minorEastAsia"/>
                <w:noProof/>
                <w:lang w:eastAsia="fr-CH"/>
              </w:rPr>
              <w:tab/>
            </w:r>
            <w:r w:rsidR="0098521F" w:rsidRPr="00A33485">
              <w:rPr>
                <w:rStyle w:val="Lienhypertexte"/>
                <w:noProof/>
              </w:rPr>
              <w:delText>Duplication</w:delText>
            </w:r>
            <w:r w:rsidR="0098521F">
              <w:rPr>
                <w:noProof/>
                <w:webHidden/>
              </w:rPr>
              <w:tab/>
            </w:r>
            <w:r w:rsidR="0098521F">
              <w:rPr>
                <w:noProof/>
                <w:webHidden/>
              </w:rPr>
              <w:fldChar w:fldCharType="begin"/>
            </w:r>
            <w:r w:rsidR="0098521F">
              <w:rPr>
                <w:noProof/>
                <w:webHidden/>
              </w:rPr>
              <w:delInstrText xml:space="preserve"> PAGEREF _Toc387323415 \h </w:delInstrText>
            </w:r>
            <w:r w:rsidR="0098521F">
              <w:rPr>
                <w:noProof/>
                <w:webHidden/>
              </w:rPr>
            </w:r>
            <w:r w:rsidR="0098521F">
              <w:rPr>
                <w:noProof/>
                <w:webHidden/>
              </w:rPr>
              <w:fldChar w:fldCharType="separate"/>
            </w:r>
            <w:r w:rsidR="00191D7C">
              <w:rPr>
                <w:noProof/>
                <w:webHidden/>
              </w:rPr>
              <w:delText>35</w:delText>
            </w:r>
            <w:r w:rsidR="0098521F">
              <w:rPr>
                <w:noProof/>
                <w:webHidden/>
              </w:rPr>
              <w:fldChar w:fldCharType="end"/>
            </w:r>
            <w:r>
              <w:rPr>
                <w:noProof/>
              </w:rPr>
              <w:fldChar w:fldCharType="end"/>
            </w:r>
          </w:del>
        </w:p>
        <w:p w14:paraId="5FB85CC4" w14:textId="77777777" w:rsidR="0098521F" w:rsidRDefault="00E94B87">
          <w:pPr>
            <w:pStyle w:val="TM3"/>
            <w:tabs>
              <w:tab w:val="left" w:pos="1320"/>
              <w:tab w:val="right" w:leader="dot" w:pos="9062"/>
            </w:tabs>
            <w:rPr>
              <w:del w:id="200" w:author="Francisco Garcia" w:date="2014-05-26T10:12:00Z"/>
              <w:rFonts w:eastAsiaTheme="minorEastAsia"/>
              <w:noProof/>
              <w:lang w:eastAsia="fr-CH"/>
            </w:rPr>
          </w:pPr>
          <w:del w:id="201" w:author="Francisco Garcia" w:date="2014-05-26T10:12:00Z">
            <w:r>
              <w:fldChar w:fldCharType="begin"/>
            </w:r>
            <w:r>
              <w:delInstrText xml:space="preserve"> HYPERLINK \l "_Toc387323416" </w:delInstrText>
            </w:r>
            <w:r>
              <w:fldChar w:fldCharType="separate"/>
            </w:r>
            <w:r w:rsidR="0098521F" w:rsidRPr="00A33485">
              <w:rPr>
                <w:rStyle w:val="Lienhypertexte"/>
                <w:noProof/>
              </w:rPr>
              <w:delText>5.9.6</w:delText>
            </w:r>
            <w:r w:rsidR="0098521F">
              <w:rPr>
                <w:rFonts w:eastAsiaTheme="minorEastAsia"/>
                <w:noProof/>
                <w:lang w:eastAsia="fr-CH"/>
              </w:rPr>
              <w:tab/>
            </w:r>
            <w:r w:rsidR="0098521F" w:rsidRPr="00A33485">
              <w:rPr>
                <w:rStyle w:val="Lienhypertexte"/>
                <w:noProof/>
              </w:rPr>
              <w:delText>Suppression</w:delText>
            </w:r>
            <w:r w:rsidR="0098521F">
              <w:rPr>
                <w:noProof/>
                <w:webHidden/>
              </w:rPr>
              <w:tab/>
            </w:r>
            <w:r w:rsidR="0098521F">
              <w:rPr>
                <w:noProof/>
                <w:webHidden/>
              </w:rPr>
              <w:fldChar w:fldCharType="begin"/>
            </w:r>
            <w:r w:rsidR="0098521F">
              <w:rPr>
                <w:noProof/>
                <w:webHidden/>
              </w:rPr>
              <w:delInstrText xml:space="preserve"> PAGEREF _Toc387323416 \h </w:delInstrText>
            </w:r>
            <w:r w:rsidR="0098521F">
              <w:rPr>
                <w:noProof/>
                <w:webHidden/>
              </w:rPr>
            </w:r>
            <w:r w:rsidR="0098521F">
              <w:rPr>
                <w:noProof/>
                <w:webHidden/>
              </w:rPr>
              <w:fldChar w:fldCharType="separate"/>
            </w:r>
            <w:r w:rsidR="00191D7C">
              <w:rPr>
                <w:noProof/>
                <w:webHidden/>
              </w:rPr>
              <w:delText>36</w:delText>
            </w:r>
            <w:r w:rsidR="0098521F">
              <w:rPr>
                <w:noProof/>
                <w:webHidden/>
              </w:rPr>
              <w:fldChar w:fldCharType="end"/>
            </w:r>
            <w:r>
              <w:rPr>
                <w:noProof/>
              </w:rPr>
              <w:fldChar w:fldCharType="end"/>
            </w:r>
          </w:del>
        </w:p>
        <w:p w14:paraId="3ECBC650" w14:textId="77777777" w:rsidR="0098521F" w:rsidRDefault="00E94B87">
          <w:pPr>
            <w:pStyle w:val="TM3"/>
            <w:tabs>
              <w:tab w:val="left" w:pos="1320"/>
              <w:tab w:val="right" w:leader="dot" w:pos="9062"/>
            </w:tabs>
            <w:rPr>
              <w:del w:id="202" w:author="Francisco Garcia" w:date="2014-05-26T10:12:00Z"/>
              <w:rFonts w:eastAsiaTheme="minorEastAsia"/>
              <w:noProof/>
              <w:lang w:eastAsia="fr-CH"/>
            </w:rPr>
          </w:pPr>
          <w:del w:id="203" w:author="Francisco Garcia" w:date="2014-05-26T10:12:00Z">
            <w:r>
              <w:fldChar w:fldCharType="begin"/>
            </w:r>
            <w:r>
              <w:delInstrText xml:space="preserve"> HYPERLINK \l "_Toc387323417" </w:delInstrText>
            </w:r>
            <w:r>
              <w:fldChar w:fldCharType="separate"/>
            </w:r>
            <w:r w:rsidR="0098521F" w:rsidRPr="00A33485">
              <w:rPr>
                <w:rStyle w:val="Lienhypertexte"/>
                <w:noProof/>
              </w:rPr>
              <w:delText>5.9.7</w:delText>
            </w:r>
            <w:r w:rsidR="0098521F">
              <w:rPr>
                <w:rFonts w:eastAsiaTheme="minorEastAsia"/>
                <w:noProof/>
                <w:lang w:eastAsia="fr-CH"/>
              </w:rPr>
              <w:tab/>
            </w:r>
            <w:r w:rsidR="0098521F" w:rsidRPr="00A33485">
              <w:rPr>
                <w:rStyle w:val="Lienhypertexte"/>
                <w:noProof/>
              </w:rPr>
              <w:delText>Génération des configurations</w:delText>
            </w:r>
            <w:r w:rsidR="0098521F">
              <w:rPr>
                <w:noProof/>
                <w:webHidden/>
              </w:rPr>
              <w:tab/>
            </w:r>
            <w:r w:rsidR="0098521F">
              <w:rPr>
                <w:noProof/>
                <w:webHidden/>
              </w:rPr>
              <w:fldChar w:fldCharType="begin"/>
            </w:r>
            <w:r w:rsidR="0098521F">
              <w:rPr>
                <w:noProof/>
                <w:webHidden/>
              </w:rPr>
              <w:delInstrText xml:space="preserve"> PAGEREF _Toc387323417 \h </w:delInstrText>
            </w:r>
            <w:r w:rsidR="0098521F">
              <w:rPr>
                <w:noProof/>
                <w:webHidden/>
              </w:rPr>
            </w:r>
            <w:r w:rsidR="0098521F">
              <w:rPr>
                <w:noProof/>
                <w:webHidden/>
              </w:rPr>
              <w:fldChar w:fldCharType="separate"/>
            </w:r>
            <w:r w:rsidR="00191D7C">
              <w:rPr>
                <w:noProof/>
                <w:webHidden/>
              </w:rPr>
              <w:delText>36</w:delText>
            </w:r>
            <w:r w:rsidR="0098521F">
              <w:rPr>
                <w:noProof/>
                <w:webHidden/>
              </w:rPr>
              <w:fldChar w:fldCharType="end"/>
            </w:r>
            <w:r>
              <w:rPr>
                <w:noProof/>
              </w:rPr>
              <w:fldChar w:fldCharType="end"/>
            </w:r>
          </w:del>
        </w:p>
        <w:p w14:paraId="2A83AF40" w14:textId="77777777" w:rsidR="0098521F" w:rsidRDefault="00E94B87">
          <w:pPr>
            <w:pStyle w:val="TM2"/>
            <w:tabs>
              <w:tab w:val="left" w:pos="880"/>
              <w:tab w:val="right" w:leader="dot" w:pos="9062"/>
            </w:tabs>
            <w:rPr>
              <w:del w:id="204" w:author="Francisco Garcia" w:date="2014-05-26T10:12:00Z"/>
              <w:rFonts w:eastAsiaTheme="minorEastAsia"/>
              <w:noProof/>
              <w:lang w:eastAsia="fr-CH"/>
            </w:rPr>
          </w:pPr>
          <w:del w:id="205" w:author="Francisco Garcia" w:date="2014-05-26T10:12:00Z">
            <w:r>
              <w:fldChar w:fldCharType="begin"/>
            </w:r>
            <w:r>
              <w:delInstrText xml:space="preserve"> HYPERLINK \l "_Toc387323418" </w:delInstrText>
            </w:r>
            <w:r>
              <w:fldChar w:fldCharType="separate"/>
            </w:r>
            <w:r w:rsidR="0098521F" w:rsidRPr="00A33485">
              <w:rPr>
                <w:rStyle w:val="Lienhypertexte"/>
                <w:noProof/>
              </w:rPr>
              <w:delText>5.10</w:delText>
            </w:r>
            <w:r w:rsidR="0098521F">
              <w:rPr>
                <w:rFonts w:eastAsiaTheme="minorEastAsia"/>
                <w:noProof/>
                <w:lang w:eastAsia="fr-CH"/>
              </w:rPr>
              <w:tab/>
            </w:r>
            <w:r w:rsidR="0098521F" w:rsidRPr="00A33485">
              <w:rPr>
                <w:rStyle w:val="Lienhypertexte"/>
                <w:noProof/>
              </w:rPr>
              <w:delText>Bibliothèque</w:delText>
            </w:r>
            <w:r w:rsidR="0098521F">
              <w:rPr>
                <w:noProof/>
                <w:webHidden/>
              </w:rPr>
              <w:tab/>
            </w:r>
            <w:r w:rsidR="0098521F">
              <w:rPr>
                <w:noProof/>
                <w:webHidden/>
              </w:rPr>
              <w:fldChar w:fldCharType="begin"/>
            </w:r>
            <w:r w:rsidR="0098521F">
              <w:rPr>
                <w:noProof/>
                <w:webHidden/>
              </w:rPr>
              <w:delInstrText xml:space="preserve"> PAGEREF _Toc387323418 \h </w:delInstrText>
            </w:r>
            <w:r w:rsidR="0098521F">
              <w:rPr>
                <w:noProof/>
                <w:webHidden/>
              </w:rPr>
            </w:r>
            <w:r w:rsidR="0098521F">
              <w:rPr>
                <w:noProof/>
                <w:webHidden/>
              </w:rPr>
              <w:fldChar w:fldCharType="separate"/>
            </w:r>
            <w:r w:rsidR="00191D7C">
              <w:rPr>
                <w:noProof/>
                <w:webHidden/>
              </w:rPr>
              <w:delText>38</w:delText>
            </w:r>
            <w:r w:rsidR="0098521F">
              <w:rPr>
                <w:noProof/>
                <w:webHidden/>
              </w:rPr>
              <w:fldChar w:fldCharType="end"/>
            </w:r>
            <w:r>
              <w:rPr>
                <w:noProof/>
              </w:rPr>
              <w:fldChar w:fldCharType="end"/>
            </w:r>
          </w:del>
        </w:p>
        <w:p w14:paraId="18E6E8F8" w14:textId="77777777" w:rsidR="0098521F" w:rsidRDefault="00E94B87">
          <w:pPr>
            <w:pStyle w:val="TM3"/>
            <w:tabs>
              <w:tab w:val="left" w:pos="1320"/>
              <w:tab w:val="right" w:leader="dot" w:pos="9062"/>
            </w:tabs>
            <w:rPr>
              <w:del w:id="206" w:author="Francisco Garcia" w:date="2014-05-26T10:12:00Z"/>
              <w:rFonts w:eastAsiaTheme="minorEastAsia"/>
              <w:noProof/>
              <w:lang w:eastAsia="fr-CH"/>
            </w:rPr>
          </w:pPr>
          <w:del w:id="207" w:author="Francisco Garcia" w:date="2014-05-26T10:12:00Z">
            <w:r>
              <w:fldChar w:fldCharType="begin"/>
            </w:r>
            <w:r>
              <w:delInstrText xml:space="preserve"> HYPERLINK \l "_Toc387323419" </w:delInstrText>
            </w:r>
            <w:r>
              <w:fldChar w:fldCharType="separate"/>
            </w:r>
            <w:r w:rsidR="0098521F" w:rsidRPr="00A33485">
              <w:rPr>
                <w:rStyle w:val="Lienhypertexte"/>
                <w:noProof/>
              </w:rPr>
              <w:delText>5.10.1</w:delText>
            </w:r>
            <w:r w:rsidR="0098521F">
              <w:rPr>
                <w:rFonts w:eastAsiaTheme="minorEastAsia"/>
                <w:noProof/>
                <w:lang w:eastAsia="fr-CH"/>
              </w:rPr>
              <w:tab/>
            </w:r>
            <w:r w:rsidR="0098521F" w:rsidRPr="00A33485">
              <w:rPr>
                <w:rStyle w:val="Lienhypertexte"/>
                <w:noProof/>
              </w:rPr>
              <w:delText>Classes utilisées</w:delText>
            </w:r>
            <w:r w:rsidR="0098521F">
              <w:rPr>
                <w:noProof/>
                <w:webHidden/>
              </w:rPr>
              <w:tab/>
            </w:r>
            <w:r w:rsidR="0098521F">
              <w:rPr>
                <w:noProof/>
                <w:webHidden/>
              </w:rPr>
              <w:fldChar w:fldCharType="begin"/>
            </w:r>
            <w:r w:rsidR="0098521F">
              <w:rPr>
                <w:noProof/>
                <w:webHidden/>
              </w:rPr>
              <w:delInstrText xml:space="preserve"> PAGEREF _Toc387323419 \h </w:delInstrText>
            </w:r>
            <w:r w:rsidR="0098521F">
              <w:rPr>
                <w:noProof/>
                <w:webHidden/>
              </w:rPr>
            </w:r>
            <w:r w:rsidR="0098521F">
              <w:rPr>
                <w:noProof/>
                <w:webHidden/>
              </w:rPr>
              <w:fldChar w:fldCharType="separate"/>
            </w:r>
            <w:r w:rsidR="00191D7C">
              <w:rPr>
                <w:noProof/>
                <w:webHidden/>
              </w:rPr>
              <w:delText>38</w:delText>
            </w:r>
            <w:r w:rsidR="0098521F">
              <w:rPr>
                <w:noProof/>
                <w:webHidden/>
              </w:rPr>
              <w:fldChar w:fldCharType="end"/>
            </w:r>
            <w:r>
              <w:rPr>
                <w:noProof/>
              </w:rPr>
              <w:fldChar w:fldCharType="end"/>
            </w:r>
          </w:del>
        </w:p>
        <w:p w14:paraId="6D8426D7" w14:textId="77777777" w:rsidR="0098521F" w:rsidRDefault="00E94B87">
          <w:pPr>
            <w:pStyle w:val="TM3"/>
            <w:tabs>
              <w:tab w:val="left" w:pos="1320"/>
              <w:tab w:val="right" w:leader="dot" w:pos="9062"/>
            </w:tabs>
            <w:rPr>
              <w:del w:id="208" w:author="Francisco Garcia" w:date="2014-05-26T10:12:00Z"/>
              <w:rFonts w:eastAsiaTheme="minorEastAsia"/>
              <w:noProof/>
              <w:lang w:eastAsia="fr-CH"/>
            </w:rPr>
          </w:pPr>
          <w:del w:id="209" w:author="Francisco Garcia" w:date="2014-05-26T10:12:00Z">
            <w:r>
              <w:lastRenderedPageBreak/>
              <w:fldChar w:fldCharType="begin"/>
            </w:r>
            <w:r>
              <w:delInstrText xml:space="preserve"> HYPERLINK \l "_Toc387323420" </w:delInstrText>
            </w:r>
            <w:r>
              <w:fldChar w:fldCharType="separate"/>
            </w:r>
            <w:r w:rsidR="0098521F" w:rsidRPr="00A33485">
              <w:rPr>
                <w:rStyle w:val="Lienhypertexte"/>
                <w:noProof/>
              </w:rPr>
              <w:delText>5.10.2</w:delText>
            </w:r>
            <w:r w:rsidR="0098521F">
              <w:rPr>
                <w:rFonts w:eastAsiaTheme="minorEastAsia"/>
                <w:noProof/>
                <w:lang w:eastAsia="fr-CH"/>
              </w:rPr>
              <w:tab/>
            </w:r>
            <w:r w:rsidR="0098521F" w:rsidRPr="00A33485">
              <w:rPr>
                <w:rStyle w:val="Lienhypertexte"/>
                <w:noProof/>
              </w:rPr>
              <w:delText>MP3</w:delText>
            </w:r>
            <w:r w:rsidR="0098521F">
              <w:rPr>
                <w:noProof/>
                <w:webHidden/>
              </w:rPr>
              <w:tab/>
            </w:r>
            <w:r w:rsidR="0098521F">
              <w:rPr>
                <w:noProof/>
                <w:webHidden/>
              </w:rPr>
              <w:fldChar w:fldCharType="begin"/>
            </w:r>
            <w:r w:rsidR="0098521F">
              <w:rPr>
                <w:noProof/>
                <w:webHidden/>
              </w:rPr>
              <w:delInstrText xml:space="preserve"> PAGEREF _Toc387323420 \h </w:delInstrText>
            </w:r>
            <w:r w:rsidR="0098521F">
              <w:rPr>
                <w:noProof/>
                <w:webHidden/>
              </w:rPr>
            </w:r>
            <w:r w:rsidR="0098521F">
              <w:rPr>
                <w:noProof/>
                <w:webHidden/>
              </w:rPr>
              <w:fldChar w:fldCharType="separate"/>
            </w:r>
            <w:r w:rsidR="00191D7C">
              <w:rPr>
                <w:noProof/>
                <w:webHidden/>
              </w:rPr>
              <w:delText>38</w:delText>
            </w:r>
            <w:r w:rsidR="0098521F">
              <w:rPr>
                <w:noProof/>
                <w:webHidden/>
              </w:rPr>
              <w:fldChar w:fldCharType="end"/>
            </w:r>
            <w:r>
              <w:rPr>
                <w:noProof/>
              </w:rPr>
              <w:fldChar w:fldCharType="end"/>
            </w:r>
          </w:del>
        </w:p>
        <w:p w14:paraId="01D30184" w14:textId="77777777" w:rsidR="0098521F" w:rsidRDefault="00E94B87">
          <w:pPr>
            <w:pStyle w:val="TM3"/>
            <w:tabs>
              <w:tab w:val="left" w:pos="1320"/>
              <w:tab w:val="right" w:leader="dot" w:pos="9062"/>
            </w:tabs>
            <w:rPr>
              <w:del w:id="210" w:author="Francisco Garcia" w:date="2014-05-26T10:12:00Z"/>
              <w:rFonts w:eastAsiaTheme="minorEastAsia"/>
              <w:noProof/>
              <w:lang w:eastAsia="fr-CH"/>
            </w:rPr>
          </w:pPr>
          <w:del w:id="211" w:author="Francisco Garcia" w:date="2014-05-26T10:12:00Z">
            <w:r>
              <w:fldChar w:fldCharType="begin"/>
            </w:r>
            <w:r>
              <w:delInstrText xml:space="preserve"> HYPERLINK \l "_Toc387323421" </w:delInstrText>
            </w:r>
            <w:r>
              <w:fldChar w:fldCharType="separate"/>
            </w:r>
            <w:r w:rsidR="0098521F" w:rsidRPr="00A33485">
              <w:rPr>
                <w:rStyle w:val="Lienhypertexte"/>
                <w:noProof/>
              </w:rPr>
              <w:delText>5.10.3</w:delText>
            </w:r>
            <w:r w:rsidR="0098521F">
              <w:rPr>
                <w:rFonts w:eastAsiaTheme="minorEastAsia"/>
                <w:noProof/>
                <w:lang w:eastAsia="fr-CH"/>
              </w:rPr>
              <w:tab/>
            </w:r>
            <w:r w:rsidR="0098521F" w:rsidRPr="00A33485">
              <w:rPr>
                <w:rStyle w:val="Lienhypertexte"/>
                <w:noProof/>
              </w:rPr>
              <w:delText>Importation</w:delText>
            </w:r>
            <w:r w:rsidR="0098521F">
              <w:rPr>
                <w:noProof/>
                <w:webHidden/>
              </w:rPr>
              <w:tab/>
            </w:r>
            <w:r w:rsidR="0098521F">
              <w:rPr>
                <w:noProof/>
                <w:webHidden/>
              </w:rPr>
              <w:fldChar w:fldCharType="begin"/>
            </w:r>
            <w:r w:rsidR="0098521F">
              <w:rPr>
                <w:noProof/>
                <w:webHidden/>
              </w:rPr>
              <w:delInstrText xml:space="preserve"> PAGEREF _Toc387323421 \h </w:delInstrText>
            </w:r>
            <w:r w:rsidR="0098521F">
              <w:rPr>
                <w:noProof/>
                <w:webHidden/>
              </w:rPr>
            </w:r>
            <w:r w:rsidR="0098521F">
              <w:rPr>
                <w:noProof/>
                <w:webHidden/>
              </w:rPr>
              <w:fldChar w:fldCharType="separate"/>
            </w:r>
            <w:r w:rsidR="00191D7C">
              <w:rPr>
                <w:noProof/>
                <w:webHidden/>
              </w:rPr>
              <w:delText>38</w:delText>
            </w:r>
            <w:r w:rsidR="0098521F">
              <w:rPr>
                <w:noProof/>
                <w:webHidden/>
              </w:rPr>
              <w:fldChar w:fldCharType="end"/>
            </w:r>
            <w:r>
              <w:rPr>
                <w:noProof/>
              </w:rPr>
              <w:fldChar w:fldCharType="end"/>
            </w:r>
          </w:del>
        </w:p>
        <w:p w14:paraId="16EDDEBA" w14:textId="77777777" w:rsidR="0098521F" w:rsidRDefault="00E94B87">
          <w:pPr>
            <w:pStyle w:val="TM3"/>
            <w:tabs>
              <w:tab w:val="left" w:pos="1320"/>
              <w:tab w:val="right" w:leader="dot" w:pos="9062"/>
            </w:tabs>
            <w:rPr>
              <w:del w:id="212" w:author="Francisco Garcia" w:date="2014-05-26T10:12:00Z"/>
              <w:rFonts w:eastAsiaTheme="minorEastAsia"/>
              <w:noProof/>
              <w:lang w:eastAsia="fr-CH"/>
            </w:rPr>
          </w:pPr>
          <w:del w:id="213" w:author="Francisco Garcia" w:date="2014-05-26T10:12:00Z">
            <w:r>
              <w:fldChar w:fldCharType="begin"/>
            </w:r>
            <w:r>
              <w:delInstrText xml:space="preserve"> HYPERLINK \l "_Toc387323422" </w:delInstrText>
            </w:r>
            <w:r>
              <w:fldChar w:fldCharType="separate"/>
            </w:r>
            <w:r w:rsidR="0098521F" w:rsidRPr="00A33485">
              <w:rPr>
                <w:rStyle w:val="Lienhypertexte"/>
                <w:noProof/>
              </w:rPr>
              <w:delText>5.10.4</w:delText>
            </w:r>
            <w:r w:rsidR="0098521F">
              <w:rPr>
                <w:rFonts w:eastAsiaTheme="minorEastAsia"/>
                <w:noProof/>
                <w:lang w:eastAsia="fr-CH"/>
              </w:rPr>
              <w:tab/>
            </w:r>
            <w:r w:rsidR="0098521F" w:rsidRPr="00A33485">
              <w:rPr>
                <w:rStyle w:val="Lienhypertexte"/>
                <w:noProof/>
              </w:rPr>
              <w:delText>Tags ID3</w:delText>
            </w:r>
            <w:r w:rsidR="0098521F">
              <w:rPr>
                <w:noProof/>
                <w:webHidden/>
              </w:rPr>
              <w:tab/>
            </w:r>
            <w:r w:rsidR="0098521F">
              <w:rPr>
                <w:noProof/>
                <w:webHidden/>
              </w:rPr>
              <w:fldChar w:fldCharType="begin"/>
            </w:r>
            <w:r w:rsidR="0098521F">
              <w:rPr>
                <w:noProof/>
                <w:webHidden/>
              </w:rPr>
              <w:delInstrText xml:space="preserve"> PAGEREF _Toc387323422 \h </w:delInstrText>
            </w:r>
            <w:r w:rsidR="0098521F">
              <w:rPr>
                <w:noProof/>
                <w:webHidden/>
              </w:rPr>
            </w:r>
            <w:r w:rsidR="0098521F">
              <w:rPr>
                <w:noProof/>
                <w:webHidden/>
              </w:rPr>
              <w:fldChar w:fldCharType="separate"/>
            </w:r>
            <w:r w:rsidR="00191D7C">
              <w:rPr>
                <w:noProof/>
                <w:webHidden/>
              </w:rPr>
              <w:delText>40</w:delText>
            </w:r>
            <w:r w:rsidR="0098521F">
              <w:rPr>
                <w:noProof/>
                <w:webHidden/>
              </w:rPr>
              <w:fldChar w:fldCharType="end"/>
            </w:r>
            <w:r>
              <w:rPr>
                <w:noProof/>
              </w:rPr>
              <w:fldChar w:fldCharType="end"/>
            </w:r>
          </w:del>
        </w:p>
        <w:p w14:paraId="3E863AC6" w14:textId="77777777" w:rsidR="0098521F" w:rsidRDefault="00E94B87">
          <w:pPr>
            <w:pStyle w:val="TM3"/>
            <w:tabs>
              <w:tab w:val="left" w:pos="1320"/>
              <w:tab w:val="right" w:leader="dot" w:pos="9062"/>
            </w:tabs>
            <w:rPr>
              <w:del w:id="214" w:author="Francisco Garcia" w:date="2014-05-26T10:12:00Z"/>
              <w:rFonts w:eastAsiaTheme="minorEastAsia"/>
              <w:noProof/>
              <w:lang w:eastAsia="fr-CH"/>
            </w:rPr>
          </w:pPr>
          <w:del w:id="215" w:author="Francisco Garcia" w:date="2014-05-26T10:12:00Z">
            <w:r>
              <w:fldChar w:fldCharType="begin"/>
            </w:r>
            <w:r>
              <w:delInstrText xml:space="preserve"> HYPERLINK \l "_Toc387323423" </w:delInstrText>
            </w:r>
            <w:r>
              <w:fldChar w:fldCharType="separate"/>
            </w:r>
            <w:r w:rsidR="0098521F" w:rsidRPr="00A33485">
              <w:rPr>
                <w:rStyle w:val="Lienhypertexte"/>
                <w:noProof/>
              </w:rPr>
              <w:delText>5.10.5</w:delText>
            </w:r>
            <w:r w:rsidR="0098521F">
              <w:rPr>
                <w:rFonts w:eastAsiaTheme="minorEastAsia"/>
                <w:noProof/>
                <w:lang w:eastAsia="fr-CH"/>
              </w:rPr>
              <w:tab/>
            </w:r>
            <w:r w:rsidR="0098521F" w:rsidRPr="00A33485">
              <w:rPr>
                <w:rStyle w:val="Lienhypertexte"/>
                <w:noProof/>
              </w:rPr>
              <w:delText>Analyse des tags</w:delText>
            </w:r>
            <w:r w:rsidR="0098521F">
              <w:rPr>
                <w:noProof/>
                <w:webHidden/>
              </w:rPr>
              <w:tab/>
            </w:r>
            <w:r w:rsidR="0098521F">
              <w:rPr>
                <w:noProof/>
                <w:webHidden/>
              </w:rPr>
              <w:fldChar w:fldCharType="begin"/>
            </w:r>
            <w:r w:rsidR="0098521F">
              <w:rPr>
                <w:noProof/>
                <w:webHidden/>
              </w:rPr>
              <w:delInstrText xml:space="preserve"> PAGEREF _Toc387323423 \h </w:delInstrText>
            </w:r>
            <w:r w:rsidR="0098521F">
              <w:rPr>
                <w:noProof/>
                <w:webHidden/>
              </w:rPr>
            </w:r>
            <w:r w:rsidR="0098521F">
              <w:rPr>
                <w:noProof/>
                <w:webHidden/>
              </w:rPr>
              <w:fldChar w:fldCharType="separate"/>
            </w:r>
            <w:r w:rsidR="00191D7C">
              <w:rPr>
                <w:noProof/>
                <w:webHidden/>
              </w:rPr>
              <w:delText>40</w:delText>
            </w:r>
            <w:r w:rsidR="0098521F">
              <w:rPr>
                <w:noProof/>
                <w:webHidden/>
              </w:rPr>
              <w:fldChar w:fldCharType="end"/>
            </w:r>
            <w:r>
              <w:rPr>
                <w:noProof/>
              </w:rPr>
              <w:fldChar w:fldCharType="end"/>
            </w:r>
          </w:del>
        </w:p>
        <w:p w14:paraId="3E89870F" w14:textId="77777777" w:rsidR="0098521F" w:rsidRDefault="00E94B87">
          <w:pPr>
            <w:pStyle w:val="TM3"/>
            <w:tabs>
              <w:tab w:val="left" w:pos="1320"/>
              <w:tab w:val="right" w:leader="dot" w:pos="9062"/>
            </w:tabs>
            <w:rPr>
              <w:del w:id="216" w:author="Francisco Garcia" w:date="2014-05-26T10:12:00Z"/>
              <w:rFonts w:eastAsiaTheme="minorEastAsia"/>
              <w:noProof/>
              <w:lang w:eastAsia="fr-CH"/>
            </w:rPr>
          </w:pPr>
          <w:del w:id="217" w:author="Francisco Garcia" w:date="2014-05-26T10:12:00Z">
            <w:r>
              <w:fldChar w:fldCharType="begin"/>
            </w:r>
            <w:r>
              <w:delInstrText xml:space="preserve"> HYPERLINK \l "_Toc387323424" </w:delInstrText>
            </w:r>
            <w:r>
              <w:fldChar w:fldCharType="separate"/>
            </w:r>
            <w:r w:rsidR="0098521F" w:rsidRPr="00A33485">
              <w:rPr>
                <w:rStyle w:val="Lienhypertexte"/>
                <w:noProof/>
              </w:rPr>
              <w:delText>5.10.6</w:delText>
            </w:r>
            <w:r w:rsidR="0098521F">
              <w:rPr>
                <w:rFonts w:eastAsiaTheme="minorEastAsia"/>
                <w:noProof/>
                <w:lang w:eastAsia="fr-CH"/>
              </w:rPr>
              <w:tab/>
            </w:r>
            <w:r w:rsidR="0098521F" w:rsidRPr="00A33485">
              <w:rPr>
                <w:rStyle w:val="Lienhypertexte"/>
                <w:noProof/>
              </w:rPr>
              <w:delText>Indexation</w:delText>
            </w:r>
            <w:r w:rsidR="0098521F">
              <w:rPr>
                <w:noProof/>
                <w:webHidden/>
              </w:rPr>
              <w:tab/>
            </w:r>
            <w:r w:rsidR="0098521F">
              <w:rPr>
                <w:noProof/>
                <w:webHidden/>
              </w:rPr>
              <w:fldChar w:fldCharType="begin"/>
            </w:r>
            <w:r w:rsidR="0098521F">
              <w:rPr>
                <w:noProof/>
                <w:webHidden/>
              </w:rPr>
              <w:delInstrText xml:space="preserve"> PAGEREF _Toc387323424 \h </w:delInstrText>
            </w:r>
            <w:r w:rsidR="0098521F">
              <w:rPr>
                <w:noProof/>
                <w:webHidden/>
              </w:rPr>
            </w:r>
            <w:r w:rsidR="0098521F">
              <w:rPr>
                <w:noProof/>
                <w:webHidden/>
              </w:rPr>
              <w:fldChar w:fldCharType="separate"/>
            </w:r>
            <w:r w:rsidR="00191D7C">
              <w:rPr>
                <w:noProof/>
                <w:webHidden/>
              </w:rPr>
              <w:delText>40</w:delText>
            </w:r>
            <w:r w:rsidR="0098521F">
              <w:rPr>
                <w:noProof/>
                <w:webHidden/>
              </w:rPr>
              <w:fldChar w:fldCharType="end"/>
            </w:r>
            <w:r>
              <w:rPr>
                <w:noProof/>
              </w:rPr>
              <w:fldChar w:fldCharType="end"/>
            </w:r>
          </w:del>
        </w:p>
        <w:p w14:paraId="3D0F2F14" w14:textId="77777777" w:rsidR="0098521F" w:rsidRDefault="00E94B87">
          <w:pPr>
            <w:pStyle w:val="TM3"/>
            <w:tabs>
              <w:tab w:val="left" w:pos="1320"/>
              <w:tab w:val="right" w:leader="dot" w:pos="9062"/>
            </w:tabs>
            <w:rPr>
              <w:del w:id="218" w:author="Francisco Garcia" w:date="2014-05-26T10:12:00Z"/>
              <w:rFonts w:eastAsiaTheme="minorEastAsia"/>
              <w:noProof/>
              <w:lang w:eastAsia="fr-CH"/>
            </w:rPr>
          </w:pPr>
          <w:del w:id="219" w:author="Francisco Garcia" w:date="2014-05-26T10:12:00Z">
            <w:r>
              <w:fldChar w:fldCharType="begin"/>
            </w:r>
            <w:r>
              <w:delInstrText xml:space="preserve"> HYPERLINK \l "_Toc387323425" </w:delInstrText>
            </w:r>
            <w:r>
              <w:fldChar w:fldCharType="separate"/>
            </w:r>
            <w:r w:rsidR="0098521F" w:rsidRPr="00A33485">
              <w:rPr>
                <w:rStyle w:val="Lienhypertexte"/>
                <w:noProof/>
              </w:rPr>
              <w:delText>5.10.7</w:delText>
            </w:r>
            <w:r w:rsidR="0098521F">
              <w:rPr>
                <w:rFonts w:eastAsiaTheme="minorEastAsia"/>
                <w:noProof/>
                <w:lang w:eastAsia="fr-CH"/>
              </w:rPr>
              <w:tab/>
            </w:r>
            <w:r w:rsidR="0098521F" w:rsidRPr="00A33485">
              <w:rPr>
                <w:rStyle w:val="Lienhypertexte"/>
                <w:noProof/>
              </w:rPr>
              <w:delText>Suppression</w:delText>
            </w:r>
            <w:r w:rsidR="0098521F">
              <w:rPr>
                <w:noProof/>
                <w:webHidden/>
              </w:rPr>
              <w:tab/>
            </w:r>
            <w:r w:rsidR="0098521F">
              <w:rPr>
                <w:noProof/>
                <w:webHidden/>
              </w:rPr>
              <w:fldChar w:fldCharType="begin"/>
            </w:r>
            <w:r w:rsidR="0098521F">
              <w:rPr>
                <w:noProof/>
                <w:webHidden/>
              </w:rPr>
              <w:delInstrText xml:space="preserve"> PAGEREF _Toc387323425 \h </w:delInstrText>
            </w:r>
            <w:r w:rsidR="0098521F">
              <w:rPr>
                <w:noProof/>
                <w:webHidden/>
              </w:rPr>
            </w:r>
            <w:r w:rsidR="0098521F">
              <w:rPr>
                <w:noProof/>
                <w:webHidden/>
              </w:rPr>
              <w:fldChar w:fldCharType="separate"/>
            </w:r>
            <w:r w:rsidR="00191D7C">
              <w:rPr>
                <w:noProof/>
                <w:webHidden/>
              </w:rPr>
              <w:delText>41</w:delText>
            </w:r>
            <w:r w:rsidR="0098521F">
              <w:rPr>
                <w:noProof/>
                <w:webHidden/>
              </w:rPr>
              <w:fldChar w:fldCharType="end"/>
            </w:r>
            <w:r>
              <w:rPr>
                <w:noProof/>
              </w:rPr>
              <w:fldChar w:fldCharType="end"/>
            </w:r>
          </w:del>
        </w:p>
        <w:p w14:paraId="0A8DE9EF" w14:textId="77777777" w:rsidR="0098521F" w:rsidRDefault="00E94B87">
          <w:pPr>
            <w:pStyle w:val="TM3"/>
            <w:tabs>
              <w:tab w:val="left" w:pos="1320"/>
              <w:tab w:val="right" w:leader="dot" w:pos="9062"/>
            </w:tabs>
            <w:rPr>
              <w:del w:id="220" w:author="Francisco Garcia" w:date="2014-05-26T10:12:00Z"/>
              <w:rFonts w:eastAsiaTheme="minorEastAsia"/>
              <w:noProof/>
              <w:lang w:eastAsia="fr-CH"/>
            </w:rPr>
          </w:pPr>
          <w:del w:id="221" w:author="Francisco Garcia" w:date="2014-05-26T10:12:00Z">
            <w:r>
              <w:fldChar w:fldCharType="begin"/>
            </w:r>
            <w:r>
              <w:delInstrText xml:space="preserve"> HYPERLINK \l "_Toc387323426" </w:delInstrText>
            </w:r>
            <w:r>
              <w:fldChar w:fldCharType="separate"/>
            </w:r>
            <w:r w:rsidR="0098521F" w:rsidRPr="00A33485">
              <w:rPr>
                <w:rStyle w:val="Lienhypertexte"/>
                <w:noProof/>
              </w:rPr>
              <w:delText>5.10.8</w:delText>
            </w:r>
            <w:r w:rsidR="0098521F">
              <w:rPr>
                <w:rFonts w:eastAsiaTheme="minorEastAsia"/>
                <w:noProof/>
                <w:lang w:eastAsia="fr-CH"/>
              </w:rPr>
              <w:tab/>
            </w:r>
            <w:r w:rsidR="0098521F" w:rsidRPr="00A33485">
              <w:rPr>
                <w:rStyle w:val="Lienhypertexte"/>
                <w:noProof/>
              </w:rPr>
              <w:delText>Vérification des données</w:delText>
            </w:r>
            <w:r w:rsidR="0098521F">
              <w:rPr>
                <w:noProof/>
                <w:webHidden/>
              </w:rPr>
              <w:tab/>
            </w:r>
            <w:r w:rsidR="0098521F">
              <w:rPr>
                <w:noProof/>
                <w:webHidden/>
              </w:rPr>
              <w:fldChar w:fldCharType="begin"/>
            </w:r>
            <w:r w:rsidR="0098521F">
              <w:rPr>
                <w:noProof/>
                <w:webHidden/>
              </w:rPr>
              <w:delInstrText xml:space="preserve"> PAGEREF _Toc387323426 \h </w:delInstrText>
            </w:r>
            <w:r w:rsidR="0098521F">
              <w:rPr>
                <w:noProof/>
                <w:webHidden/>
              </w:rPr>
            </w:r>
            <w:r w:rsidR="0098521F">
              <w:rPr>
                <w:noProof/>
                <w:webHidden/>
              </w:rPr>
              <w:fldChar w:fldCharType="separate"/>
            </w:r>
            <w:r w:rsidR="00191D7C">
              <w:rPr>
                <w:noProof/>
                <w:webHidden/>
              </w:rPr>
              <w:delText>42</w:delText>
            </w:r>
            <w:r w:rsidR="0098521F">
              <w:rPr>
                <w:noProof/>
                <w:webHidden/>
              </w:rPr>
              <w:fldChar w:fldCharType="end"/>
            </w:r>
            <w:r>
              <w:rPr>
                <w:noProof/>
              </w:rPr>
              <w:fldChar w:fldCharType="end"/>
            </w:r>
          </w:del>
        </w:p>
        <w:p w14:paraId="01543D3C" w14:textId="77777777" w:rsidR="0098521F" w:rsidRDefault="00E94B87">
          <w:pPr>
            <w:pStyle w:val="TM3"/>
            <w:tabs>
              <w:tab w:val="left" w:pos="1320"/>
              <w:tab w:val="right" w:leader="dot" w:pos="9062"/>
            </w:tabs>
            <w:rPr>
              <w:del w:id="222" w:author="Francisco Garcia" w:date="2014-05-26T10:12:00Z"/>
              <w:rFonts w:eastAsiaTheme="minorEastAsia"/>
              <w:noProof/>
              <w:lang w:eastAsia="fr-CH"/>
            </w:rPr>
          </w:pPr>
          <w:del w:id="223" w:author="Francisco Garcia" w:date="2014-05-26T10:12:00Z">
            <w:r>
              <w:fldChar w:fldCharType="begin"/>
            </w:r>
            <w:r>
              <w:delInstrText xml:space="preserve"> HYPERLINK \l "_Toc387323427" </w:delInstrText>
            </w:r>
            <w:r>
              <w:fldChar w:fldCharType="separate"/>
            </w:r>
            <w:r w:rsidR="0098521F" w:rsidRPr="00A33485">
              <w:rPr>
                <w:rStyle w:val="Lienhypertexte"/>
                <w:noProof/>
              </w:rPr>
              <w:delText>5.10.9</w:delText>
            </w:r>
            <w:r w:rsidR="0098521F">
              <w:rPr>
                <w:rFonts w:eastAsiaTheme="minorEastAsia"/>
                <w:noProof/>
                <w:lang w:eastAsia="fr-CH"/>
              </w:rPr>
              <w:tab/>
            </w:r>
            <w:r w:rsidR="0098521F" w:rsidRPr="00A33485">
              <w:rPr>
                <w:rStyle w:val="Lienhypertexte"/>
                <w:noProof/>
              </w:rPr>
              <w:delText>Recherche</w:delText>
            </w:r>
            <w:r w:rsidR="0098521F">
              <w:rPr>
                <w:noProof/>
                <w:webHidden/>
              </w:rPr>
              <w:tab/>
            </w:r>
            <w:r w:rsidR="0098521F">
              <w:rPr>
                <w:noProof/>
                <w:webHidden/>
              </w:rPr>
              <w:fldChar w:fldCharType="begin"/>
            </w:r>
            <w:r w:rsidR="0098521F">
              <w:rPr>
                <w:noProof/>
                <w:webHidden/>
              </w:rPr>
              <w:delInstrText xml:space="preserve"> PAGEREF _Toc387323427 \h </w:delInstrText>
            </w:r>
            <w:r w:rsidR="0098521F">
              <w:rPr>
                <w:noProof/>
                <w:webHidden/>
              </w:rPr>
            </w:r>
            <w:r w:rsidR="0098521F">
              <w:rPr>
                <w:noProof/>
                <w:webHidden/>
              </w:rPr>
              <w:fldChar w:fldCharType="separate"/>
            </w:r>
            <w:r w:rsidR="00191D7C">
              <w:rPr>
                <w:noProof/>
                <w:webHidden/>
              </w:rPr>
              <w:delText>42</w:delText>
            </w:r>
            <w:r w:rsidR="0098521F">
              <w:rPr>
                <w:noProof/>
                <w:webHidden/>
              </w:rPr>
              <w:fldChar w:fldCharType="end"/>
            </w:r>
            <w:r>
              <w:rPr>
                <w:noProof/>
              </w:rPr>
              <w:fldChar w:fldCharType="end"/>
            </w:r>
          </w:del>
        </w:p>
        <w:p w14:paraId="17BDDE3F" w14:textId="77777777" w:rsidR="0098521F" w:rsidRDefault="00E94B87">
          <w:pPr>
            <w:pStyle w:val="TM2"/>
            <w:tabs>
              <w:tab w:val="left" w:pos="880"/>
              <w:tab w:val="right" w:leader="dot" w:pos="9062"/>
            </w:tabs>
            <w:rPr>
              <w:del w:id="224" w:author="Francisco Garcia" w:date="2014-05-26T10:12:00Z"/>
              <w:rFonts w:eastAsiaTheme="minorEastAsia"/>
              <w:noProof/>
              <w:lang w:eastAsia="fr-CH"/>
            </w:rPr>
          </w:pPr>
          <w:del w:id="225" w:author="Francisco Garcia" w:date="2014-05-26T10:12:00Z">
            <w:r>
              <w:fldChar w:fldCharType="begin"/>
            </w:r>
            <w:r>
              <w:delInstrText xml:space="preserve"> HYPERLINK \l "_Toc387323428" </w:delInstrText>
            </w:r>
            <w:r>
              <w:fldChar w:fldCharType="separate"/>
            </w:r>
            <w:r w:rsidR="0098521F" w:rsidRPr="00A33485">
              <w:rPr>
                <w:rStyle w:val="Lienhypertexte"/>
                <w:noProof/>
              </w:rPr>
              <w:delText>5.11</w:delText>
            </w:r>
            <w:r w:rsidR="0098521F">
              <w:rPr>
                <w:rFonts w:eastAsiaTheme="minorEastAsia"/>
                <w:noProof/>
                <w:lang w:eastAsia="fr-CH"/>
              </w:rPr>
              <w:tab/>
            </w:r>
            <w:r w:rsidR="0098521F" w:rsidRPr="00A33485">
              <w:rPr>
                <w:rStyle w:val="Lienhypertexte"/>
                <w:noProof/>
              </w:rPr>
              <w:delText>Listes de lecture</w:delText>
            </w:r>
            <w:r w:rsidR="0098521F">
              <w:rPr>
                <w:noProof/>
                <w:webHidden/>
              </w:rPr>
              <w:tab/>
            </w:r>
            <w:r w:rsidR="0098521F">
              <w:rPr>
                <w:noProof/>
                <w:webHidden/>
              </w:rPr>
              <w:fldChar w:fldCharType="begin"/>
            </w:r>
            <w:r w:rsidR="0098521F">
              <w:rPr>
                <w:noProof/>
                <w:webHidden/>
              </w:rPr>
              <w:delInstrText xml:space="preserve"> PAGEREF _Toc387323428 \h </w:delInstrText>
            </w:r>
            <w:r w:rsidR="0098521F">
              <w:rPr>
                <w:noProof/>
                <w:webHidden/>
              </w:rPr>
            </w:r>
            <w:r w:rsidR="0098521F">
              <w:rPr>
                <w:noProof/>
                <w:webHidden/>
              </w:rPr>
              <w:fldChar w:fldCharType="separate"/>
            </w:r>
            <w:r w:rsidR="00191D7C">
              <w:rPr>
                <w:noProof/>
                <w:webHidden/>
              </w:rPr>
              <w:delText>42</w:delText>
            </w:r>
            <w:r w:rsidR="0098521F">
              <w:rPr>
                <w:noProof/>
                <w:webHidden/>
              </w:rPr>
              <w:fldChar w:fldCharType="end"/>
            </w:r>
            <w:r>
              <w:rPr>
                <w:noProof/>
              </w:rPr>
              <w:fldChar w:fldCharType="end"/>
            </w:r>
          </w:del>
        </w:p>
        <w:p w14:paraId="6A03DA3F" w14:textId="77777777" w:rsidR="0098521F" w:rsidRDefault="00E94B87">
          <w:pPr>
            <w:pStyle w:val="TM3"/>
            <w:tabs>
              <w:tab w:val="left" w:pos="1320"/>
              <w:tab w:val="right" w:leader="dot" w:pos="9062"/>
            </w:tabs>
            <w:rPr>
              <w:del w:id="226" w:author="Francisco Garcia" w:date="2014-05-26T10:12:00Z"/>
              <w:rFonts w:eastAsiaTheme="minorEastAsia"/>
              <w:noProof/>
              <w:lang w:eastAsia="fr-CH"/>
            </w:rPr>
          </w:pPr>
          <w:del w:id="227" w:author="Francisco Garcia" w:date="2014-05-26T10:12:00Z">
            <w:r>
              <w:fldChar w:fldCharType="begin"/>
            </w:r>
            <w:r>
              <w:delInstrText xml:space="preserve"> HYPERLINK \l "_Toc387323429" </w:delInstrText>
            </w:r>
            <w:r>
              <w:fldChar w:fldCharType="separate"/>
            </w:r>
            <w:r w:rsidR="0098521F" w:rsidRPr="00A33485">
              <w:rPr>
                <w:rStyle w:val="Lienhypertexte"/>
                <w:noProof/>
              </w:rPr>
              <w:delText>5.11.1</w:delText>
            </w:r>
            <w:r w:rsidR="0098521F">
              <w:rPr>
                <w:rFonts w:eastAsiaTheme="minorEastAsia"/>
                <w:noProof/>
                <w:lang w:eastAsia="fr-CH"/>
              </w:rPr>
              <w:tab/>
            </w:r>
            <w:r w:rsidR="0098521F" w:rsidRPr="00A33485">
              <w:rPr>
                <w:rStyle w:val="Lienhypertexte"/>
                <w:noProof/>
              </w:rPr>
              <w:delText>Classes utilisées</w:delText>
            </w:r>
            <w:r w:rsidR="0098521F">
              <w:rPr>
                <w:noProof/>
                <w:webHidden/>
              </w:rPr>
              <w:tab/>
            </w:r>
            <w:r w:rsidR="0098521F">
              <w:rPr>
                <w:noProof/>
                <w:webHidden/>
              </w:rPr>
              <w:fldChar w:fldCharType="begin"/>
            </w:r>
            <w:r w:rsidR="0098521F">
              <w:rPr>
                <w:noProof/>
                <w:webHidden/>
              </w:rPr>
              <w:delInstrText xml:space="preserve"> PAGEREF _Toc387323429 \h </w:delInstrText>
            </w:r>
            <w:r w:rsidR="0098521F">
              <w:rPr>
                <w:noProof/>
                <w:webHidden/>
              </w:rPr>
            </w:r>
            <w:r w:rsidR="0098521F">
              <w:rPr>
                <w:noProof/>
                <w:webHidden/>
              </w:rPr>
              <w:fldChar w:fldCharType="separate"/>
            </w:r>
            <w:r w:rsidR="00191D7C">
              <w:rPr>
                <w:noProof/>
                <w:webHidden/>
              </w:rPr>
              <w:delText>43</w:delText>
            </w:r>
            <w:r w:rsidR="0098521F">
              <w:rPr>
                <w:noProof/>
                <w:webHidden/>
              </w:rPr>
              <w:fldChar w:fldCharType="end"/>
            </w:r>
            <w:r>
              <w:rPr>
                <w:noProof/>
              </w:rPr>
              <w:fldChar w:fldCharType="end"/>
            </w:r>
          </w:del>
        </w:p>
        <w:p w14:paraId="30D8938B" w14:textId="77777777" w:rsidR="0098521F" w:rsidRDefault="00E94B87">
          <w:pPr>
            <w:pStyle w:val="TM3"/>
            <w:tabs>
              <w:tab w:val="left" w:pos="1320"/>
              <w:tab w:val="right" w:leader="dot" w:pos="9062"/>
            </w:tabs>
            <w:rPr>
              <w:del w:id="228" w:author="Francisco Garcia" w:date="2014-05-26T10:12:00Z"/>
              <w:rFonts w:eastAsiaTheme="minorEastAsia"/>
              <w:noProof/>
              <w:lang w:eastAsia="fr-CH"/>
            </w:rPr>
          </w:pPr>
          <w:del w:id="229" w:author="Francisco Garcia" w:date="2014-05-26T10:12:00Z">
            <w:r>
              <w:fldChar w:fldCharType="begin"/>
            </w:r>
            <w:r>
              <w:delInstrText xml:space="preserve"> HYPERLINK \l "_Toc387323430" </w:delInstrText>
            </w:r>
            <w:r>
              <w:fldChar w:fldCharType="separate"/>
            </w:r>
            <w:r w:rsidR="0098521F" w:rsidRPr="00A33485">
              <w:rPr>
                <w:rStyle w:val="Lienhypertexte"/>
                <w:noProof/>
              </w:rPr>
              <w:delText>5.11.2</w:delText>
            </w:r>
            <w:r w:rsidR="0098521F">
              <w:rPr>
                <w:rFonts w:eastAsiaTheme="minorEastAsia"/>
                <w:noProof/>
                <w:lang w:eastAsia="fr-CH"/>
              </w:rPr>
              <w:tab/>
            </w:r>
            <w:r w:rsidR="0098521F" w:rsidRPr="00A33485">
              <w:rPr>
                <w:rStyle w:val="Lienhypertexte"/>
                <w:noProof/>
              </w:rPr>
              <w:delText>Génération de configuration</w:delText>
            </w:r>
            <w:r w:rsidR="0098521F">
              <w:rPr>
                <w:noProof/>
                <w:webHidden/>
              </w:rPr>
              <w:tab/>
            </w:r>
            <w:r w:rsidR="0098521F">
              <w:rPr>
                <w:noProof/>
                <w:webHidden/>
              </w:rPr>
              <w:fldChar w:fldCharType="begin"/>
            </w:r>
            <w:r w:rsidR="0098521F">
              <w:rPr>
                <w:noProof/>
                <w:webHidden/>
              </w:rPr>
              <w:delInstrText xml:space="preserve"> PAGEREF _Toc387323430 \h </w:delInstrText>
            </w:r>
            <w:r w:rsidR="0098521F">
              <w:rPr>
                <w:noProof/>
                <w:webHidden/>
              </w:rPr>
            </w:r>
            <w:r w:rsidR="0098521F">
              <w:rPr>
                <w:noProof/>
                <w:webHidden/>
              </w:rPr>
              <w:fldChar w:fldCharType="separate"/>
            </w:r>
            <w:r w:rsidR="00191D7C">
              <w:rPr>
                <w:noProof/>
                <w:webHidden/>
              </w:rPr>
              <w:delText>43</w:delText>
            </w:r>
            <w:r w:rsidR="0098521F">
              <w:rPr>
                <w:noProof/>
                <w:webHidden/>
              </w:rPr>
              <w:fldChar w:fldCharType="end"/>
            </w:r>
            <w:r>
              <w:rPr>
                <w:noProof/>
              </w:rPr>
              <w:fldChar w:fldCharType="end"/>
            </w:r>
          </w:del>
        </w:p>
        <w:p w14:paraId="7FA105D2" w14:textId="77777777" w:rsidR="0098521F" w:rsidRDefault="00E94B87">
          <w:pPr>
            <w:pStyle w:val="TM3"/>
            <w:tabs>
              <w:tab w:val="left" w:pos="1320"/>
              <w:tab w:val="right" w:leader="dot" w:pos="9062"/>
            </w:tabs>
            <w:rPr>
              <w:del w:id="230" w:author="Francisco Garcia" w:date="2014-05-26T10:12:00Z"/>
              <w:rFonts w:eastAsiaTheme="minorEastAsia"/>
              <w:noProof/>
              <w:lang w:eastAsia="fr-CH"/>
            </w:rPr>
          </w:pPr>
          <w:del w:id="231" w:author="Francisco Garcia" w:date="2014-05-26T10:12:00Z">
            <w:r>
              <w:fldChar w:fldCharType="begin"/>
            </w:r>
            <w:r>
              <w:delInstrText xml:space="preserve"> HYPERLINK \l "_Toc387323431" </w:delInstrText>
            </w:r>
            <w:r>
              <w:fldChar w:fldCharType="separate"/>
            </w:r>
            <w:r w:rsidR="0098521F" w:rsidRPr="00A33485">
              <w:rPr>
                <w:rStyle w:val="Lienhypertexte"/>
                <w:noProof/>
              </w:rPr>
              <w:delText>5.11.3</w:delText>
            </w:r>
            <w:r w:rsidR="0098521F">
              <w:rPr>
                <w:rFonts w:eastAsiaTheme="minorEastAsia"/>
                <w:noProof/>
                <w:lang w:eastAsia="fr-CH"/>
              </w:rPr>
              <w:tab/>
            </w:r>
            <w:r w:rsidR="0098521F" w:rsidRPr="00A33485">
              <w:rPr>
                <w:rStyle w:val="Lienhypertexte"/>
                <w:noProof/>
              </w:rPr>
              <w:delText>Création d’une playlist</w:delText>
            </w:r>
            <w:r w:rsidR="0098521F">
              <w:rPr>
                <w:noProof/>
                <w:webHidden/>
              </w:rPr>
              <w:tab/>
            </w:r>
            <w:r w:rsidR="0098521F">
              <w:rPr>
                <w:noProof/>
                <w:webHidden/>
              </w:rPr>
              <w:fldChar w:fldCharType="begin"/>
            </w:r>
            <w:r w:rsidR="0098521F">
              <w:rPr>
                <w:noProof/>
                <w:webHidden/>
              </w:rPr>
              <w:delInstrText xml:space="preserve"> PAGEREF _Toc387323431 \h </w:delInstrText>
            </w:r>
            <w:r w:rsidR="0098521F">
              <w:rPr>
                <w:noProof/>
                <w:webHidden/>
              </w:rPr>
            </w:r>
            <w:r w:rsidR="0098521F">
              <w:rPr>
                <w:noProof/>
                <w:webHidden/>
              </w:rPr>
              <w:fldChar w:fldCharType="separate"/>
            </w:r>
            <w:r w:rsidR="00191D7C">
              <w:rPr>
                <w:noProof/>
                <w:webHidden/>
              </w:rPr>
              <w:delText>44</w:delText>
            </w:r>
            <w:r w:rsidR="0098521F">
              <w:rPr>
                <w:noProof/>
                <w:webHidden/>
              </w:rPr>
              <w:fldChar w:fldCharType="end"/>
            </w:r>
            <w:r>
              <w:rPr>
                <w:noProof/>
              </w:rPr>
              <w:fldChar w:fldCharType="end"/>
            </w:r>
          </w:del>
        </w:p>
        <w:p w14:paraId="5F6950AF" w14:textId="77777777" w:rsidR="0098521F" w:rsidRDefault="00E94B87">
          <w:pPr>
            <w:pStyle w:val="TM3"/>
            <w:tabs>
              <w:tab w:val="left" w:pos="1320"/>
              <w:tab w:val="right" w:leader="dot" w:pos="9062"/>
            </w:tabs>
            <w:rPr>
              <w:del w:id="232" w:author="Francisco Garcia" w:date="2014-05-26T10:12:00Z"/>
              <w:rFonts w:eastAsiaTheme="minorEastAsia"/>
              <w:noProof/>
              <w:lang w:eastAsia="fr-CH"/>
            </w:rPr>
          </w:pPr>
          <w:del w:id="233" w:author="Francisco Garcia" w:date="2014-05-26T10:12:00Z">
            <w:r>
              <w:fldChar w:fldCharType="begin"/>
            </w:r>
            <w:r>
              <w:delInstrText xml:space="preserve"> HYPERLINK \l "_Toc387323432" </w:delInstrText>
            </w:r>
            <w:r>
              <w:fldChar w:fldCharType="separate"/>
            </w:r>
            <w:r w:rsidR="0098521F" w:rsidRPr="00A33485">
              <w:rPr>
                <w:rStyle w:val="Lienhypertexte"/>
                <w:noProof/>
              </w:rPr>
              <w:delText>5.11.4</w:delText>
            </w:r>
            <w:r w:rsidR="0098521F">
              <w:rPr>
                <w:rFonts w:eastAsiaTheme="minorEastAsia"/>
                <w:noProof/>
                <w:lang w:eastAsia="fr-CH"/>
              </w:rPr>
              <w:tab/>
            </w:r>
            <w:r w:rsidR="0098521F" w:rsidRPr="00A33485">
              <w:rPr>
                <w:rStyle w:val="Lienhypertexte"/>
                <w:noProof/>
              </w:rPr>
              <w:delText>Génération automatique</w:delText>
            </w:r>
            <w:r w:rsidR="0098521F">
              <w:rPr>
                <w:noProof/>
                <w:webHidden/>
              </w:rPr>
              <w:tab/>
            </w:r>
            <w:r w:rsidR="0098521F">
              <w:rPr>
                <w:noProof/>
                <w:webHidden/>
              </w:rPr>
              <w:fldChar w:fldCharType="begin"/>
            </w:r>
            <w:r w:rsidR="0098521F">
              <w:rPr>
                <w:noProof/>
                <w:webHidden/>
              </w:rPr>
              <w:delInstrText xml:space="preserve"> PAGEREF _Toc387323432 \h </w:delInstrText>
            </w:r>
            <w:r w:rsidR="0098521F">
              <w:rPr>
                <w:noProof/>
                <w:webHidden/>
              </w:rPr>
            </w:r>
            <w:r w:rsidR="0098521F">
              <w:rPr>
                <w:noProof/>
                <w:webHidden/>
              </w:rPr>
              <w:fldChar w:fldCharType="separate"/>
            </w:r>
            <w:r w:rsidR="00191D7C">
              <w:rPr>
                <w:noProof/>
                <w:webHidden/>
              </w:rPr>
              <w:delText>44</w:delText>
            </w:r>
            <w:r w:rsidR="0098521F">
              <w:rPr>
                <w:noProof/>
                <w:webHidden/>
              </w:rPr>
              <w:fldChar w:fldCharType="end"/>
            </w:r>
            <w:r>
              <w:rPr>
                <w:noProof/>
              </w:rPr>
              <w:fldChar w:fldCharType="end"/>
            </w:r>
          </w:del>
        </w:p>
        <w:p w14:paraId="66492C1A" w14:textId="77777777" w:rsidR="0098521F" w:rsidRDefault="00E94B87">
          <w:pPr>
            <w:pStyle w:val="TM3"/>
            <w:tabs>
              <w:tab w:val="left" w:pos="1320"/>
              <w:tab w:val="right" w:leader="dot" w:pos="9062"/>
            </w:tabs>
            <w:rPr>
              <w:del w:id="234" w:author="Francisco Garcia" w:date="2014-05-26T10:12:00Z"/>
              <w:rFonts w:eastAsiaTheme="minorEastAsia"/>
              <w:noProof/>
              <w:lang w:eastAsia="fr-CH"/>
            </w:rPr>
          </w:pPr>
          <w:del w:id="235" w:author="Francisco Garcia" w:date="2014-05-26T10:12:00Z">
            <w:r>
              <w:fldChar w:fldCharType="begin"/>
            </w:r>
            <w:r>
              <w:delInstrText xml:space="preserve"> HYPERLINK \l "_Toc387323433" </w:delInstrText>
            </w:r>
            <w:r>
              <w:fldChar w:fldCharType="separate"/>
            </w:r>
            <w:r w:rsidR="0098521F" w:rsidRPr="00A33485">
              <w:rPr>
                <w:rStyle w:val="Lienhypertexte"/>
                <w:noProof/>
              </w:rPr>
              <w:delText>5.11.5</w:delText>
            </w:r>
            <w:r w:rsidR="0098521F">
              <w:rPr>
                <w:rFonts w:eastAsiaTheme="minorEastAsia"/>
                <w:noProof/>
                <w:lang w:eastAsia="fr-CH"/>
              </w:rPr>
              <w:tab/>
            </w:r>
            <w:r w:rsidR="0098521F" w:rsidRPr="00A33485">
              <w:rPr>
                <w:rStyle w:val="Lienhypertexte"/>
                <w:noProof/>
              </w:rPr>
              <w:delText>Ajout à une playlist</w:delText>
            </w:r>
            <w:r w:rsidR="0098521F">
              <w:rPr>
                <w:noProof/>
                <w:webHidden/>
              </w:rPr>
              <w:tab/>
            </w:r>
            <w:r w:rsidR="0098521F">
              <w:rPr>
                <w:noProof/>
                <w:webHidden/>
              </w:rPr>
              <w:fldChar w:fldCharType="begin"/>
            </w:r>
            <w:r w:rsidR="0098521F">
              <w:rPr>
                <w:noProof/>
                <w:webHidden/>
              </w:rPr>
              <w:delInstrText xml:space="preserve"> PAGEREF _Toc387323433 \h </w:delInstrText>
            </w:r>
            <w:r w:rsidR="0098521F">
              <w:rPr>
                <w:noProof/>
                <w:webHidden/>
              </w:rPr>
            </w:r>
            <w:r w:rsidR="0098521F">
              <w:rPr>
                <w:noProof/>
                <w:webHidden/>
              </w:rPr>
              <w:fldChar w:fldCharType="separate"/>
            </w:r>
            <w:r w:rsidR="00191D7C">
              <w:rPr>
                <w:noProof/>
                <w:webHidden/>
              </w:rPr>
              <w:delText>45</w:delText>
            </w:r>
            <w:r w:rsidR="0098521F">
              <w:rPr>
                <w:noProof/>
                <w:webHidden/>
              </w:rPr>
              <w:fldChar w:fldCharType="end"/>
            </w:r>
            <w:r>
              <w:rPr>
                <w:noProof/>
              </w:rPr>
              <w:fldChar w:fldCharType="end"/>
            </w:r>
          </w:del>
        </w:p>
        <w:p w14:paraId="202DDC2E" w14:textId="77777777" w:rsidR="0098521F" w:rsidRDefault="00E94B87">
          <w:pPr>
            <w:pStyle w:val="TM3"/>
            <w:tabs>
              <w:tab w:val="left" w:pos="1320"/>
              <w:tab w:val="right" w:leader="dot" w:pos="9062"/>
            </w:tabs>
            <w:rPr>
              <w:del w:id="236" w:author="Francisco Garcia" w:date="2014-05-26T10:12:00Z"/>
              <w:rFonts w:eastAsiaTheme="minorEastAsia"/>
              <w:noProof/>
              <w:lang w:eastAsia="fr-CH"/>
            </w:rPr>
          </w:pPr>
          <w:del w:id="237" w:author="Francisco Garcia" w:date="2014-05-26T10:12:00Z">
            <w:r>
              <w:fldChar w:fldCharType="begin"/>
            </w:r>
            <w:r>
              <w:delInstrText xml:space="preserve"> HYPERLINK \l "_Toc387323434" </w:delInstrText>
            </w:r>
            <w:r>
              <w:fldChar w:fldCharType="separate"/>
            </w:r>
            <w:r w:rsidR="0098521F" w:rsidRPr="00A33485">
              <w:rPr>
                <w:rStyle w:val="Lienhypertexte"/>
                <w:noProof/>
              </w:rPr>
              <w:delText>5.11.6</w:delText>
            </w:r>
            <w:r w:rsidR="0098521F">
              <w:rPr>
                <w:rFonts w:eastAsiaTheme="minorEastAsia"/>
                <w:noProof/>
                <w:lang w:eastAsia="fr-CH"/>
              </w:rPr>
              <w:tab/>
            </w:r>
            <w:r w:rsidR="0098521F" w:rsidRPr="00A33485">
              <w:rPr>
                <w:rStyle w:val="Lienhypertexte"/>
                <w:noProof/>
              </w:rPr>
              <w:delText>Retirer d’une playlist</w:delText>
            </w:r>
            <w:r w:rsidR="0098521F">
              <w:rPr>
                <w:noProof/>
                <w:webHidden/>
              </w:rPr>
              <w:tab/>
            </w:r>
            <w:r w:rsidR="0098521F">
              <w:rPr>
                <w:noProof/>
                <w:webHidden/>
              </w:rPr>
              <w:fldChar w:fldCharType="begin"/>
            </w:r>
            <w:r w:rsidR="0098521F">
              <w:rPr>
                <w:noProof/>
                <w:webHidden/>
              </w:rPr>
              <w:delInstrText xml:space="preserve"> PAGEREF _Toc387323434 \h </w:delInstrText>
            </w:r>
            <w:r w:rsidR="0098521F">
              <w:rPr>
                <w:noProof/>
                <w:webHidden/>
              </w:rPr>
            </w:r>
            <w:r w:rsidR="0098521F">
              <w:rPr>
                <w:noProof/>
                <w:webHidden/>
              </w:rPr>
              <w:fldChar w:fldCharType="separate"/>
            </w:r>
            <w:r w:rsidR="00191D7C">
              <w:rPr>
                <w:noProof/>
                <w:webHidden/>
              </w:rPr>
              <w:delText>46</w:delText>
            </w:r>
            <w:r w:rsidR="0098521F">
              <w:rPr>
                <w:noProof/>
                <w:webHidden/>
              </w:rPr>
              <w:fldChar w:fldCharType="end"/>
            </w:r>
            <w:r>
              <w:rPr>
                <w:noProof/>
              </w:rPr>
              <w:fldChar w:fldCharType="end"/>
            </w:r>
          </w:del>
        </w:p>
        <w:p w14:paraId="1A64986C" w14:textId="77777777" w:rsidR="0098521F" w:rsidRDefault="00E94B87">
          <w:pPr>
            <w:pStyle w:val="TM3"/>
            <w:tabs>
              <w:tab w:val="left" w:pos="1320"/>
              <w:tab w:val="right" w:leader="dot" w:pos="9062"/>
            </w:tabs>
            <w:rPr>
              <w:del w:id="238" w:author="Francisco Garcia" w:date="2014-05-26T10:12:00Z"/>
              <w:rFonts w:eastAsiaTheme="minorEastAsia"/>
              <w:noProof/>
              <w:lang w:eastAsia="fr-CH"/>
            </w:rPr>
          </w:pPr>
          <w:del w:id="239" w:author="Francisco Garcia" w:date="2014-05-26T10:12:00Z">
            <w:r>
              <w:fldChar w:fldCharType="begin"/>
            </w:r>
            <w:r>
              <w:delInstrText xml:space="preserve"> HYPERLINK \l "_Toc387323435" </w:delInstrText>
            </w:r>
            <w:r>
              <w:fldChar w:fldCharType="separate"/>
            </w:r>
            <w:r w:rsidR="0098521F" w:rsidRPr="00A33485">
              <w:rPr>
                <w:rStyle w:val="Lienhypertexte"/>
                <w:noProof/>
              </w:rPr>
              <w:delText>5.11.7</w:delText>
            </w:r>
            <w:r w:rsidR="0098521F">
              <w:rPr>
                <w:rFonts w:eastAsiaTheme="minorEastAsia"/>
                <w:noProof/>
                <w:lang w:eastAsia="fr-CH"/>
              </w:rPr>
              <w:tab/>
            </w:r>
            <w:r w:rsidR="0098521F" w:rsidRPr="00A33485">
              <w:rPr>
                <w:rStyle w:val="Lienhypertexte"/>
                <w:noProof/>
              </w:rPr>
              <w:delText>Affichage du contenu</w:delText>
            </w:r>
            <w:r w:rsidR="0098521F">
              <w:rPr>
                <w:noProof/>
                <w:webHidden/>
              </w:rPr>
              <w:tab/>
            </w:r>
            <w:r w:rsidR="0098521F">
              <w:rPr>
                <w:noProof/>
                <w:webHidden/>
              </w:rPr>
              <w:fldChar w:fldCharType="begin"/>
            </w:r>
            <w:r w:rsidR="0098521F">
              <w:rPr>
                <w:noProof/>
                <w:webHidden/>
              </w:rPr>
              <w:delInstrText xml:space="preserve"> PAGEREF _Toc387323435 \h </w:delInstrText>
            </w:r>
            <w:r w:rsidR="0098521F">
              <w:rPr>
                <w:noProof/>
                <w:webHidden/>
              </w:rPr>
            </w:r>
            <w:r w:rsidR="0098521F">
              <w:rPr>
                <w:noProof/>
                <w:webHidden/>
              </w:rPr>
              <w:fldChar w:fldCharType="separate"/>
            </w:r>
            <w:r w:rsidR="00191D7C">
              <w:rPr>
                <w:noProof/>
                <w:webHidden/>
              </w:rPr>
              <w:delText>46</w:delText>
            </w:r>
            <w:r w:rsidR="0098521F">
              <w:rPr>
                <w:noProof/>
                <w:webHidden/>
              </w:rPr>
              <w:fldChar w:fldCharType="end"/>
            </w:r>
            <w:r>
              <w:rPr>
                <w:noProof/>
              </w:rPr>
              <w:fldChar w:fldCharType="end"/>
            </w:r>
          </w:del>
        </w:p>
        <w:p w14:paraId="20381432" w14:textId="77777777" w:rsidR="0098521F" w:rsidRDefault="00E94B87">
          <w:pPr>
            <w:pStyle w:val="TM3"/>
            <w:tabs>
              <w:tab w:val="left" w:pos="1320"/>
              <w:tab w:val="right" w:leader="dot" w:pos="9062"/>
            </w:tabs>
            <w:rPr>
              <w:del w:id="240" w:author="Francisco Garcia" w:date="2014-05-26T10:12:00Z"/>
              <w:rFonts w:eastAsiaTheme="minorEastAsia"/>
              <w:noProof/>
              <w:lang w:eastAsia="fr-CH"/>
            </w:rPr>
          </w:pPr>
          <w:del w:id="241" w:author="Francisco Garcia" w:date="2014-05-26T10:12:00Z">
            <w:r>
              <w:fldChar w:fldCharType="begin"/>
            </w:r>
            <w:r>
              <w:delInstrText xml:space="preserve"> HYPERLINK \l "_Toc387323436" </w:delInstrText>
            </w:r>
            <w:r>
              <w:fldChar w:fldCharType="separate"/>
            </w:r>
            <w:r w:rsidR="0098521F" w:rsidRPr="00A33485">
              <w:rPr>
                <w:rStyle w:val="Lienhypertexte"/>
                <w:noProof/>
              </w:rPr>
              <w:delText>5.11.8</w:delText>
            </w:r>
            <w:r w:rsidR="0098521F">
              <w:rPr>
                <w:rFonts w:eastAsiaTheme="minorEastAsia"/>
                <w:noProof/>
                <w:lang w:eastAsia="fr-CH"/>
              </w:rPr>
              <w:tab/>
            </w:r>
            <w:r w:rsidR="0098521F" w:rsidRPr="00A33485">
              <w:rPr>
                <w:rStyle w:val="Lienhypertexte"/>
                <w:noProof/>
              </w:rPr>
              <w:delText>Suppression d’une playlist</w:delText>
            </w:r>
            <w:r w:rsidR="0098521F">
              <w:rPr>
                <w:noProof/>
                <w:webHidden/>
              </w:rPr>
              <w:tab/>
            </w:r>
            <w:r w:rsidR="0098521F">
              <w:rPr>
                <w:noProof/>
                <w:webHidden/>
              </w:rPr>
              <w:fldChar w:fldCharType="begin"/>
            </w:r>
            <w:r w:rsidR="0098521F">
              <w:rPr>
                <w:noProof/>
                <w:webHidden/>
              </w:rPr>
              <w:delInstrText xml:space="preserve"> PAGEREF _Toc387323436 \h </w:delInstrText>
            </w:r>
            <w:r w:rsidR="0098521F">
              <w:rPr>
                <w:noProof/>
                <w:webHidden/>
              </w:rPr>
            </w:r>
            <w:r w:rsidR="0098521F">
              <w:rPr>
                <w:noProof/>
                <w:webHidden/>
              </w:rPr>
              <w:fldChar w:fldCharType="separate"/>
            </w:r>
            <w:r w:rsidR="00191D7C">
              <w:rPr>
                <w:noProof/>
                <w:webHidden/>
              </w:rPr>
              <w:delText>47</w:delText>
            </w:r>
            <w:r w:rsidR="0098521F">
              <w:rPr>
                <w:noProof/>
                <w:webHidden/>
              </w:rPr>
              <w:fldChar w:fldCharType="end"/>
            </w:r>
            <w:r>
              <w:rPr>
                <w:noProof/>
              </w:rPr>
              <w:fldChar w:fldCharType="end"/>
            </w:r>
          </w:del>
        </w:p>
        <w:p w14:paraId="226B750B" w14:textId="77777777" w:rsidR="0098521F" w:rsidRDefault="00E94B87">
          <w:pPr>
            <w:pStyle w:val="TM2"/>
            <w:tabs>
              <w:tab w:val="left" w:pos="880"/>
              <w:tab w:val="right" w:leader="dot" w:pos="9062"/>
            </w:tabs>
            <w:rPr>
              <w:del w:id="242" w:author="Francisco Garcia" w:date="2014-05-26T10:12:00Z"/>
              <w:rFonts w:eastAsiaTheme="minorEastAsia"/>
              <w:noProof/>
              <w:lang w:eastAsia="fr-CH"/>
            </w:rPr>
          </w:pPr>
          <w:del w:id="243" w:author="Francisco Garcia" w:date="2014-05-26T10:12:00Z">
            <w:r>
              <w:fldChar w:fldCharType="begin"/>
            </w:r>
            <w:r>
              <w:delInstrText xml:space="preserve"> HYPERLINK \l "_Toc387323437" </w:delInstrText>
            </w:r>
            <w:r>
              <w:fldChar w:fldCharType="separate"/>
            </w:r>
            <w:r w:rsidR="0098521F" w:rsidRPr="00A33485">
              <w:rPr>
                <w:rStyle w:val="Lienhypertexte"/>
                <w:noProof/>
              </w:rPr>
              <w:delText>5.12</w:delText>
            </w:r>
            <w:r w:rsidR="0098521F">
              <w:rPr>
                <w:rFonts w:eastAsiaTheme="minorEastAsia"/>
                <w:noProof/>
                <w:lang w:eastAsia="fr-CH"/>
              </w:rPr>
              <w:tab/>
            </w:r>
            <w:r w:rsidR="0098521F" w:rsidRPr="00A33485">
              <w:rPr>
                <w:rStyle w:val="Lienhypertexte"/>
                <w:noProof/>
              </w:rPr>
              <w:delText>Grille horaire</w:delText>
            </w:r>
            <w:r w:rsidR="0098521F">
              <w:rPr>
                <w:noProof/>
                <w:webHidden/>
              </w:rPr>
              <w:tab/>
            </w:r>
            <w:r w:rsidR="0098521F">
              <w:rPr>
                <w:noProof/>
                <w:webHidden/>
              </w:rPr>
              <w:fldChar w:fldCharType="begin"/>
            </w:r>
            <w:r w:rsidR="0098521F">
              <w:rPr>
                <w:noProof/>
                <w:webHidden/>
              </w:rPr>
              <w:delInstrText xml:space="preserve"> PAGEREF _Toc387323437 \h </w:delInstrText>
            </w:r>
            <w:r w:rsidR="0098521F">
              <w:rPr>
                <w:noProof/>
                <w:webHidden/>
              </w:rPr>
            </w:r>
            <w:r w:rsidR="0098521F">
              <w:rPr>
                <w:noProof/>
                <w:webHidden/>
              </w:rPr>
              <w:fldChar w:fldCharType="separate"/>
            </w:r>
            <w:r w:rsidR="00191D7C">
              <w:rPr>
                <w:noProof/>
                <w:webHidden/>
              </w:rPr>
              <w:delText>48</w:delText>
            </w:r>
            <w:r w:rsidR="0098521F">
              <w:rPr>
                <w:noProof/>
                <w:webHidden/>
              </w:rPr>
              <w:fldChar w:fldCharType="end"/>
            </w:r>
            <w:r>
              <w:rPr>
                <w:noProof/>
              </w:rPr>
              <w:fldChar w:fldCharType="end"/>
            </w:r>
          </w:del>
        </w:p>
        <w:p w14:paraId="0F75E74A" w14:textId="77777777" w:rsidR="0098521F" w:rsidRDefault="00E94B87">
          <w:pPr>
            <w:pStyle w:val="TM3"/>
            <w:tabs>
              <w:tab w:val="left" w:pos="1320"/>
              <w:tab w:val="right" w:leader="dot" w:pos="9062"/>
            </w:tabs>
            <w:rPr>
              <w:del w:id="244" w:author="Francisco Garcia" w:date="2014-05-26T10:12:00Z"/>
              <w:rFonts w:eastAsiaTheme="minorEastAsia"/>
              <w:noProof/>
              <w:lang w:eastAsia="fr-CH"/>
            </w:rPr>
          </w:pPr>
          <w:del w:id="245" w:author="Francisco Garcia" w:date="2014-05-26T10:12:00Z">
            <w:r>
              <w:fldChar w:fldCharType="begin"/>
            </w:r>
            <w:r>
              <w:delInstrText xml:space="preserve"> HYPERLINK \l "_Toc387323438" </w:delInstrText>
            </w:r>
            <w:r>
              <w:fldChar w:fldCharType="separate"/>
            </w:r>
            <w:r w:rsidR="0098521F" w:rsidRPr="00A33485">
              <w:rPr>
                <w:rStyle w:val="Lienhypertexte"/>
                <w:noProof/>
              </w:rPr>
              <w:delText>5.12.1</w:delText>
            </w:r>
            <w:r w:rsidR="0098521F">
              <w:rPr>
                <w:rFonts w:eastAsiaTheme="minorEastAsia"/>
                <w:noProof/>
                <w:lang w:eastAsia="fr-CH"/>
              </w:rPr>
              <w:tab/>
            </w:r>
            <w:r w:rsidR="0098521F" w:rsidRPr="00A33485">
              <w:rPr>
                <w:rStyle w:val="Lienhypertexte"/>
                <w:noProof/>
              </w:rPr>
              <w:delText>Outil utilisé</w:delText>
            </w:r>
            <w:r w:rsidR="0098521F">
              <w:rPr>
                <w:noProof/>
                <w:webHidden/>
              </w:rPr>
              <w:tab/>
            </w:r>
            <w:r w:rsidR="0098521F">
              <w:rPr>
                <w:noProof/>
                <w:webHidden/>
              </w:rPr>
              <w:fldChar w:fldCharType="begin"/>
            </w:r>
            <w:r w:rsidR="0098521F">
              <w:rPr>
                <w:noProof/>
                <w:webHidden/>
              </w:rPr>
              <w:delInstrText xml:space="preserve"> PAGEREF _Toc387323438 \h </w:delInstrText>
            </w:r>
            <w:r w:rsidR="0098521F">
              <w:rPr>
                <w:noProof/>
                <w:webHidden/>
              </w:rPr>
            </w:r>
            <w:r w:rsidR="0098521F">
              <w:rPr>
                <w:noProof/>
                <w:webHidden/>
              </w:rPr>
              <w:fldChar w:fldCharType="separate"/>
            </w:r>
            <w:r w:rsidR="00191D7C">
              <w:rPr>
                <w:noProof/>
                <w:webHidden/>
              </w:rPr>
              <w:delText>48</w:delText>
            </w:r>
            <w:r w:rsidR="0098521F">
              <w:rPr>
                <w:noProof/>
                <w:webHidden/>
              </w:rPr>
              <w:fldChar w:fldCharType="end"/>
            </w:r>
            <w:r>
              <w:rPr>
                <w:noProof/>
              </w:rPr>
              <w:fldChar w:fldCharType="end"/>
            </w:r>
          </w:del>
        </w:p>
        <w:p w14:paraId="3936AF84" w14:textId="77777777" w:rsidR="0098521F" w:rsidRDefault="00E94B87">
          <w:pPr>
            <w:pStyle w:val="TM3"/>
            <w:tabs>
              <w:tab w:val="left" w:pos="1320"/>
              <w:tab w:val="right" w:leader="dot" w:pos="9062"/>
            </w:tabs>
            <w:rPr>
              <w:del w:id="246" w:author="Francisco Garcia" w:date="2014-05-26T10:12:00Z"/>
              <w:rFonts w:eastAsiaTheme="minorEastAsia"/>
              <w:noProof/>
              <w:lang w:eastAsia="fr-CH"/>
            </w:rPr>
          </w:pPr>
          <w:del w:id="247" w:author="Francisco Garcia" w:date="2014-05-26T10:12:00Z">
            <w:r>
              <w:fldChar w:fldCharType="begin"/>
            </w:r>
            <w:r>
              <w:delInstrText xml:space="preserve"> HYPERLINK \l "_Toc387323439" </w:delInstrText>
            </w:r>
            <w:r>
              <w:fldChar w:fldCharType="separate"/>
            </w:r>
            <w:r w:rsidR="0098521F" w:rsidRPr="00A33485">
              <w:rPr>
                <w:rStyle w:val="Lienhypertexte"/>
                <w:noProof/>
              </w:rPr>
              <w:delText>5.12.2</w:delText>
            </w:r>
            <w:r w:rsidR="0098521F">
              <w:rPr>
                <w:rFonts w:eastAsiaTheme="minorEastAsia"/>
                <w:noProof/>
                <w:lang w:eastAsia="fr-CH"/>
              </w:rPr>
              <w:tab/>
            </w:r>
            <w:r w:rsidR="0098521F" w:rsidRPr="00A33485">
              <w:rPr>
                <w:rStyle w:val="Lienhypertexte"/>
                <w:noProof/>
              </w:rPr>
              <w:delText>Gestion du calendrier par ShoutCAST</w:delText>
            </w:r>
            <w:r w:rsidR="0098521F">
              <w:rPr>
                <w:noProof/>
                <w:webHidden/>
              </w:rPr>
              <w:tab/>
            </w:r>
            <w:r w:rsidR="0098521F">
              <w:rPr>
                <w:noProof/>
                <w:webHidden/>
              </w:rPr>
              <w:fldChar w:fldCharType="begin"/>
            </w:r>
            <w:r w:rsidR="0098521F">
              <w:rPr>
                <w:noProof/>
                <w:webHidden/>
              </w:rPr>
              <w:delInstrText xml:space="preserve"> PAGEREF _Toc387323439 \h </w:delInstrText>
            </w:r>
            <w:r w:rsidR="0098521F">
              <w:rPr>
                <w:noProof/>
                <w:webHidden/>
              </w:rPr>
            </w:r>
            <w:r w:rsidR="0098521F">
              <w:rPr>
                <w:noProof/>
                <w:webHidden/>
              </w:rPr>
              <w:fldChar w:fldCharType="separate"/>
            </w:r>
            <w:r w:rsidR="00191D7C">
              <w:rPr>
                <w:noProof/>
                <w:webHidden/>
              </w:rPr>
              <w:delText>49</w:delText>
            </w:r>
            <w:r w:rsidR="0098521F">
              <w:rPr>
                <w:noProof/>
                <w:webHidden/>
              </w:rPr>
              <w:fldChar w:fldCharType="end"/>
            </w:r>
            <w:r>
              <w:rPr>
                <w:noProof/>
              </w:rPr>
              <w:fldChar w:fldCharType="end"/>
            </w:r>
          </w:del>
        </w:p>
        <w:p w14:paraId="01F8262F" w14:textId="77777777" w:rsidR="0098521F" w:rsidRDefault="00E94B87">
          <w:pPr>
            <w:pStyle w:val="TM3"/>
            <w:tabs>
              <w:tab w:val="left" w:pos="1320"/>
              <w:tab w:val="right" w:leader="dot" w:pos="9062"/>
            </w:tabs>
            <w:rPr>
              <w:del w:id="248" w:author="Francisco Garcia" w:date="2014-05-26T10:12:00Z"/>
              <w:rFonts w:eastAsiaTheme="minorEastAsia"/>
              <w:noProof/>
              <w:lang w:eastAsia="fr-CH"/>
            </w:rPr>
          </w:pPr>
          <w:del w:id="249" w:author="Francisco Garcia" w:date="2014-05-26T10:12:00Z">
            <w:r>
              <w:fldChar w:fldCharType="begin"/>
            </w:r>
            <w:r>
              <w:delInstrText xml:space="preserve"> HYPERLINK \l "_Toc387323440" </w:delInstrText>
            </w:r>
            <w:r>
              <w:fldChar w:fldCharType="separate"/>
            </w:r>
            <w:r w:rsidR="0098521F" w:rsidRPr="00A33485">
              <w:rPr>
                <w:rStyle w:val="Lienhypertexte"/>
                <w:noProof/>
              </w:rPr>
              <w:delText>5.12.3</w:delText>
            </w:r>
            <w:r w:rsidR="0098521F">
              <w:rPr>
                <w:rFonts w:eastAsiaTheme="minorEastAsia"/>
                <w:noProof/>
                <w:lang w:eastAsia="fr-CH"/>
              </w:rPr>
              <w:tab/>
            </w:r>
            <w:r w:rsidR="0098521F" w:rsidRPr="00A33485">
              <w:rPr>
                <w:rStyle w:val="Lienhypertexte"/>
                <w:noProof/>
              </w:rPr>
              <w:delText>Classes utilisées</w:delText>
            </w:r>
            <w:r w:rsidR="0098521F">
              <w:rPr>
                <w:noProof/>
                <w:webHidden/>
              </w:rPr>
              <w:tab/>
            </w:r>
            <w:r w:rsidR="0098521F">
              <w:rPr>
                <w:noProof/>
                <w:webHidden/>
              </w:rPr>
              <w:fldChar w:fldCharType="begin"/>
            </w:r>
            <w:r w:rsidR="0098521F">
              <w:rPr>
                <w:noProof/>
                <w:webHidden/>
              </w:rPr>
              <w:delInstrText xml:space="preserve"> PAGEREF _Toc387323440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27DD9AA3" w14:textId="77777777" w:rsidR="0098521F" w:rsidRDefault="00E94B87">
          <w:pPr>
            <w:pStyle w:val="TM3"/>
            <w:tabs>
              <w:tab w:val="left" w:pos="1320"/>
              <w:tab w:val="right" w:leader="dot" w:pos="9062"/>
            </w:tabs>
            <w:rPr>
              <w:del w:id="250" w:author="Francisco Garcia" w:date="2014-05-26T10:12:00Z"/>
              <w:rFonts w:eastAsiaTheme="minorEastAsia"/>
              <w:noProof/>
              <w:lang w:eastAsia="fr-CH"/>
            </w:rPr>
          </w:pPr>
          <w:del w:id="251" w:author="Francisco Garcia" w:date="2014-05-26T10:12:00Z">
            <w:r>
              <w:fldChar w:fldCharType="begin"/>
            </w:r>
            <w:r>
              <w:delInstrText xml:space="preserve"> HYPERLINK \l "_Toc387323441" </w:delInstrText>
            </w:r>
            <w:r>
              <w:fldChar w:fldCharType="separate"/>
            </w:r>
            <w:r w:rsidR="0098521F" w:rsidRPr="00A33485">
              <w:rPr>
                <w:rStyle w:val="Lienhypertexte"/>
                <w:noProof/>
              </w:rPr>
              <w:delText>5.12.4</w:delText>
            </w:r>
            <w:r w:rsidR="0098521F">
              <w:rPr>
                <w:rFonts w:eastAsiaTheme="minorEastAsia"/>
                <w:noProof/>
                <w:lang w:eastAsia="fr-CH"/>
              </w:rPr>
              <w:tab/>
            </w:r>
            <w:r w:rsidR="0098521F" w:rsidRPr="00A33485">
              <w:rPr>
                <w:rStyle w:val="Lienhypertexte"/>
                <w:noProof/>
              </w:rPr>
              <w:delText>Génération de configuration</w:delText>
            </w:r>
            <w:r w:rsidR="0098521F">
              <w:rPr>
                <w:noProof/>
                <w:webHidden/>
              </w:rPr>
              <w:tab/>
            </w:r>
            <w:r w:rsidR="0098521F">
              <w:rPr>
                <w:noProof/>
                <w:webHidden/>
              </w:rPr>
              <w:fldChar w:fldCharType="begin"/>
            </w:r>
            <w:r w:rsidR="0098521F">
              <w:rPr>
                <w:noProof/>
                <w:webHidden/>
              </w:rPr>
              <w:delInstrText xml:space="preserve"> PAGEREF _Toc387323441 \h </w:delInstrText>
            </w:r>
            <w:r w:rsidR="0098521F">
              <w:rPr>
                <w:noProof/>
                <w:webHidden/>
              </w:rPr>
            </w:r>
            <w:r w:rsidR="0098521F">
              <w:rPr>
                <w:noProof/>
                <w:webHidden/>
              </w:rPr>
              <w:fldChar w:fldCharType="separate"/>
            </w:r>
            <w:r w:rsidR="00191D7C">
              <w:rPr>
                <w:noProof/>
                <w:webHidden/>
              </w:rPr>
              <w:delText>50</w:delText>
            </w:r>
            <w:r w:rsidR="0098521F">
              <w:rPr>
                <w:noProof/>
                <w:webHidden/>
              </w:rPr>
              <w:fldChar w:fldCharType="end"/>
            </w:r>
            <w:r>
              <w:rPr>
                <w:noProof/>
              </w:rPr>
              <w:fldChar w:fldCharType="end"/>
            </w:r>
          </w:del>
        </w:p>
        <w:p w14:paraId="7B823695" w14:textId="77777777" w:rsidR="0098521F" w:rsidRDefault="00E94B87">
          <w:pPr>
            <w:pStyle w:val="TM3"/>
            <w:tabs>
              <w:tab w:val="left" w:pos="1320"/>
              <w:tab w:val="right" w:leader="dot" w:pos="9062"/>
            </w:tabs>
            <w:rPr>
              <w:del w:id="252" w:author="Francisco Garcia" w:date="2014-05-26T10:12:00Z"/>
              <w:rFonts w:eastAsiaTheme="minorEastAsia"/>
              <w:noProof/>
              <w:lang w:eastAsia="fr-CH"/>
            </w:rPr>
          </w:pPr>
          <w:del w:id="253" w:author="Francisco Garcia" w:date="2014-05-26T10:12:00Z">
            <w:r>
              <w:fldChar w:fldCharType="begin"/>
            </w:r>
            <w:r>
              <w:delInstrText xml:space="preserve"> HYPERLINK \l "_Toc387323442" </w:delInstrText>
            </w:r>
            <w:r>
              <w:fldChar w:fldCharType="separate"/>
            </w:r>
            <w:r w:rsidR="0098521F" w:rsidRPr="00A33485">
              <w:rPr>
                <w:rStyle w:val="Lienhypertexte"/>
                <w:noProof/>
              </w:rPr>
              <w:delText>5.12.5</w:delText>
            </w:r>
            <w:r w:rsidR="0098521F">
              <w:rPr>
                <w:rFonts w:eastAsiaTheme="minorEastAsia"/>
                <w:noProof/>
                <w:lang w:eastAsia="fr-CH"/>
              </w:rPr>
              <w:tab/>
            </w:r>
            <w:r w:rsidR="0098521F" w:rsidRPr="00A33485">
              <w:rPr>
                <w:rStyle w:val="Lienhypertexte"/>
                <w:noProof/>
              </w:rPr>
              <w:delText>Affichage du calendrier</w:delText>
            </w:r>
            <w:r w:rsidR="0098521F">
              <w:rPr>
                <w:noProof/>
                <w:webHidden/>
              </w:rPr>
              <w:tab/>
            </w:r>
            <w:r w:rsidR="0098521F">
              <w:rPr>
                <w:noProof/>
                <w:webHidden/>
              </w:rPr>
              <w:fldChar w:fldCharType="begin"/>
            </w:r>
            <w:r w:rsidR="0098521F">
              <w:rPr>
                <w:noProof/>
                <w:webHidden/>
              </w:rPr>
              <w:delInstrText xml:space="preserve"> PAGEREF _Toc387323442 \h </w:delInstrText>
            </w:r>
            <w:r w:rsidR="0098521F">
              <w:rPr>
                <w:noProof/>
                <w:webHidden/>
              </w:rPr>
            </w:r>
            <w:r w:rsidR="0098521F">
              <w:rPr>
                <w:noProof/>
                <w:webHidden/>
              </w:rPr>
              <w:fldChar w:fldCharType="separate"/>
            </w:r>
            <w:r w:rsidR="00191D7C">
              <w:rPr>
                <w:noProof/>
                <w:webHidden/>
              </w:rPr>
              <w:delText>50</w:delText>
            </w:r>
            <w:r w:rsidR="0098521F">
              <w:rPr>
                <w:noProof/>
                <w:webHidden/>
              </w:rPr>
              <w:fldChar w:fldCharType="end"/>
            </w:r>
            <w:r>
              <w:rPr>
                <w:noProof/>
              </w:rPr>
              <w:fldChar w:fldCharType="end"/>
            </w:r>
          </w:del>
        </w:p>
        <w:p w14:paraId="4D74DB07" w14:textId="77777777" w:rsidR="0098521F" w:rsidRDefault="00E94B87">
          <w:pPr>
            <w:pStyle w:val="TM3"/>
            <w:tabs>
              <w:tab w:val="left" w:pos="1320"/>
              <w:tab w:val="right" w:leader="dot" w:pos="9062"/>
            </w:tabs>
            <w:rPr>
              <w:del w:id="254" w:author="Francisco Garcia" w:date="2014-05-26T10:12:00Z"/>
              <w:rFonts w:eastAsiaTheme="minorEastAsia"/>
              <w:noProof/>
              <w:lang w:eastAsia="fr-CH"/>
            </w:rPr>
          </w:pPr>
          <w:del w:id="255" w:author="Francisco Garcia" w:date="2014-05-26T10:12:00Z">
            <w:r>
              <w:fldChar w:fldCharType="begin"/>
            </w:r>
            <w:r>
              <w:delInstrText xml:space="preserve"> HYPERLINK \l "_Toc387323443" </w:delInstrText>
            </w:r>
            <w:r>
              <w:fldChar w:fldCharType="separate"/>
            </w:r>
            <w:r w:rsidR="0098521F" w:rsidRPr="00A33485">
              <w:rPr>
                <w:rStyle w:val="Lienhypertexte"/>
                <w:noProof/>
              </w:rPr>
              <w:delText>5.12.6</w:delText>
            </w:r>
            <w:r w:rsidR="0098521F">
              <w:rPr>
                <w:rFonts w:eastAsiaTheme="minorEastAsia"/>
                <w:noProof/>
                <w:lang w:eastAsia="fr-CH"/>
              </w:rPr>
              <w:tab/>
            </w:r>
            <w:r w:rsidR="0098521F" w:rsidRPr="00A33485">
              <w:rPr>
                <w:rStyle w:val="Lienhypertexte"/>
                <w:noProof/>
              </w:rPr>
              <w:delText>Sélection depuis le calendrier</w:delText>
            </w:r>
            <w:r w:rsidR="0098521F">
              <w:rPr>
                <w:noProof/>
                <w:webHidden/>
              </w:rPr>
              <w:tab/>
            </w:r>
            <w:r w:rsidR="0098521F">
              <w:rPr>
                <w:noProof/>
                <w:webHidden/>
              </w:rPr>
              <w:fldChar w:fldCharType="begin"/>
            </w:r>
            <w:r w:rsidR="0098521F">
              <w:rPr>
                <w:noProof/>
                <w:webHidden/>
              </w:rPr>
              <w:delInstrText xml:space="preserve"> PAGEREF _Toc387323443 \h </w:delInstrText>
            </w:r>
            <w:r w:rsidR="0098521F">
              <w:rPr>
                <w:noProof/>
                <w:webHidden/>
              </w:rPr>
            </w:r>
            <w:r w:rsidR="0098521F">
              <w:rPr>
                <w:noProof/>
                <w:webHidden/>
              </w:rPr>
              <w:fldChar w:fldCharType="separate"/>
            </w:r>
            <w:r w:rsidR="00191D7C">
              <w:rPr>
                <w:noProof/>
                <w:webHidden/>
              </w:rPr>
              <w:delText>52</w:delText>
            </w:r>
            <w:r w:rsidR="0098521F">
              <w:rPr>
                <w:noProof/>
                <w:webHidden/>
              </w:rPr>
              <w:fldChar w:fldCharType="end"/>
            </w:r>
            <w:r>
              <w:rPr>
                <w:noProof/>
              </w:rPr>
              <w:fldChar w:fldCharType="end"/>
            </w:r>
          </w:del>
        </w:p>
        <w:p w14:paraId="170380C6" w14:textId="77777777" w:rsidR="0098521F" w:rsidRDefault="00E94B87">
          <w:pPr>
            <w:pStyle w:val="TM3"/>
            <w:tabs>
              <w:tab w:val="left" w:pos="1320"/>
              <w:tab w:val="right" w:leader="dot" w:pos="9062"/>
            </w:tabs>
            <w:rPr>
              <w:del w:id="256" w:author="Francisco Garcia" w:date="2014-05-26T10:12:00Z"/>
              <w:rFonts w:eastAsiaTheme="minorEastAsia"/>
              <w:noProof/>
              <w:lang w:eastAsia="fr-CH"/>
            </w:rPr>
          </w:pPr>
          <w:del w:id="257" w:author="Francisco Garcia" w:date="2014-05-26T10:12:00Z">
            <w:r>
              <w:fldChar w:fldCharType="begin"/>
            </w:r>
            <w:r>
              <w:delInstrText xml:space="preserve"> HYPERLINK \l "_Toc387323444" </w:delInstrText>
            </w:r>
            <w:r>
              <w:fldChar w:fldCharType="separate"/>
            </w:r>
            <w:r w:rsidR="0098521F" w:rsidRPr="00A33485">
              <w:rPr>
                <w:rStyle w:val="Lienhypertexte"/>
                <w:noProof/>
              </w:rPr>
              <w:delText>5.12.7</w:delText>
            </w:r>
            <w:r w:rsidR="0098521F">
              <w:rPr>
                <w:rFonts w:eastAsiaTheme="minorEastAsia"/>
                <w:noProof/>
                <w:lang w:eastAsia="fr-CH"/>
              </w:rPr>
              <w:tab/>
            </w:r>
            <w:r w:rsidR="0098521F" w:rsidRPr="00A33485">
              <w:rPr>
                <w:rStyle w:val="Lienhypertexte"/>
                <w:noProof/>
              </w:rPr>
              <w:delText>Création d’un événement</w:delText>
            </w:r>
            <w:r w:rsidR="0098521F">
              <w:rPr>
                <w:noProof/>
                <w:webHidden/>
              </w:rPr>
              <w:tab/>
            </w:r>
            <w:r w:rsidR="0098521F">
              <w:rPr>
                <w:noProof/>
                <w:webHidden/>
              </w:rPr>
              <w:fldChar w:fldCharType="begin"/>
            </w:r>
            <w:r w:rsidR="0098521F">
              <w:rPr>
                <w:noProof/>
                <w:webHidden/>
              </w:rPr>
              <w:delInstrText xml:space="preserve"> PAGEREF _Toc387323444 \h </w:delInstrText>
            </w:r>
            <w:r w:rsidR="0098521F">
              <w:rPr>
                <w:noProof/>
                <w:webHidden/>
              </w:rPr>
            </w:r>
            <w:r w:rsidR="0098521F">
              <w:rPr>
                <w:noProof/>
                <w:webHidden/>
              </w:rPr>
              <w:fldChar w:fldCharType="separate"/>
            </w:r>
            <w:r w:rsidR="00191D7C">
              <w:rPr>
                <w:noProof/>
                <w:webHidden/>
              </w:rPr>
              <w:delText>52</w:delText>
            </w:r>
            <w:r w:rsidR="0098521F">
              <w:rPr>
                <w:noProof/>
                <w:webHidden/>
              </w:rPr>
              <w:fldChar w:fldCharType="end"/>
            </w:r>
            <w:r>
              <w:rPr>
                <w:noProof/>
              </w:rPr>
              <w:fldChar w:fldCharType="end"/>
            </w:r>
          </w:del>
        </w:p>
        <w:p w14:paraId="7C6FEE9D" w14:textId="77777777" w:rsidR="0098521F" w:rsidRDefault="00E94B87">
          <w:pPr>
            <w:pStyle w:val="TM3"/>
            <w:tabs>
              <w:tab w:val="left" w:pos="1320"/>
              <w:tab w:val="right" w:leader="dot" w:pos="9062"/>
            </w:tabs>
            <w:rPr>
              <w:del w:id="258" w:author="Francisco Garcia" w:date="2014-05-26T10:12:00Z"/>
              <w:rFonts w:eastAsiaTheme="minorEastAsia"/>
              <w:noProof/>
              <w:lang w:eastAsia="fr-CH"/>
            </w:rPr>
          </w:pPr>
          <w:del w:id="259" w:author="Francisco Garcia" w:date="2014-05-26T10:12:00Z">
            <w:r>
              <w:fldChar w:fldCharType="begin"/>
            </w:r>
            <w:r>
              <w:delInstrText xml:space="preserve"> HYPERLINK \l "_Toc387323445" </w:delInstrText>
            </w:r>
            <w:r>
              <w:fldChar w:fldCharType="separate"/>
            </w:r>
            <w:r w:rsidR="0098521F" w:rsidRPr="00A33485">
              <w:rPr>
                <w:rStyle w:val="Lienhypertexte"/>
                <w:noProof/>
              </w:rPr>
              <w:delText>5.12.8</w:delText>
            </w:r>
            <w:r w:rsidR="0098521F">
              <w:rPr>
                <w:rFonts w:eastAsiaTheme="minorEastAsia"/>
                <w:noProof/>
                <w:lang w:eastAsia="fr-CH"/>
              </w:rPr>
              <w:tab/>
            </w:r>
            <w:r w:rsidR="0098521F" w:rsidRPr="00A33485">
              <w:rPr>
                <w:rStyle w:val="Lienhypertexte"/>
                <w:noProof/>
              </w:rPr>
              <w:delText>Modification d’un événement</w:delText>
            </w:r>
            <w:r w:rsidR="0098521F">
              <w:rPr>
                <w:noProof/>
                <w:webHidden/>
              </w:rPr>
              <w:tab/>
            </w:r>
            <w:r w:rsidR="0098521F">
              <w:rPr>
                <w:noProof/>
                <w:webHidden/>
              </w:rPr>
              <w:fldChar w:fldCharType="begin"/>
            </w:r>
            <w:r w:rsidR="0098521F">
              <w:rPr>
                <w:noProof/>
                <w:webHidden/>
              </w:rPr>
              <w:delInstrText xml:space="preserve"> PAGEREF _Toc387323445 \h </w:delInstrText>
            </w:r>
            <w:r w:rsidR="0098521F">
              <w:rPr>
                <w:noProof/>
                <w:webHidden/>
              </w:rPr>
            </w:r>
            <w:r w:rsidR="0098521F">
              <w:rPr>
                <w:noProof/>
                <w:webHidden/>
              </w:rPr>
              <w:fldChar w:fldCharType="separate"/>
            </w:r>
            <w:r w:rsidR="00191D7C">
              <w:rPr>
                <w:noProof/>
                <w:webHidden/>
              </w:rPr>
              <w:delText>53</w:delText>
            </w:r>
            <w:r w:rsidR="0098521F">
              <w:rPr>
                <w:noProof/>
                <w:webHidden/>
              </w:rPr>
              <w:fldChar w:fldCharType="end"/>
            </w:r>
            <w:r>
              <w:rPr>
                <w:noProof/>
              </w:rPr>
              <w:fldChar w:fldCharType="end"/>
            </w:r>
          </w:del>
        </w:p>
        <w:p w14:paraId="6D21F033" w14:textId="77777777" w:rsidR="0098521F" w:rsidRDefault="00E94B87">
          <w:pPr>
            <w:pStyle w:val="TM3"/>
            <w:tabs>
              <w:tab w:val="left" w:pos="1320"/>
              <w:tab w:val="right" w:leader="dot" w:pos="9062"/>
            </w:tabs>
            <w:rPr>
              <w:del w:id="260" w:author="Francisco Garcia" w:date="2014-05-26T10:12:00Z"/>
              <w:rFonts w:eastAsiaTheme="minorEastAsia"/>
              <w:noProof/>
              <w:lang w:eastAsia="fr-CH"/>
            </w:rPr>
          </w:pPr>
          <w:del w:id="261" w:author="Francisco Garcia" w:date="2014-05-26T10:12:00Z">
            <w:r>
              <w:fldChar w:fldCharType="begin"/>
            </w:r>
            <w:r>
              <w:delInstrText xml:space="preserve"> HYPERLINK \l "_Toc387323446" </w:delInstrText>
            </w:r>
            <w:r>
              <w:fldChar w:fldCharType="separate"/>
            </w:r>
            <w:r w:rsidR="0098521F" w:rsidRPr="00A33485">
              <w:rPr>
                <w:rStyle w:val="Lienhypertexte"/>
                <w:noProof/>
              </w:rPr>
              <w:delText>5.12.9</w:delText>
            </w:r>
            <w:r w:rsidR="0098521F">
              <w:rPr>
                <w:rFonts w:eastAsiaTheme="minorEastAsia"/>
                <w:noProof/>
                <w:lang w:eastAsia="fr-CH"/>
              </w:rPr>
              <w:tab/>
            </w:r>
            <w:r w:rsidR="0098521F" w:rsidRPr="00A33485">
              <w:rPr>
                <w:rStyle w:val="Lienhypertexte"/>
                <w:noProof/>
              </w:rPr>
              <w:delText>Suppression d’un événement</w:delText>
            </w:r>
            <w:r w:rsidR="0098521F">
              <w:rPr>
                <w:noProof/>
                <w:webHidden/>
              </w:rPr>
              <w:tab/>
            </w:r>
            <w:r w:rsidR="0098521F">
              <w:rPr>
                <w:noProof/>
                <w:webHidden/>
              </w:rPr>
              <w:fldChar w:fldCharType="begin"/>
            </w:r>
            <w:r w:rsidR="0098521F">
              <w:rPr>
                <w:noProof/>
                <w:webHidden/>
              </w:rPr>
              <w:delInstrText xml:space="preserve"> PAGEREF _Toc387323446 \h </w:delInstrText>
            </w:r>
            <w:r w:rsidR="0098521F">
              <w:rPr>
                <w:noProof/>
                <w:webHidden/>
              </w:rPr>
            </w:r>
            <w:r w:rsidR="0098521F">
              <w:rPr>
                <w:noProof/>
                <w:webHidden/>
              </w:rPr>
              <w:fldChar w:fldCharType="separate"/>
            </w:r>
            <w:r w:rsidR="00191D7C">
              <w:rPr>
                <w:noProof/>
                <w:webHidden/>
              </w:rPr>
              <w:delText>54</w:delText>
            </w:r>
            <w:r w:rsidR="0098521F">
              <w:rPr>
                <w:noProof/>
                <w:webHidden/>
              </w:rPr>
              <w:fldChar w:fldCharType="end"/>
            </w:r>
            <w:r>
              <w:rPr>
                <w:noProof/>
              </w:rPr>
              <w:fldChar w:fldCharType="end"/>
            </w:r>
          </w:del>
        </w:p>
        <w:p w14:paraId="4A08B569" w14:textId="77777777" w:rsidR="0098521F" w:rsidRDefault="00E94B87">
          <w:pPr>
            <w:pStyle w:val="TM3"/>
            <w:tabs>
              <w:tab w:val="left" w:pos="1540"/>
              <w:tab w:val="right" w:leader="dot" w:pos="9062"/>
            </w:tabs>
            <w:rPr>
              <w:del w:id="262" w:author="Francisco Garcia" w:date="2014-05-26T10:12:00Z"/>
              <w:rFonts w:eastAsiaTheme="minorEastAsia"/>
              <w:noProof/>
              <w:lang w:eastAsia="fr-CH"/>
            </w:rPr>
          </w:pPr>
          <w:del w:id="263" w:author="Francisco Garcia" w:date="2014-05-26T10:12:00Z">
            <w:r>
              <w:fldChar w:fldCharType="begin"/>
            </w:r>
            <w:r>
              <w:delInstrText xml:space="preserve"> HYPERLINK \l "_Toc387323447" </w:delInstrText>
            </w:r>
            <w:r>
              <w:fldChar w:fldCharType="separate"/>
            </w:r>
            <w:r w:rsidR="0098521F" w:rsidRPr="00A33485">
              <w:rPr>
                <w:rStyle w:val="Lienhypertexte"/>
                <w:noProof/>
              </w:rPr>
              <w:delText>5.12.10</w:delText>
            </w:r>
            <w:r w:rsidR="0098521F">
              <w:rPr>
                <w:rFonts w:eastAsiaTheme="minorEastAsia"/>
                <w:noProof/>
                <w:lang w:eastAsia="fr-CH"/>
              </w:rPr>
              <w:tab/>
            </w:r>
            <w:r w:rsidR="0098521F" w:rsidRPr="00A33485">
              <w:rPr>
                <w:rStyle w:val="Lienhypertexte"/>
                <w:noProof/>
              </w:rPr>
              <w:delText>Génération automatique</w:delText>
            </w:r>
            <w:r w:rsidR="0098521F">
              <w:rPr>
                <w:noProof/>
                <w:webHidden/>
              </w:rPr>
              <w:tab/>
            </w:r>
            <w:r w:rsidR="0098521F">
              <w:rPr>
                <w:noProof/>
                <w:webHidden/>
              </w:rPr>
              <w:fldChar w:fldCharType="begin"/>
            </w:r>
            <w:r w:rsidR="0098521F">
              <w:rPr>
                <w:noProof/>
                <w:webHidden/>
              </w:rPr>
              <w:delInstrText xml:space="preserve"> PAGEREF _Toc387323447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4B2451BD" w14:textId="77777777" w:rsidR="0098521F" w:rsidRDefault="00E94B87">
          <w:pPr>
            <w:pStyle w:val="TM2"/>
            <w:tabs>
              <w:tab w:val="left" w:pos="880"/>
              <w:tab w:val="right" w:leader="dot" w:pos="9062"/>
            </w:tabs>
            <w:rPr>
              <w:del w:id="264" w:author="Francisco Garcia" w:date="2014-05-26T10:12:00Z"/>
              <w:rFonts w:eastAsiaTheme="minorEastAsia"/>
              <w:noProof/>
              <w:lang w:eastAsia="fr-CH"/>
            </w:rPr>
          </w:pPr>
          <w:del w:id="265" w:author="Francisco Garcia" w:date="2014-05-26T10:12:00Z">
            <w:r>
              <w:fldChar w:fldCharType="begin"/>
            </w:r>
            <w:r>
              <w:delInstrText xml:space="preserve"> HYPERLINK \l "_Toc387323448" </w:delInstrText>
            </w:r>
            <w:r>
              <w:fldChar w:fldCharType="separate"/>
            </w:r>
            <w:r w:rsidR="0098521F" w:rsidRPr="00A33485">
              <w:rPr>
                <w:rStyle w:val="Lienhypertexte"/>
                <w:noProof/>
              </w:rPr>
              <w:delText>5.13</w:delText>
            </w:r>
            <w:r w:rsidR="0098521F">
              <w:rPr>
                <w:rFonts w:eastAsiaTheme="minorEastAsia"/>
                <w:noProof/>
                <w:lang w:eastAsia="fr-CH"/>
              </w:rPr>
              <w:tab/>
            </w:r>
            <w:r w:rsidR="0098521F" w:rsidRPr="00A33485">
              <w:rPr>
                <w:rStyle w:val="Lienhypertexte"/>
                <w:noProof/>
              </w:rPr>
              <w:delText>Transcoder</w:delText>
            </w:r>
            <w:r w:rsidR="0098521F">
              <w:rPr>
                <w:noProof/>
                <w:webHidden/>
              </w:rPr>
              <w:tab/>
            </w:r>
            <w:r w:rsidR="0098521F">
              <w:rPr>
                <w:noProof/>
                <w:webHidden/>
              </w:rPr>
              <w:fldChar w:fldCharType="begin"/>
            </w:r>
            <w:r w:rsidR="0098521F">
              <w:rPr>
                <w:noProof/>
                <w:webHidden/>
              </w:rPr>
              <w:delInstrText xml:space="preserve"> PAGEREF _Toc387323448 \h </w:delInstrText>
            </w:r>
            <w:r w:rsidR="0098521F">
              <w:rPr>
                <w:noProof/>
                <w:webHidden/>
              </w:rPr>
            </w:r>
            <w:r w:rsidR="0098521F">
              <w:rPr>
                <w:noProof/>
                <w:webHidden/>
              </w:rPr>
              <w:fldChar w:fldCharType="separate"/>
            </w:r>
            <w:r w:rsidR="00191D7C">
              <w:rPr>
                <w:noProof/>
                <w:webHidden/>
              </w:rPr>
              <w:delText>55</w:delText>
            </w:r>
            <w:r w:rsidR="0098521F">
              <w:rPr>
                <w:noProof/>
                <w:webHidden/>
              </w:rPr>
              <w:fldChar w:fldCharType="end"/>
            </w:r>
            <w:r>
              <w:rPr>
                <w:noProof/>
              </w:rPr>
              <w:fldChar w:fldCharType="end"/>
            </w:r>
          </w:del>
        </w:p>
        <w:p w14:paraId="4B609C45" w14:textId="77777777" w:rsidR="0098521F" w:rsidRDefault="00E94B87">
          <w:pPr>
            <w:pStyle w:val="TM3"/>
            <w:tabs>
              <w:tab w:val="left" w:pos="1320"/>
              <w:tab w:val="right" w:leader="dot" w:pos="9062"/>
            </w:tabs>
            <w:rPr>
              <w:del w:id="266" w:author="Francisco Garcia" w:date="2014-05-26T10:12:00Z"/>
              <w:rFonts w:eastAsiaTheme="minorEastAsia"/>
              <w:noProof/>
              <w:lang w:eastAsia="fr-CH"/>
            </w:rPr>
          </w:pPr>
          <w:del w:id="267" w:author="Francisco Garcia" w:date="2014-05-26T10:12:00Z">
            <w:r>
              <w:fldChar w:fldCharType="begin"/>
            </w:r>
            <w:r>
              <w:delInstrText xml:space="preserve"> HYPERLINK \l "_Toc387323449" </w:delInstrText>
            </w:r>
            <w:r>
              <w:fldChar w:fldCharType="separate"/>
            </w:r>
            <w:r w:rsidR="0098521F" w:rsidRPr="00A33485">
              <w:rPr>
                <w:rStyle w:val="Lienhypertexte"/>
                <w:noProof/>
              </w:rPr>
              <w:delText>5.13.1</w:delText>
            </w:r>
            <w:r w:rsidR="0098521F">
              <w:rPr>
                <w:rFonts w:eastAsiaTheme="minorEastAsia"/>
                <w:noProof/>
                <w:lang w:eastAsia="fr-CH"/>
              </w:rPr>
              <w:tab/>
            </w:r>
            <w:r w:rsidR="0098521F" w:rsidRPr="00A33485">
              <w:rPr>
                <w:rStyle w:val="Lienhypertexte"/>
                <w:noProof/>
              </w:rPr>
              <w:delText>Classes utilisées</w:delText>
            </w:r>
            <w:r w:rsidR="0098521F">
              <w:rPr>
                <w:noProof/>
                <w:webHidden/>
              </w:rPr>
              <w:tab/>
            </w:r>
            <w:r w:rsidR="0098521F">
              <w:rPr>
                <w:noProof/>
                <w:webHidden/>
              </w:rPr>
              <w:fldChar w:fldCharType="begin"/>
            </w:r>
            <w:r w:rsidR="0098521F">
              <w:rPr>
                <w:noProof/>
                <w:webHidden/>
              </w:rPr>
              <w:delInstrText xml:space="preserve"> PAGEREF _Toc387323449 \h </w:delInstrText>
            </w:r>
            <w:r w:rsidR="0098521F">
              <w:rPr>
                <w:noProof/>
                <w:webHidden/>
              </w:rPr>
            </w:r>
            <w:r w:rsidR="0098521F">
              <w:rPr>
                <w:noProof/>
                <w:webHidden/>
              </w:rPr>
              <w:fldChar w:fldCharType="separate"/>
            </w:r>
            <w:r w:rsidR="00191D7C">
              <w:rPr>
                <w:noProof/>
                <w:webHidden/>
              </w:rPr>
              <w:delText>55</w:delText>
            </w:r>
            <w:r w:rsidR="0098521F">
              <w:rPr>
                <w:noProof/>
                <w:webHidden/>
              </w:rPr>
              <w:fldChar w:fldCharType="end"/>
            </w:r>
            <w:r>
              <w:rPr>
                <w:noProof/>
              </w:rPr>
              <w:fldChar w:fldCharType="end"/>
            </w:r>
          </w:del>
        </w:p>
        <w:p w14:paraId="5457F063" w14:textId="77777777" w:rsidR="0098521F" w:rsidRDefault="00E94B87">
          <w:pPr>
            <w:pStyle w:val="TM3"/>
            <w:tabs>
              <w:tab w:val="left" w:pos="1320"/>
              <w:tab w:val="right" w:leader="dot" w:pos="9062"/>
            </w:tabs>
            <w:rPr>
              <w:del w:id="268" w:author="Francisco Garcia" w:date="2014-05-26T10:12:00Z"/>
              <w:rFonts w:eastAsiaTheme="minorEastAsia"/>
              <w:noProof/>
              <w:lang w:eastAsia="fr-CH"/>
            </w:rPr>
          </w:pPr>
          <w:del w:id="269" w:author="Francisco Garcia" w:date="2014-05-26T10:12:00Z">
            <w:r>
              <w:fldChar w:fldCharType="begin"/>
            </w:r>
            <w:r>
              <w:delInstrText xml:space="preserve"> HYPERLINK \l "_Toc387323450" </w:delInstrText>
            </w:r>
            <w:r>
              <w:fldChar w:fldCharType="separate"/>
            </w:r>
            <w:r w:rsidR="0098521F" w:rsidRPr="00A33485">
              <w:rPr>
                <w:rStyle w:val="Lienhypertexte"/>
                <w:noProof/>
              </w:rPr>
              <w:delText>5.13.2</w:delText>
            </w:r>
            <w:r w:rsidR="0098521F">
              <w:rPr>
                <w:rFonts w:eastAsiaTheme="minorEastAsia"/>
                <w:noProof/>
                <w:lang w:eastAsia="fr-CH"/>
              </w:rPr>
              <w:tab/>
            </w:r>
            <w:r w:rsidR="0098521F" w:rsidRPr="00A33485">
              <w:rPr>
                <w:rStyle w:val="Lienhypertexte"/>
                <w:noProof/>
              </w:rPr>
              <w:delText>Définition des bitrates, taux d’échantillonnage et type d’encoder</w:delText>
            </w:r>
            <w:r w:rsidR="0098521F">
              <w:rPr>
                <w:noProof/>
                <w:webHidden/>
              </w:rPr>
              <w:tab/>
            </w:r>
            <w:r w:rsidR="0098521F">
              <w:rPr>
                <w:noProof/>
                <w:webHidden/>
              </w:rPr>
              <w:fldChar w:fldCharType="begin"/>
            </w:r>
            <w:r w:rsidR="0098521F">
              <w:rPr>
                <w:noProof/>
                <w:webHidden/>
              </w:rPr>
              <w:delInstrText xml:space="preserve"> PAGEREF _Toc387323450 \h </w:delInstrText>
            </w:r>
            <w:r w:rsidR="0098521F">
              <w:rPr>
                <w:noProof/>
                <w:webHidden/>
              </w:rPr>
            </w:r>
            <w:r w:rsidR="0098521F">
              <w:rPr>
                <w:noProof/>
                <w:webHidden/>
              </w:rPr>
              <w:fldChar w:fldCharType="separate"/>
            </w:r>
            <w:r w:rsidR="00191D7C">
              <w:rPr>
                <w:noProof/>
                <w:webHidden/>
              </w:rPr>
              <w:delText>55</w:delText>
            </w:r>
            <w:r w:rsidR="0098521F">
              <w:rPr>
                <w:noProof/>
                <w:webHidden/>
              </w:rPr>
              <w:fldChar w:fldCharType="end"/>
            </w:r>
            <w:r>
              <w:rPr>
                <w:noProof/>
              </w:rPr>
              <w:fldChar w:fldCharType="end"/>
            </w:r>
          </w:del>
        </w:p>
        <w:p w14:paraId="4CADE054" w14:textId="77777777" w:rsidR="0098521F" w:rsidRDefault="00E94B87">
          <w:pPr>
            <w:pStyle w:val="TM3"/>
            <w:tabs>
              <w:tab w:val="left" w:pos="1320"/>
              <w:tab w:val="right" w:leader="dot" w:pos="9062"/>
            </w:tabs>
            <w:rPr>
              <w:del w:id="270" w:author="Francisco Garcia" w:date="2014-05-26T10:12:00Z"/>
              <w:rFonts w:eastAsiaTheme="minorEastAsia"/>
              <w:noProof/>
              <w:lang w:eastAsia="fr-CH"/>
            </w:rPr>
          </w:pPr>
          <w:del w:id="271" w:author="Francisco Garcia" w:date="2014-05-26T10:12:00Z">
            <w:r>
              <w:fldChar w:fldCharType="begin"/>
            </w:r>
            <w:r>
              <w:delInstrText xml:space="preserve"> HYPERLINK \l "_Toc387323451" </w:delInstrText>
            </w:r>
            <w:r>
              <w:fldChar w:fldCharType="separate"/>
            </w:r>
            <w:r w:rsidR="0098521F" w:rsidRPr="00A33485">
              <w:rPr>
                <w:rStyle w:val="Lienhypertexte"/>
                <w:noProof/>
              </w:rPr>
              <w:delText>5.13.3</w:delText>
            </w:r>
            <w:r w:rsidR="0098521F">
              <w:rPr>
                <w:rFonts w:eastAsiaTheme="minorEastAsia"/>
                <w:noProof/>
                <w:lang w:eastAsia="fr-CH"/>
              </w:rPr>
              <w:tab/>
            </w:r>
            <w:r w:rsidR="0098521F" w:rsidRPr="00A33485">
              <w:rPr>
                <w:rStyle w:val="Lienhypertexte"/>
                <w:noProof/>
              </w:rPr>
              <w:delText>Fichier de configuration et log</w:delText>
            </w:r>
            <w:r w:rsidR="0098521F">
              <w:rPr>
                <w:noProof/>
                <w:webHidden/>
              </w:rPr>
              <w:tab/>
            </w:r>
            <w:r w:rsidR="0098521F">
              <w:rPr>
                <w:noProof/>
                <w:webHidden/>
              </w:rPr>
              <w:fldChar w:fldCharType="begin"/>
            </w:r>
            <w:r w:rsidR="0098521F">
              <w:rPr>
                <w:noProof/>
                <w:webHidden/>
              </w:rPr>
              <w:delInstrText xml:space="preserve"> PAGEREF _Toc387323451 \h </w:delInstrText>
            </w:r>
            <w:r w:rsidR="0098521F">
              <w:rPr>
                <w:noProof/>
                <w:webHidden/>
              </w:rPr>
            </w:r>
            <w:r w:rsidR="0098521F">
              <w:rPr>
                <w:noProof/>
                <w:webHidden/>
              </w:rPr>
              <w:fldChar w:fldCharType="separate"/>
            </w:r>
            <w:r w:rsidR="00191D7C">
              <w:rPr>
                <w:noProof/>
                <w:webHidden/>
              </w:rPr>
              <w:delText>57</w:delText>
            </w:r>
            <w:r w:rsidR="0098521F">
              <w:rPr>
                <w:noProof/>
                <w:webHidden/>
              </w:rPr>
              <w:fldChar w:fldCharType="end"/>
            </w:r>
            <w:r>
              <w:rPr>
                <w:noProof/>
              </w:rPr>
              <w:fldChar w:fldCharType="end"/>
            </w:r>
          </w:del>
        </w:p>
        <w:p w14:paraId="4583D29A" w14:textId="77777777" w:rsidR="0098521F" w:rsidRDefault="00E94B87">
          <w:pPr>
            <w:pStyle w:val="TM3"/>
            <w:tabs>
              <w:tab w:val="left" w:pos="1320"/>
              <w:tab w:val="right" w:leader="dot" w:pos="9062"/>
            </w:tabs>
            <w:rPr>
              <w:del w:id="272" w:author="Francisco Garcia" w:date="2014-05-26T10:12:00Z"/>
              <w:rFonts w:eastAsiaTheme="minorEastAsia"/>
              <w:noProof/>
              <w:lang w:eastAsia="fr-CH"/>
            </w:rPr>
          </w:pPr>
          <w:del w:id="273" w:author="Francisco Garcia" w:date="2014-05-26T10:12:00Z">
            <w:r>
              <w:fldChar w:fldCharType="begin"/>
            </w:r>
            <w:r>
              <w:delInstrText xml:space="preserve"> HYPERLINK \l "_Toc387323452" </w:delInstrText>
            </w:r>
            <w:r>
              <w:fldChar w:fldCharType="separate"/>
            </w:r>
            <w:r w:rsidR="0098521F" w:rsidRPr="00A33485">
              <w:rPr>
                <w:rStyle w:val="Lienhypertexte"/>
                <w:noProof/>
              </w:rPr>
              <w:delText>5.13.4</w:delText>
            </w:r>
            <w:r w:rsidR="0098521F">
              <w:rPr>
                <w:rFonts w:eastAsiaTheme="minorEastAsia"/>
                <w:noProof/>
                <w:lang w:eastAsia="fr-CH"/>
              </w:rPr>
              <w:tab/>
            </w:r>
            <w:r w:rsidR="0098521F" w:rsidRPr="00A33485">
              <w:rPr>
                <w:rStyle w:val="Lienhypertexte"/>
                <w:noProof/>
              </w:rPr>
              <w:delText>Licence MP3</w:delText>
            </w:r>
            <w:r w:rsidR="0098521F">
              <w:rPr>
                <w:noProof/>
                <w:webHidden/>
              </w:rPr>
              <w:tab/>
            </w:r>
            <w:r w:rsidR="0098521F">
              <w:rPr>
                <w:noProof/>
                <w:webHidden/>
              </w:rPr>
              <w:fldChar w:fldCharType="begin"/>
            </w:r>
            <w:r w:rsidR="0098521F">
              <w:rPr>
                <w:noProof/>
                <w:webHidden/>
              </w:rPr>
              <w:delInstrText xml:space="preserve"> PAGEREF _Toc387323452 \h </w:delInstrText>
            </w:r>
            <w:r w:rsidR="0098521F">
              <w:rPr>
                <w:noProof/>
                <w:webHidden/>
              </w:rPr>
            </w:r>
            <w:r w:rsidR="0098521F">
              <w:rPr>
                <w:noProof/>
                <w:webHidden/>
              </w:rPr>
              <w:fldChar w:fldCharType="separate"/>
            </w:r>
            <w:r w:rsidR="00191D7C">
              <w:rPr>
                <w:noProof/>
                <w:webHidden/>
              </w:rPr>
              <w:delText>59</w:delText>
            </w:r>
            <w:r w:rsidR="0098521F">
              <w:rPr>
                <w:noProof/>
                <w:webHidden/>
              </w:rPr>
              <w:fldChar w:fldCharType="end"/>
            </w:r>
            <w:r>
              <w:rPr>
                <w:noProof/>
              </w:rPr>
              <w:fldChar w:fldCharType="end"/>
            </w:r>
          </w:del>
        </w:p>
        <w:p w14:paraId="6D3340D9" w14:textId="77777777" w:rsidR="0098521F" w:rsidRDefault="00E94B87">
          <w:pPr>
            <w:pStyle w:val="TM3"/>
            <w:tabs>
              <w:tab w:val="left" w:pos="1320"/>
              <w:tab w:val="right" w:leader="dot" w:pos="9062"/>
            </w:tabs>
            <w:rPr>
              <w:del w:id="274" w:author="Francisco Garcia" w:date="2014-05-26T10:12:00Z"/>
              <w:rFonts w:eastAsiaTheme="minorEastAsia"/>
              <w:noProof/>
              <w:lang w:eastAsia="fr-CH"/>
            </w:rPr>
          </w:pPr>
          <w:del w:id="275" w:author="Francisco Garcia" w:date="2014-05-26T10:12:00Z">
            <w:r>
              <w:fldChar w:fldCharType="begin"/>
            </w:r>
            <w:r>
              <w:delInstrText xml:space="preserve"> HYPERLINK \l "_Toc387323453" </w:delInstrText>
            </w:r>
            <w:r>
              <w:fldChar w:fldCharType="separate"/>
            </w:r>
            <w:r w:rsidR="0098521F" w:rsidRPr="00A33485">
              <w:rPr>
                <w:rStyle w:val="Lienhypertexte"/>
                <w:noProof/>
              </w:rPr>
              <w:delText>5.13.5</w:delText>
            </w:r>
            <w:r w:rsidR="0098521F">
              <w:rPr>
                <w:rFonts w:eastAsiaTheme="minorEastAsia"/>
                <w:noProof/>
                <w:lang w:eastAsia="fr-CH"/>
              </w:rPr>
              <w:tab/>
            </w:r>
            <w:r w:rsidR="0098521F" w:rsidRPr="00A33485">
              <w:rPr>
                <w:rStyle w:val="Lienhypertexte"/>
                <w:noProof/>
              </w:rPr>
              <w:delText>Création d’un transcoder</w:delText>
            </w:r>
            <w:r w:rsidR="0098521F">
              <w:rPr>
                <w:noProof/>
                <w:webHidden/>
              </w:rPr>
              <w:tab/>
            </w:r>
            <w:r w:rsidR="0098521F">
              <w:rPr>
                <w:noProof/>
                <w:webHidden/>
              </w:rPr>
              <w:fldChar w:fldCharType="begin"/>
            </w:r>
            <w:r w:rsidR="0098521F">
              <w:rPr>
                <w:noProof/>
                <w:webHidden/>
              </w:rPr>
              <w:delInstrText xml:space="preserve"> PAGEREF _Toc387323453 \h </w:delInstrText>
            </w:r>
            <w:r w:rsidR="0098521F">
              <w:rPr>
                <w:noProof/>
                <w:webHidden/>
              </w:rPr>
            </w:r>
            <w:r w:rsidR="0098521F">
              <w:rPr>
                <w:noProof/>
                <w:webHidden/>
              </w:rPr>
              <w:fldChar w:fldCharType="separate"/>
            </w:r>
            <w:r w:rsidR="00191D7C">
              <w:rPr>
                <w:noProof/>
                <w:webHidden/>
              </w:rPr>
              <w:delText>60</w:delText>
            </w:r>
            <w:r w:rsidR="0098521F">
              <w:rPr>
                <w:noProof/>
                <w:webHidden/>
              </w:rPr>
              <w:fldChar w:fldCharType="end"/>
            </w:r>
            <w:r>
              <w:rPr>
                <w:noProof/>
              </w:rPr>
              <w:fldChar w:fldCharType="end"/>
            </w:r>
          </w:del>
        </w:p>
        <w:p w14:paraId="624BBC0B" w14:textId="77777777" w:rsidR="0098521F" w:rsidRDefault="00E94B87">
          <w:pPr>
            <w:pStyle w:val="TM3"/>
            <w:tabs>
              <w:tab w:val="left" w:pos="1320"/>
              <w:tab w:val="right" w:leader="dot" w:pos="9062"/>
            </w:tabs>
            <w:rPr>
              <w:del w:id="276" w:author="Francisco Garcia" w:date="2014-05-26T10:12:00Z"/>
              <w:rFonts w:eastAsiaTheme="minorEastAsia"/>
              <w:noProof/>
              <w:lang w:eastAsia="fr-CH"/>
            </w:rPr>
          </w:pPr>
          <w:del w:id="277" w:author="Francisco Garcia" w:date="2014-05-26T10:12:00Z">
            <w:r>
              <w:lastRenderedPageBreak/>
              <w:fldChar w:fldCharType="begin"/>
            </w:r>
            <w:r>
              <w:delInstrText xml:space="preserve"> HYPERLINK \l "_Toc387323454" </w:delInstrText>
            </w:r>
            <w:r>
              <w:fldChar w:fldCharType="separate"/>
            </w:r>
            <w:r w:rsidR="0098521F" w:rsidRPr="00A33485">
              <w:rPr>
                <w:rStyle w:val="Lienhypertexte"/>
                <w:noProof/>
              </w:rPr>
              <w:delText>5.13.6</w:delText>
            </w:r>
            <w:r w:rsidR="0098521F">
              <w:rPr>
                <w:rFonts w:eastAsiaTheme="minorEastAsia"/>
                <w:noProof/>
                <w:lang w:eastAsia="fr-CH"/>
              </w:rPr>
              <w:tab/>
            </w:r>
            <w:r w:rsidR="0098521F" w:rsidRPr="00A33485">
              <w:rPr>
                <w:rStyle w:val="Lienhypertexte"/>
                <w:noProof/>
              </w:rPr>
              <w:delText>Affichage d’un transcoder</w:delText>
            </w:r>
            <w:r w:rsidR="0098521F">
              <w:rPr>
                <w:noProof/>
                <w:webHidden/>
              </w:rPr>
              <w:tab/>
            </w:r>
            <w:r w:rsidR="0098521F">
              <w:rPr>
                <w:noProof/>
                <w:webHidden/>
              </w:rPr>
              <w:fldChar w:fldCharType="begin"/>
            </w:r>
            <w:r w:rsidR="0098521F">
              <w:rPr>
                <w:noProof/>
                <w:webHidden/>
              </w:rPr>
              <w:delInstrText xml:space="preserve"> PAGEREF _Toc387323454 \h </w:delInstrText>
            </w:r>
            <w:r w:rsidR="0098521F">
              <w:rPr>
                <w:noProof/>
                <w:webHidden/>
              </w:rPr>
            </w:r>
            <w:r w:rsidR="0098521F">
              <w:rPr>
                <w:noProof/>
                <w:webHidden/>
              </w:rPr>
              <w:fldChar w:fldCharType="separate"/>
            </w:r>
            <w:r w:rsidR="00191D7C">
              <w:rPr>
                <w:noProof/>
                <w:webHidden/>
              </w:rPr>
              <w:delText>61</w:delText>
            </w:r>
            <w:r w:rsidR="0098521F">
              <w:rPr>
                <w:noProof/>
                <w:webHidden/>
              </w:rPr>
              <w:fldChar w:fldCharType="end"/>
            </w:r>
            <w:r>
              <w:rPr>
                <w:noProof/>
              </w:rPr>
              <w:fldChar w:fldCharType="end"/>
            </w:r>
          </w:del>
        </w:p>
        <w:p w14:paraId="0E79CB8A" w14:textId="77777777" w:rsidR="0098521F" w:rsidRDefault="00E94B87">
          <w:pPr>
            <w:pStyle w:val="TM3"/>
            <w:tabs>
              <w:tab w:val="left" w:pos="1320"/>
              <w:tab w:val="right" w:leader="dot" w:pos="9062"/>
            </w:tabs>
            <w:rPr>
              <w:del w:id="278" w:author="Francisco Garcia" w:date="2014-05-26T10:12:00Z"/>
              <w:rFonts w:eastAsiaTheme="minorEastAsia"/>
              <w:noProof/>
              <w:lang w:eastAsia="fr-CH"/>
            </w:rPr>
          </w:pPr>
          <w:del w:id="279" w:author="Francisco Garcia" w:date="2014-05-26T10:12:00Z">
            <w:r>
              <w:fldChar w:fldCharType="begin"/>
            </w:r>
            <w:r>
              <w:delInstrText xml:space="preserve"> HYPERLINK \l "_Toc387323455" </w:delInstrText>
            </w:r>
            <w:r>
              <w:fldChar w:fldCharType="separate"/>
            </w:r>
            <w:r w:rsidR="0098521F" w:rsidRPr="00A33485">
              <w:rPr>
                <w:rStyle w:val="Lienhypertexte"/>
                <w:noProof/>
              </w:rPr>
              <w:delText>5.13.7</w:delText>
            </w:r>
            <w:r w:rsidR="0098521F">
              <w:rPr>
                <w:rFonts w:eastAsiaTheme="minorEastAsia"/>
                <w:noProof/>
                <w:lang w:eastAsia="fr-CH"/>
              </w:rPr>
              <w:tab/>
            </w:r>
            <w:r w:rsidR="0098521F" w:rsidRPr="00A33485">
              <w:rPr>
                <w:rStyle w:val="Lienhypertexte"/>
                <w:noProof/>
              </w:rPr>
              <w:delText>Modification d’un transcoder</w:delText>
            </w:r>
            <w:r w:rsidR="0098521F">
              <w:rPr>
                <w:noProof/>
                <w:webHidden/>
              </w:rPr>
              <w:tab/>
            </w:r>
            <w:r w:rsidR="0098521F">
              <w:rPr>
                <w:noProof/>
                <w:webHidden/>
              </w:rPr>
              <w:fldChar w:fldCharType="begin"/>
            </w:r>
            <w:r w:rsidR="0098521F">
              <w:rPr>
                <w:noProof/>
                <w:webHidden/>
              </w:rPr>
              <w:delInstrText xml:space="preserve"> PAGEREF _Toc387323455 \h </w:delInstrText>
            </w:r>
            <w:r w:rsidR="0098521F">
              <w:rPr>
                <w:noProof/>
                <w:webHidden/>
              </w:rPr>
            </w:r>
            <w:r w:rsidR="0098521F">
              <w:rPr>
                <w:noProof/>
                <w:webHidden/>
              </w:rPr>
              <w:fldChar w:fldCharType="separate"/>
            </w:r>
            <w:r w:rsidR="00191D7C">
              <w:rPr>
                <w:noProof/>
                <w:webHidden/>
              </w:rPr>
              <w:delText>61</w:delText>
            </w:r>
            <w:r w:rsidR="0098521F">
              <w:rPr>
                <w:noProof/>
                <w:webHidden/>
              </w:rPr>
              <w:fldChar w:fldCharType="end"/>
            </w:r>
            <w:r>
              <w:rPr>
                <w:noProof/>
              </w:rPr>
              <w:fldChar w:fldCharType="end"/>
            </w:r>
          </w:del>
        </w:p>
        <w:p w14:paraId="718222EE" w14:textId="77777777" w:rsidR="0098521F" w:rsidRDefault="00E94B87">
          <w:pPr>
            <w:pStyle w:val="TM3"/>
            <w:tabs>
              <w:tab w:val="left" w:pos="1320"/>
              <w:tab w:val="right" w:leader="dot" w:pos="9062"/>
            </w:tabs>
            <w:rPr>
              <w:del w:id="280" w:author="Francisco Garcia" w:date="2014-05-26T10:12:00Z"/>
              <w:rFonts w:eastAsiaTheme="minorEastAsia"/>
              <w:noProof/>
              <w:lang w:eastAsia="fr-CH"/>
            </w:rPr>
          </w:pPr>
          <w:del w:id="281" w:author="Francisco Garcia" w:date="2014-05-26T10:12:00Z">
            <w:r>
              <w:fldChar w:fldCharType="begin"/>
            </w:r>
            <w:r>
              <w:delInstrText xml:space="preserve"> HYPERLINK \l "_Toc387323456" </w:delInstrText>
            </w:r>
            <w:r>
              <w:fldChar w:fldCharType="separate"/>
            </w:r>
            <w:r w:rsidR="0098521F" w:rsidRPr="00A33485">
              <w:rPr>
                <w:rStyle w:val="Lienhypertexte"/>
                <w:noProof/>
              </w:rPr>
              <w:delText>5.13.8</w:delText>
            </w:r>
            <w:r w:rsidR="0098521F">
              <w:rPr>
                <w:rFonts w:eastAsiaTheme="minorEastAsia"/>
                <w:noProof/>
                <w:lang w:eastAsia="fr-CH"/>
              </w:rPr>
              <w:tab/>
            </w:r>
            <w:r w:rsidR="0098521F" w:rsidRPr="00A33485">
              <w:rPr>
                <w:rStyle w:val="Lienhypertexte"/>
                <w:noProof/>
              </w:rPr>
              <w:delText>Suppression d’un transcoder</w:delText>
            </w:r>
            <w:r w:rsidR="0098521F">
              <w:rPr>
                <w:noProof/>
                <w:webHidden/>
              </w:rPr>
              <w:tab/>
            </w:r>
            <w:r w:rsidR="0098521F">
              <w:rPr>
                <w:noProof/>
                <w:webHidden/>
              </w:rPr>
              <w:fldChar w:fldCharType="begin"/>
            </w:r>
            <w:r w:rsidR="0098521F">
              <w:rPr>
                <w:noProof/>
                <w:webHidden/>
              </w:rPr>
              <w:delInstrText xml:space="preserve"> PAGEREF _Toc387323456 \h </w:delInstrText>
            </w:r>
            <w:r w:rsidR="0098521F">
              <w:rPr>
                <w:noProof/>
                <w:webHidden/>
              </w:rPr>
            </w:r>
            <w:r w:rsidR="0098521F">
              <w:rPr>
                <w:noProof/>
                <w:webHidden/>
              </w:rPr>
              <w:fldChar w:fldCharType="separate"/>
            </w:r>
            <w:r w:rsidR="00191D7C">
              <w:rPr>
                <w:noProof/>
                <w:webHidden/>
              </w:rPr>
              <w:delText>61</w:delText>
            </w:r>
            <w:r w:rsidR="0098521F">
              <w:rPr>
                <w:noProof/>
                <w:webHidden/>
              </w:rPr>
              <w:fldChar w:fldCharType="end"/>
            </w:r>
            <w:r>
              <w:rPr>
                <w:noProof/>
              </w:rPr>
              <w:fldChar w:fldCharType="end"/>
            </w:r>
          </w:del>
        </w:p>
        <w:p w14:paraId="2882EE56" w14:textId="77777777" w:rsidR="0098521F" w:rsidRDefault="00E94B87">
          <w:pPr>
            <w:pStyle w:val="TM3"/>
            <w:tabs>
              <w:tab w:val="left" w:pos="1320"/>
              <w:tab w:val="right" w:leader="dot" w:pos="9062"/>
            </w:tabs>
            <w:rPr>
              <w:del w:id="282" w:author="Francisco Garcia" w:date="2014-05-26T10:12:00Z"/>
              <w:rFonts w:eastAsiaTheme="minorEastAsia"/>
              <w:noProof/>
              <w:lang w:eastAsia="fr-CH"/>
            </w:rPr>
          </w:pPr>
          <w:del w:id="283" w:author="Francisco Garcia" w:date="2014-05-26T10:12:00Z">
            <w:r>
              <w:fldChar w:fldCharType="begin"/>
            </w:r>
            <w:r>
              <w:delInstrText xml:space="preserve"> HYPERLINK \l "_Toc387323457" </w:delInstrText>
            </w:r>
            <w:r>
              <w:fldChar w:fldCharType="separate"/>
            </w:r>
            <w:r w:rsidR="0098521F" w:rsidRPr="00A33485">
              <w:rPr>
                <w:rStyle w:val="Lienhypertexte"/>
                <w:noProof/>
              </w:rPr>
              <w:delText>5.13.9</w:delText>
            </w:r>
            <w:r w:rsidR="0098521F">
              <w:rPr>
                <w:rFonts w:eastAsiaTheme="minorEastAsia"/>
                <w:noProof/>
                <w:lang w:eastAsia="fr-CH"/>
              </w:rPr>
              <w:tab/>
            </w:r>
            <w:r w:rsidR="0098521F" w:rsidRPr="00A33485">
              <w:rPr>
                <w:rStyle w:val="Lienhypertexte"/>
                <w:noProof/>
              </w:rPr>
              <w:delText>Exécution et fermeture</w:delText>
            </w:r>
            <w:r w:rsidR="0098521F">
              <w:rPr>
                <w:noProof/>
                <w:webHidden/>
              </w:rPr>
              <w:tab/>
            </w:r>
            <w:r w:rsidR="0098521F">
              <w:rPr>
                <w:noProof/>
                <w:webHidden/>
              </w:rPr>
              <w:fldChar w:fldCharType="begin"/>
            </w:r>
            <w:r w:rsidR="0098521F">
              <w:rPr>
                <w:noProof/>
                <w:webHidden/>
              </w:rPr>
              <w:delInstrText xml:space="preserve"> PAGEREF _Toc387323457 \h </w:delInstrText>
            </w:r>
            <w:r w:rsidR="0098521F">
              <w:rPr>
                <w:noProof/>
                <w:webHidden/>
              </w:rPr>
            </w:r>
            <w:r w:rsidR="0098521F">
              <w:rPr>
                <w:noProof/>
                <w:webHidden/>
              </w:rPr>
              <w:fldChar w:fldCharType="separate"/>
            </w:r>
            <w:r w:rsidR="00191D7C">
              <w:rPr>
                <w:noProof/>
                <w:webHidden/>
              </w:rPr>
              <w:delText>61</w:delText>
            </w:r>
            <w:r w:rsidR="0098521F">
              <w:rPr>
                <w:noProof/>
                <w:webHidden/>
              </w:rPr>
              <w:fldChar w:fldCharType="end"/>
            </w:r>
            <w:r>
              <w:rPr>
                <w:noProof/>
              </w:rPr>
              <w:fldChar w:fldCharType="end"/>
            </w:r>
          </w:del>
        </w:p>
        <w:p w14:paraId="41FE260B" w14:textId="77777777" w:rsidR="0098521F" w:rsidRDefault="00E94B87">
          <w:pPr>
            <w:pStyle w:val="TM3"/>
            <w:tabs>
              <w:tab w:val="left" w:pos="1540"/>
              <w:tab w:val="right" w:leader="dot" w:pos="9062"/>
            </w:tabs>
            <w:rPr>
              <w:del w:id="284" w:author="Francisco Garcia" w:date="2014-05-26T10:12:00Z"/>
              <w:rFonts w:eastAsiaTheme="minorEastAsia"/>
              <w:noProof/>
              <w:lang w:eastAsia="fr-CH"/>
            </w:rPr>
          </w:pPr>
          <w:del w:id="285" w:author="Francisco Garcia" w:date="2014-05-26T10:12:00Z">
            <w:r>
              <w:fldChar w:fldCharType="begin"/>
            </w:r>
            <w:r>
              <w:delInstrText xml:space="preserve"> HYPERLINK \l "_Toc387323458" </w:delInstrText>
            </w:r>
            <w:r>
              <w:fldChar w:fldCharType="separate"/>
            </w:r>
            <w:r w:rsidR="0098521F" w:rsidRPr="00A33485">
              <w:rPr>
                <w:rStyle w:val="Lienhypertexte"/>
                <w:noProof/>
              </w:rPr>
              <w:delText>5.13.10</w:delText>
            </w:r>
            <w:r w:rsidR="0098521F">
              <w:rPr>
                <w:rFonts w:eastAsiaTheme="minorEastAsia"/>
                <w:noProof/>
                <w:lang w:eastAsia="fr-CH"/>
              </w:rPr>
              <w:tab/>
            </w:r>
            <w:r w:rsidR="0098521F" w:rsidRPr="00A33485">
              <w:rPr>
                <w:rStyle w:val="Lienhypertexte"/>
                <w:noProof/>
              </w:rPr>
              <w:delText>Gestion des processus</w:delText>
            </w:r>
            <w:r w:rsidR="0098521F">
              <w:rPr>
                <w:noProof/>
                <w:webHidden/>
              </w:rPr>
              <w:tab/>
            </w:r>
            <w:r w:rsidR="0098521F">
              <w:rPr>
                <w:noProof/>
                <w:webHidden/>
              </w:rPr>
              <w:fldChar w:fldCharType="begin"/>
            </w:r>
            <w:r w:rsidR="0098521F">
              <w:rPr>
                <w:noProof/>
                <w:webHidden/>
              </w:rPr>
              <w:delInstrText xml:space="preserve"> PAGEREF _Toc387323458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4E0654CE" w14:textId="77777777" w:rsidR="0098521F" w:rsidRDefault="00E94B87">
          <w:pPr>
            <w:pStyle w:val="TM3"/>
            <w:tabs>
              <w:tab w:val="left" w:pos="1540"/>
              <w:tab w:val="right" w:leader="dot" w:pos="9062"/>
            </w:tabs>
            <w:rPr>
              <w:del w:id="286" w:author="Francisco Garcia" w:date="2014-05-26T10:12:00Z"/>
              <w:rFonts w:eastAsiaTheme="minorEastAsia"/>
              <w:noProof/>
              <w:lang w:eastAsia="fr-CH"/>
            </w:rPr>
          </w:pPr>
          <w:del w:id="287" w:author="Francisco Garcia" w:date="2014-05-26T10:12:00Z">
            <w:r>
              <w:fldChar w:fldCharType="begin"/>
            </w:r>
            <w:r>
              <w:delInstrText xml:space="preserve"> HYPERLINK \l "_Toc387323459" </w:delInstrText>
            </w:r>
            <w:r>
              <w:fldChar w:fldCharType="separate"/>
            </w:r>
            <w:r w:rsidR="0098521F" w:rsidRPr="00A33485">
              <w:rPr>
                <w:rStyle w:val="Lienhypertexte"/>
                <w:noProof/>
              </w:rPr>
              <w:delText>5.13.11</w:delText>
            </w:r>
            <w:r w:rsidR="0098521F">
              <w:rPr>
                <w:rFonts w:eastAsiaTheme="minorEastAsia"/>
                <w:noProof/>
                <w:lang w:eastAsia="fr-CH"/>
              </w:rPr>
              <w:tab/>
            </w:r>
            <w:r w:rsidR="0098521F" w:rsidRPr="00A33485">
              <w:rPr>
                <w:rStyle w:val="Lienhypertexte"/>
                <w:noProof/>
              </w:rPr>
              <w:delText>Statut et logs</w:delText>
            </w:r>
            <w:r w:rsidR="0098521F">
              <w:rPr>
                <w:noProof/>
                <w:webHidden/>
              </w:rPr>
              <w:tab/>
            </w:r>
            <w:r w:rsidR="0098521F">
              <w:rPr>
                <w:noProof/>
                <w:webHidden/>
              </w:rPr>
              <w:fldChar w:fldCharType="begin"/>
            </w:r>
            <w:r w:rsidR="0098521F">
              <w:rPr>
                <w:noProof/>
                <w:webHidden/>
              </w:rPr>
              <w:delInstrText xml:space="preserve"> PAGEREF _Toc387323459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63F03063" w14:textId="77777777" w:rsidR="0098521F" w:rsidRDefault="00E94B87">
          <w:pPr>
            <w:pStyle w:val="TM3"/>
            <w:tabs>
              <w:tab w:val="left" w:pos="1540"/>
              <w:tab w:val="right" w:leader="dot" w:pos="9062"/>
            </w:tabs>
            <w:rPr>
              <w:del w:id="288" w:author="Francisco Garcia" w:date="2014-05-26T10:12:00Z"/>
              <w:rFonts w:eastAsiaTheme="minorEastAsia"/>
              <w:noProof/>
              <w:lang w:eastAsia="fr-CH"/>
            </w:rPr>
          </w:pPr>
          <w:del w:id="289" w:author="Francisco Garcia" w:date="2014-05-26T10:12:00Z">
            <w:r>
              <w:fldChar w:fldCharType="begin"/>
            </w:r>
            <w:r>
              <w:delInstrText xml:space="preserve"> HYPERLINK \l "_Toc387323460" </w:delInstrText>
            </w:r>
            <w:r>
              <w:fldChar w:fldCharType="separate"/>
            </w:r>
            <w:r w:rsidR="0098521F" w:rsidRPr="00A33485">
              <w:rPr>
                <w:rStyle w:val="Lienhypertexte"/>
                <w:noProof/>
              </w:rPr>
              <w:delText>5.13.12</w:delText>
            </w:r>
            <w:r w:rsidR="0098521F">
              <w:rPr>
                <w:rFonts w:eastAsiaTheme="minorEastAsia"/>
                <w:noProof/>
                <w:lang w:eastAsia="fr-CH"/>
              </w:rPr>
              <w:tab/>
            </w:r>
            <w:r w:rsidR="0098521F" w:rsidRPr="00A33485">
              <w:rPr>
                <w:rStyle w:val="Lienhypertexte"/>
                <w:noProof/>
              </w:rPr>
              <w:delText>Administration web (weblet)</w:delText>
            </w:r>
            <w:r w:rsidR="0098521F">
              <w:rPr>
                <w:noProof/>
                <w:webHidden/>
              </w:rPr>
              <w:tab/>
            </w:r>
            <w:r w:rsidR="0098521F">
              <w:rPr>
                <w:noProof/>
                <w:webHidden/>
              </w:rPr>
              <w:fldChar w:fldCharType="begin"/>
            </w:r>
            <w:r w:rsidR="0098521F">
              <w:rPr>
                <w:noProof/>
                <w:webHidden/>
              </w:rPr>
              <w:delInstrText xml:space="preserve"> PAGEREF _Toc387323460 \h </w:delInstrText>
            </w:r>
            <w:r w:rsidR="0098521F">
              <w:rPr>
                <w:noProof/>
                <w:webHidden/>
              </w:rPr>
            </w:r>
            <w:r w:rsidR="0098521F">
              <w:rPr>
                <w:noProof/>
                <w:webHidden/>
              </w:rPr>
              <w:fldChar w:fldCharType="separate"/>
            </w:r>
            <w:r w:rsidR="00191D7C">
              <w:rPr>
                <w:noProof/>
                <w:webHidden/>
              </w:rPr>
              <w:delText>62</w:delText>
            </w:r>
            <w:r w:rsidR="0098521F">
              <w:rPr>
                <w:noProof/>
                <w:webHidden/>
              </w:rPr>
              <w:fldChar w:fldCharType="end"/>
            </w:r>
            <w:r>
              <w:rPr>
                <w:noProof/>
              </w:rPr>
              <w:fldChar w:fldCharType="end"/>
            </w:r>
          </w:del>
        </w:p>
        <w:p w14:paraId="107D1FBB" w14:textId="77777777" w:rsidR="0098521F" w:rsidRDefault="00E94B87">
          <w:pPr>
            <w:pStyle w:val="TM3"/>
            <w:tabs>
              <w:tab w:val="left" w:pos="1540"/>
              <w:tab w:val="right" w:leader="dot" w:pos="9062"/>
            </w:tabs>
            <w:rPr>
              <w:del w:id="290" w:author="Francisco Garcia" w:date="2014-05-26T10:12:00Z"/>
              <w:rFonts w:eastAsiaTheme="minorEastAsia"/>
              <w:noProof/>
              <w:lang w:eastAsia="fr-CH"/>
            </w:rPr>
          </w:pPr>
          <w:del w:id="291" w:author="Francisco Garcia" w:date="2014-05-26T10:12:00Z">
            <w:r>
              <w:fldChar w:fldCharType="begin"/>
            </w:r>
            <w:r>
              <w:delInstrText xml:space="preserve"> HYPERLINK \l "_Toc387323461" </w:delInstrText>
            </w:r>
            <w:r>
              <w:fldChar w:fldCharType="separate"/>
            </w:r>
            <w:r w:rsidR="0098521F" w:rsidRPr="00A33485">
              <w:rPr>
                <w:rStyle w:val="Lienhypertexte"/>
                <w:noProof/>
              </w:rPr>
              <w:delText>5.13.13</w:delText>
            </w:r>
            <w:r w:rsidR="0098521F">
              <w:rPr>
                <w:rFonts w:eastAsiaTheme="minorEastAsia"/>
                <w:noProof/>
                <w:lang w:eastAsia="fr-CH"/>
              </w:rPr>
              <w:tab/>
            </w:r>
            <w:r w:rsidR="0098521F" w:rsidRPr="00A33485">
              <w:rPr>
                <w:rStyle w:val="Lienhypertexte"/>
                <w:noProof/>
              </w:rPr>
              <w:delText>Historique</w:delText>
            </w:r>
            <w:r w:rsidR="0098521F">
              <w:rPr>
                <w:noProof/>
                <w:webHidden/>
              </w:rPr>
              <w:tab/>
            </w:r>
            <w:r w:rsidR="0098521F">
              <w:rPr>
                <w:noProof/>
                <w:webHidden/>
              </w:rPr>
              <w:fldChar w:fldCharType="begin"/>
            </w:r>
            <w:r w:rsidR="0098521F">
              <w:rPr>
                <w:noProof/>
                <w:webHidden/>
              </w:rPr>
              <w:delInstrText xml:space="preserve"> PAGEREF _Toc387323461 \h </w:delInstrText>
            </w:r>
            <w:r w:rsidR="0098521F">
              <w:rPr>
                <w:noProof/>
                <w:webHidden/>
              </w:rPr>
            </w:r>
            <w:r w:rsidR="0098521F">
              <w:rPr>
                <w:noProof/>
                <w:webHidden/>
              </w:rPr>
              <w:fldChar w:fldCharType="separate"/>
            </w:r>
            <w:r w:rsidR="00191D7C">
              <w:rPr>
                <w:noProof/>
                <w:webHidden/>
              </w:rPr>
              <w:delText>62</w:delText>
            </w:r>
            <w:r w:rsidR="0098521F">
              <w:rPr>
                <w:noProof/>
                <w:webHidden/>
              </w:rPr>
              <w:fldChar w:fldCharType="end"/>
            </w:r>
            <w:r>
              <w:rPr>
                <w:noProof/>
              </w:rPr>
              <w:fldChar w:fldCharType="end"/>
            </w:r>
          </w:del>
        </w:p>
        <w:p w14:paraId="2B3713A4" w14:textId="77777777" w:rsidR="0098521F" w:rsidRDefault="00E94B87">
          <w:pPr>
            <w:pStyle w:val="TM2"/>
            <w:tabs>
              <w:tab w:val="left" w:pos="880"/>
              <w:tab w:val="right" w:leader="dot" w:pos="9062"/>
            </w:tabs>
            <w:rPr>
              <w:del w:id="292" w:author="Francisco Garcia" w:date="2014-05-26T10:12:00Z"/>
              <w:rFonts w:eastAsiaTheme="minorEastAsia"/>
              <w:noProof/>
              <w:lang w:eastAsia="fr-CH"/>
            </w:rPr>
          </w:pPr>
          <w:del w:id="293" w:author="Francisco Garcia" w:date="2014-05-26T10:12:00Z">
            <w:r>
              <w:fldChar w:fldCharType="begin"/>
            </w:r>
            <w:r>
              <w:delInstrText xml:space="preserve"> HYPERLINK \l "_Toc387323462" </w:delInstrText>
            </w:r>
            <w:r>
              <w:fldChar w:fldCharType="separate"/>
            </w:r>
            <w:r w:rsidR="0098521F" w:rsidRPr="00A33485">
              <w:rPr>
                <w:rStyle w:val="Lienhypertexte"/>
                <w:noProof/>
              </w:rPr>
              <w:delText>5.14</w:delText>
            </w:r>
            <w:r w:rsidR="0098521F">
              <w:rPr>
                <w:rFonts w:eastAsiaTheme="minorEastAsia"/>
                <w:noProof/>
                <w:lang w:eastAsia="fr-CH"/>
              </w:rPr>
              <w:tab/>
            </w:r>
            <w:r w:rsidR="0098521F" w:rsidRPr="00A33485">
              <w:rPr>
                <w:rStyle w:val="Lienhypertexte"/>
                <w:noProof/>
              </w:rPr>
              <w:delText>Serveur de diffusion interne</w:delText>
            </w:r>
            <w:r w:rsidR="0098521F">
              <w:rPr>
                <w:noProof/>
                <w:webHidden/>
              </w:rPr>
              <w:tab/>
            </w:r>
            <w:r w:rsidR="0098521F">
              <w:rPr>
                <w:noProof/>
                <w:webHidden/>
              </w:rPr>
              <w:fldChar w:fldCharType="begin"/>
            </w:r>
            <w:r w:rsidR="0098521F">
              <w:rPr>
                <w:noProof/>
                <w:webHidden/>
              </w:rPr>
              <w:delInstrText xml:space="preserve"> PAGEREF _Toc387323462 \h </w:delInstrText>
            </w:r>
            <w:r w:rsidR="0098521F">
              <w:rPr>
                <w:noProof/>
                <w:webHidden/>
              </w:rPr>
            </w:r>
            <w:r w:rsidR="0098521F">
              <w:rPr>
                <w:noProof/>
                <w:webHidden/>
              </w:rPr>
              <w:fldChar w:fldCharType="separate"/>
            </w:r>
            <w:r w:rsidR="00191D7C">
              <w:rPr>
                <w:noProof/>
                <w:webHidden/>
              </w:rPr>
              <w:delText>66</w:delText>
            </w:r>
            <w:r w:rsidR="0098521F">
              <w:rPr>
                <w:noProof/>
                <w:webHidden/>
              </w:rPr>
              <w:fldChar w:fldCharType="end"/>
            </w:r>
            <w:r>
              <w:rPr>
                <w:noProof/>
              </w:rPr>
              <w:fldChar w:fldCharType="end"/>
            </w:r>
          </w:del>
        </w:p>
        <w:p w14:paraId="7AF931B9" w14:textId="77777777" w:rsidR="0098521F" w:rsidRDefault="00E94B87">
          <w:pPr>
            <w:pStyle w:val="TM3"/>
            <w:tabs>
              <w:tab w:val="left" w:pos="1320"/>
              <w:tab w:val="right" w:leader="dot" w:pos="9062"/>
            </w:tabs>
            <w:rPr>
              <w:del w:id="294" w:author="Francisco Garcia" w:date="2014-05-26T10:12:00Z"/>
              <w:rFonts w:eastAsiaTheme="minorEastAsia"/>
              <w:noProof/>
              <w:lang w:eastAsia="fr-CH"/>
            </w:rPr>
          </w:pPr>
          <w:del w:id="295" w:author="Francisco Garcia" w:date="2014-05-26T10:12:00Z">
            <w:r>
              <w:fldChar w:fldCharType="begin"/>
            </w:r>
            <w:r>
              <w:delInstrText xml:space="preserve"> HYPERLINK \l "_Toc387323463" </w:delInstrText>
            </w:r>
            <w:r>
              <w:fldChar w:fldCharType="separate"/>
            </w:r>
            <w:r w:rsidR="0098521F" w:rsidRPr="00A33485">
              <w:rPr>
                <w:rStyle w:val="Lienhypertexte"/>
                <w:noProof/>
              </w:rPr>
              <w:delText>5.14.1</w:delText>
            </w:r>
            <w:r w:rsidR="0098521F">
              <w:rPr>
                <w:rFonts w:eastAsiaTheme="minorEastAsia"/>
                <w:noProof/>
                <w:lang w:eastAsia="fr-CH"/>
              </w:rPr>
              <w:tab/>
            </w:r>
            <w:r w:rsidR="0098521F" w:rsidRPr="00A33485">
              <w:rPr>
                <w:rStyle w:val="Lienhypertexte"/>
                <w:noProof/>
              </w:rPr>
              <w:delText>Classe utilisée</w:delText>
            </w:r>
            <w:r w:rsidR="0098521F">
              <w:rPr>
                <w:noProof/>
                <w:webHidden/>
              </w:rPr>
              <w:tab/>
            </w:r>
            <w:r w:rsidR="0098521F">
              <w:rPr>
                <w:noProof/>
                <w:webHidden/>
              </w:rPr>
              <w:fldChar w:fldCharType="begin"/>
            </w:r>
            <w:r w:rsidR="0098521F">
              <w:rPr>
                <w:noProof/>
                <w:webHidden/>
              </w:rPr>
              <w:delInstrText xml:space="preserve"> PAGEREF _Toc387323463 \h </w:delInstrText>
            </w:r>
            <w:r w:rsidR="0098521F">
              <w:rPr>
                <w:noProof/>
                <w:webHidden/>
              </w:rPr>
            </w:r>
            <w:r w:rsidR="0098521F">
              <w:rPr>
                <w:noProof/>
                <w:webHidden/>
              </w:rPr>
              <w:fldChar w:fldCharType="separate"/>
            </w:r>
            <w:r w:rsidR="00191D7C">
              <w:rPr>
                <w:noProof/>
                <w:webHidden/>
              </w:rPr>
              <w:delText>66</w:delText>
            </w:r>
            <w:r w:rsidR="0098521F">
              <w:rPr>
                <w:noProof/>
                <w:webHidden/>
              </w:rPr>
              <w:fldChar w:fldCharType="end"/>
            </w:r>
            <w:r>
              <w:rPr>
                <w:noProof/>
              </w:rPr>
              <w:fldChar w:fldCharType="end"/>
            </w:r>
          </w:del>
        </w:p>
        <w:p w14:paraId="44F57A6C" w14:textId="77777777" w:rsidR="0098521F" w:rsidRDefault="00E94B87">
          <w:pPr>
            <w:pStyle w:val="TM3"/>
            <w:tabs>
              <w:tab w:val="left" w:pos="1320"/>
              <w:tab w:val="right" w:leader="dot" w:pos="9062"/>
            </w:tabs>
            <w:rPr>
              <w:del w:id="296" w:author="Francisco Garcia" w:date="2014-05-26T10:12:00Z"/>
              <w:rFonts w:eastAsiaTheme="minorEastAsia"/>
              <w:noProof/>
              <w:lang w:eastAsia="fr-CH"/>
            </w:rPr>
          </w:pPr>
          <w:del w:id="297" w:author="Francisco Garcia" w:date="2014-05-26T10:12:00Z">
            <w:r>
              <w:fldChar w:fldCharType="begin"/>
            </w:r>
            <w:r>
              <w:delInstrText xml:space="preserve"> HYPERLINK \l "_Toc387323464" </w:delInstrText>
            </w:r>
            <w:r>
              <w:fldChar w:fldCharType="separate"/>
            </w:r>
            <w:r w:rsidR="0098521F" w:rsidRPr="00A33485">
              <w:rPr>
                <w:rStyle w:val="Lienhypertexte"/>
                <w:noProof/>
              </w:rPr>
              <w:delText>5.14.2</w:delText>
            </w:r>
            <w:r w:rsidR="0098521F">
              <w:rPr>
                <w:rFonts w:eastAsiaTheme="minorEastAsia"/>
                <w:noProof/>
                <w:lang w:eastAsia="fr-CH"/>
              </w:rPr>
              <w:tab/>
            </w:r>
            <w:r w:rsidR="0098521F" w:rsidRPr="00A33485">
              <w:rPr>
                <w:rStyle w:val="Lienhypertexte"/>
                <w:noProof/>
              </w:rPr>
              <w:delText>Outil utilisé</w:delText>
            </w:r>
            <w:r w:rsidR="0098521F">
              <w:rPr>
                <w:noProof/>
                <w:webHidden/>
              </w:rPr>
              <w:tab/>
            </w:r>
            <w:r w:rsidR="0098521F">
              <w:rPr>
                <w:noProof/>
                <w:webHidden/>
              </w:rPr>
              <w:fldChar w:fldCharType="begin"/>
            </w:r>
            <w:r w:rsidR="0098521F">
              <w:rPr>
                <w:noProof/>
                <w:webHidden/>
              </w:rPr>
              <w:delInstrText xml:space="preserve"> PAGEREF _Toc387323464 \h </w:delInstrText>
            </w:r>
            <w:r w:rsidR="0098521F">
              <w:rPr>
                <w:noProof/>
                <w:webHidden/>
              </w:rPr>
            </w:r>
            <w:r w:rsidR="0098521F">
              <w:rPr>
                <w:noProof/>
                <w:webHidden/>
              </w:rPr>
              <w:fldChar w:fldCharType="separate"/>
            </w:r>
            <w:r w:rsidR="00191D7C">
              <w:rPr>
                <w:noProof/>
                <w:webHidden/>
              </w:rPr>
              <w:delText>67</w:delText>
            </w:r>
            <w:r w:rsidR="0098521F">
              <w:rPr>
                <w:noProof/>
                <w:webHidden/>
              </w:rPr>
              <w:fldChar w:fldCharType="end"/>
            </w:r>
            <w:r>
              <w:rPr>
                <w:noProof/>
              </w:rPr>
              <w:fldChar w:fldCharType="end"/>
            </w:r>
          </w:del>
        </w:p>
        <w:p w14:paraId="18665096" w14:textId="77777777" w:rsidR="0098521F" w:rsidRDefault="00E94B87">
          <w:pPr>
            <w:pStyle w:val="TM3"/>
            <w:tabs>
              <w:tab w:val="left" w:pos="1320"/>
              <w:tab w:val="right" w:leader="dot" w:pos="9062"/>
            </w:tabs>
            <w:rPr>
              <w:del w:id="298" w:author="Francisco Garcia" w:date="2014-05-26T10:12:00Z"/>
              <w:rFonts w:eastAsiaTheme="minorEastAsia"/>
              <w:noProof/>
              <w:lang w:eastAsia="fr-CH"/>
            </w:rPr>
          </w:pPr>
          <w:del w:id="299" w:author="Francisco Garcia" w:date="2014-05-26T10:12:00Z">
            <w:r>
              <w:fldChar w:fldCharType="begin"/>
            </w:r>
            <w:r>
              <w:delInstrText xml:space="preserve"> HYPERLINK \l "_Toc387323465" </w:delInstrText>
            </w:r>
            <w:r>
              <w:fldChar w:fldCharType="separate"/>
            </w:r>
            <w:r w:rsidR="0098521F" w:rsidRPr="00A33485">
              <w:rPr>
                <w:rStyle w:val="Lienhypertexte"/>
                <w:noProof/>
              </w:rPr>
              <w:delText>5.14.3</w:delText>
            </w:r>
            <w:r w:rsidR="0098521F">
              <w:rPr>
                <w:rFonts w:eastAsiaTheme="minorEastAsia"/>
                <w:noProof/>
                <w:lang w:eastAsia="fr-CH"/>
              </w:rPr>
              <w:tab/>
            </w:r>
            <w:r w:rsidR="0098521F" w:rsidRPr="00A33485">
              <w:rPr>
                <w:rStyle w:val="Lienhypertexte"/>
                <w:noProof/>
              </w:rPr>
              <w:delText>Configuration</w:delText>
            </w:r>
            <w:r w:rsidR="0098521F">
              <w:rPr>
                <w:noProof/>
                <w:webHidden/>
              </w:rPr>
              <w:tab/>
            </w:r>
            <w:r w:rsidR="0098521F">
              <w:rPr>
                <w:noProof/>
                <w:webHidden/>
              </w:rPr>
              <w:fldChar w:fldCharType="begin"/>
            </w:r>
            <w:r w:rsidR="0098521F">
              <w:rPr>
                <w:noProof/>
                <w:webHidden/>
              </w:rPr>
              <w:delInstrText xml:space="preserve"> PAGEREF _Toc387323465 \h </w:delInstrText>
            </w:r>
            <w:r w:rsidR="0098521F">
              <w:rPr>
                <w:noProof/>
                <w:webHidden/>
              </w:rPr>
            </w:r>
            <w:r w:rsidR="0098521F">
              <w:rPr>
                <w:noProof/>
                <w:webHidden/>
              </w:rPr>
              <w:fldChar w:fldCharType="separate"/>
            </w:r>
            <w:r w:rsidR="00191D7C">
              <w:rPr>
                <w:noProof/>
                <w:webHidden/>
              </w:rPr>
              <w:delText>67</w:delText>
            </w:r>
            <w:r w:rsidR="0098521F">
              <w:rPr>
                <w:noProof/>
                <w:webHidden/>
              </w:rPr>
              <w:fldChar w:fldCharType="end"/>
            </w:r>
            <w:r>
              <w:rPr>
                <w:noProof/>
              </w:rPr>
              <w:fldChar w:fldCharType="end"/>
            </w:r>
          </w:del>
        </w:p>
        <w:p w14:paraId="282E4BAE" w14:textId="77777777" w:rsidR="0098521F" w:rsidRDefault="00E94B87">
          <w:pPr>
            <w:pStyle w:val="TM3"/>
            <w:tabs>
              <w:tab w:val="left" w:pos="1320"/>
              <w:tab w:val="right" w:leader="dot" w:pos="9062"/>
            </w:tabs>
            <w:rPr>
              <w:del w:id="300" w:author="Francisco Garcia" w:date="2014-05-26T10:12:00Z"/>
              <w:rFonts w:eastAsiaTheme="minorEastAsia"/>
              <w:noProof/>
              <w:lang w:eastAsia="fr-CH"/>
            </w:rPr>
          </w:pPr>
          <w:del w:id="301" w:author="Francisco Garcia" w:date="2014-05-26T10:12:00Z">
            <w:r>
              <w:fldChar w:fldCharType="begin"/>
            </w:r>
            <w:r>
              <w:delInstrText xml:space="preserve"> HYPERLINK \l "_Toc387323466" </w:delInstrText>
            </w:r>
            <w:r>
              <w:fldChar w:fldCharType="separate"/>
            </w:r>
            <w:r w:rsidR="0098521F" w:rsidRPr="00A33485">
              <w:rPr>
                <w:rStyle w:val="Lienhypertexte"/>
                <w:noProof/>
              </w:rPr>
              <w:delText>5.14.4</w:delText>
            </w:r>
            <w:r w:rsidR="0098521F">
              <w:rPr>
                <w:rFonts w:eastAsiaTheme="minorEastAsia"/>
                <w:noProof/>
                <w:lang w:eastAsia="fr-CH"/>
              </w:rPr>
              <w:tab/>
            </w:r>
            <w:r w:rsidR="0098521F" w:rsidRPr="00A33485">
              <w:rPr>
                <w:rStyle w:val="Lienhypertexte"/>
                <w:noProof/>
              </w:rPr>
              <w:delText>Mise à jour de la configuration</w:delText>
            </w:r>
            <w:r w:rsidR="0098521F">
              <w:rPr>
                <w:noProof/>
                <w:webHidden/>
              </w:rPr>
              <w:tab/>
            </w:r>
            <w:r w:rsidR="0098521F">
              <w:rPr>
                <w:noProof/>
                <w:webHidden/>
              </w:rPr>
              <w:fldChar w:fldCharType="begin"/>
            </w:r>
            <w:r w:rsidR="0098521F">
              <w:rPr>
                <w:noProof/>
                <w:webHidden/>
              </w:rPr>
              <w:delInstrText xml:space="preserve"> PAGEREF _Toc387323466 \h </w:delInstrText>
            </w:r>
            <w:r w:rsidR="0098521F">
              <w:rPr>
                <w:noProof/>
                <w:webHidden/>
              </w:rPr>
            </w:r>
            <w:r w:rsidR="0098521F">
              <w:rPr>
                <w:noProof/>
                <w:webHidden/>
              </w:rPr>
              <w:fldChar w:fldCharType="separate"/>
            </w:r>
            <w:r w:rsidR="00191D7C">
              <w:rPr>
                <w:noProof/>
                <w:webHidden/>
              </w:rPr>
              <w:delText>68</w:delText>
            </w:r>
            <w:r w:rsidR="0098521F">
              <w:rPr>
                <w:noProof/>
                <w:webHidden/>
              </w:rPr>
              <w:fldChar w:fldCharType="end"/>
            </w:r>
            <w:r>
              <w:rPr>
                <w:noProof/>
              </w:rPr>
              <w:fldChar w:fldCharType="end"/>
            </w:r>
          </w:del>
        </w:p>
        <w:p w14:paraId="131A2D1A" w14:textId="77777777" w:rsidR="0098521F" w:rsidRDefault="00E94B87">
          <w:pPr>
            <w:pStyle w:val="TM3"/>
            <w:tabs>
              <w:tab w:val="left" w:pos="1320"/>
              <w:tab w:val="right" w:leader="dot" w:pos="9062"/>
            </w:tabs>
            <w:rPr>
              <w:del w:id="302" w:author="Francisco Garcia" w:date="2014-05-26T10:12:00Z"/>
              <w:rFonts w:eastAsiaTheme="minorEastAsia"/>
              <w:noProof/>
              <w:lang w:eastAsia="fr-CH"/>
            </w:rPr>
          </w:pPr>
          <w:del w:id="303" w:author="Francisco Garcia" w:date="2014-05-26T10:12:00Z">
            <w:r>
              <w:fldChar w:fldCharType="begin"/>
            </w:r>
            <w:r>
              <w:delInstrText xml:space="preserve"> HYPERLINK \l "_Toc387323467" </w:delInstrText>
            </w:r>
            <w:r>
              <w:fldChar w:fldCharType="separate"/>
            </w:r>
            <w:r w:rsidR="0098521F" w:rsidRPr="00A33485">
              <w:rPr>
                <w:rStyle w:val="Lienhypertexte"/>
                <w:noProof/>
              </w:rPr>
              <w:delText>5.14.5</w:delText>
            </w:r>
            <w:r w:rsidR="0098521F">
              <w:rPr>
                <w:rFonts w:eastAsiaTheme="minorEastAsia"/>
                <w:noProof/>
                <w:lang w:eastAsia="fr-CH"/>
              </w:rPr>
              <w:tab/>
            </w:r>
            <w:r w:rsidR="0098521F" w:rsidRPr="00A33485">
              <w:rPr>
                <w:rStyle w:val="Lienhypertexte"/>
                <w:noProof/>
              </w:rPr>
              <w:delText>Exécution et fermeture</w:delText>
            </w:r>
            <w:r w:rsidR="0098521F">
              <w:rPr>
                <w:noProof/>
                <w:webHidden/>
              </w:rPr>
              <w:tab/>
            </w:r>
            <w:r w:rsidR="0098521F">
              <w:rPr>
                <w:noProof/>
                <w:webHidden/>
              </w:rPr>
              <w:fldChar w:fldCharType="begin"/>
            </w:r>
            <w:r w:rsidR="0098521F">
              <w:rPr>
                <w:noProof/>
                <w:webHidden/>
              </w:rPr>
              <w:delInstrText xml:space="preserve"> PAGEREF _Toc387323467 \h </w:delInstrText>
            </w:r>
            <w:r w:rsidR="0098521F">
              <w:rPr>
                <w:noProof/>
                <w:webHidden/>
              </w:rPr>
            </w:r>
            <w:r w:rsidR="0098521F">
              <w:rPr>
                <w:noProof/>
                <w:webHidden/>
              </w:rPr>
              <w:fldChar w:fldCharType="separate"/>
            </w:r>
            <w:r w:rsidR="00191D7C">
              <w:rPr>
                <w:noProof/>
                <w:webHidden/>
              </w:rPr>
              <w:delText>68</w:delText>
            </w:r>
            <w:r w:rsidR="0098521F">
              <w:rPr>
                <w:noProof/>
                <w:webHidden/>
              </w:rPr>
              <w:fldChar w:fldCharType="end"/>
            </w:r>
            <w:r>
              <w:rPr>
                <w:noProof/>
              </w:rPr>
              <w:fldChar w:fldCharType="end"/>
            </w:r>
          </w:del>
        </w:p>
        <w:p w14:paraId="6E40FE95" w14:textId="77777777" w:rsidR="0098521F" w:rsidRDefault="00E94B87">
          <w:pPr>
            <w:pStyle w:val="TM3"/>
            <w:tabs>
              <w:tab w:val="left" w:pos="1320"/>
              <w:tab w:val="right" w:leader="dot" w:pos="9062"/>
            </w:tabs>
            <w:rPr>
              <w:del w:id="304" w:author="Francisco Garcia" w:date="2014-05-26T10:12:00Z"/>
              <w:rFonts w:eastAsiaTheme="minorEastAsia"/>
              <w:noProof/>
              <w:lang w:eastAsia="fr-CH"/>
            </w:rPr>
          </w:pPr>
          <w:del w:id="305" w:author="Francisco Garcia" w:date="2014-05-26T10:12:00Z">
            <w:r>
              <w:fldChar w:fldCharType="begin"/>
            </w:r>
            <w:r>
              <w:delInstrText xml:space="preserve"> HYPERLINK \l "_Toc387323468" </w:delInstrText>
            </w:r>
            <w:r>
              <w:fldChar w:fldCharType="separate"/>
            </w:r>
            <w:r w:rsidR="0098521F" w:rsidRPr="00A33485">
              <w:rPr>
                <w:rStyle w:val="Lienhypertexte"/>
                <w:noProof/>
              </w:rPr>
              <w:delText>5.14.6</w:delText>
            </w:r>
            <w:r w:rsidR="0098521F">
              <w:rPr>
                <w:rFonts w:eastAsiaTheme="minorEastAsia"/>
                <w:noProof/>
                <w:lang w:eastAsia="fr-CH"/>
              </w:rPr>
              <w:tab/>
            </w:r>
            <w:r w:rsidR="0098521F" w:rsidRPr="00A33485">
              <w:rPr>
                <w:rStyle w:val="Lienhypertexte"/>
                <w:noProof/>
              </w:rPr>
              <w:delText>Affichage des interfaces web</w:delText>
            </w:r>
            <w:r w:rsidR="0098521F">
              <w:rPr>
                <w:noProof/>
                <w:webHidden/>
              </w:rPr>
              <w:tab/>
            </w:r>
            <w:r w:rsidR="0098521F">
              <w:rPr>
                <w:noProof/>
                <w:webHidden/>
              </w:rPr>
              <w:fldChar w:fldCharType="begin"/>
            </w:r>
            <w:r w:rsidR="0098521F">
              <w:rPr>
                <w:noProof/>
                <w:webHidden/>
              </w:rPr>
              <w:delInstrText xml:space="preserve"> PAGEREF _Toc387323468 \h </w:delInstrText>
            </w:r>
            <w:r w:rsidR="0098521F">
              <w:rPr>
                <w:noProof/>
                <w:webHidden/>
              </w:rPr>
            </w:r>
            <w:r w:rsidR="0098521F">
              <w:rPr>
                <w:noProof/>
                <w:webHidden/>
              </w:rPr>
              <w:fldChar w:fldCharType="separate"/>
            </w:r>
            <w:r w:rsidR="00191D7C">
              <w:rPr>
                <w:noProof/>
                <w:webHidden/>
              </w:rPr>
              <w:delText>69</w:delText>
            </w:r>
            <w:r w:rsidR="0098521F">
              <w:rPr>
                <w:noProof/>
                <w:webHidden/>
              </w:rPr>
              <w:fldChar w:fldCharType="end"/>
            </w:r>
            <w:r>
              <w:rPr>
                <w:noProof/>
              </w:rPr>
              <w:fldChar w:fldCharType="end"/>
            </w:r>
          </w:del>
        </w:p>
        <w:p w14:paraId="4E73868D" w14:textId="77777777" w:rsidR="0098521F" w:rsidRDefault="00E94B87">
          <w:pPr>
            <w:pStyle w:val="TM3"/>
            <w:tabs>
              <w:tab w:val="left" w:pos="1320"/>
              <w:tab w:val="right" w:leader="dot" w:pos="9062"/>
            </w:tabs>
            <w:rPr>
              <w:del w:id="306" w:author="Francisco Garcia" w:date="2014-05-26T10:12:00Z"/>
              <w:rFonts w:eastAsiaTheme="minorEastAsia"/>
              <w:noProof/>
              <w:lang w:eastAsia="fr-CH"/>
            </w:rPr>
          </w:pPr>
          <w:del w:id="307" w:author="Francisco Garcia" w:date="2014-05-26T10:12:00Z">
            <w:r>
              <w:fldChar w:fldCharType="begin"/>
            </w:r>
            <w:r>
              <w:delInstrText xml:space="preserve"> HYPERLINK \l "_Toc387323469" </w:delInstrText>
            </w:r>
            <w:r>
              <w:fldChar w:fldCharType="separate"/>
            </w:r>
            <w:r w:rsidR="0098521F" w:rsidRPr="00A33485">
              <w:rPr>
                <w:rStyle w:val="Lienhypertexte"/>
                <w:noProof/>
              </w:rPr>
              <w:delText>5.14.7</w:delText>
            </w:r>
            <w:r w:rsidR="0098521F">
              <w:rPr>
                <w:rFonts w:eastAsiaTheme="minorEastAsia"/>
                <w:noProof/>
                <w:lang w:eastAsia="fr-CH"/>
              </w:rPr>
              <w:tab/>
            </w:r>
            <w:r w:rsidR="0098521F" w:rsidRPr="00A33485">
              <w:rPr>
                <w:rStyle w:val="Lienhypertexte"/>
                <w:noProof/>
              </w:rPr>
              <w:delText>Log</w:delText>
            </w:r>
            <w:r w:rsidR="0098521F">
              <w:rPr>
                <w:noProof/>
                <w:webHidden/>
              </w:rPr>
              <w:tab/>
            </w:r>
            <w:r w:rsidR="0098521F">
              <w:rPr>
                <w:noProof/>
                <w:webHidden/>
              </w:rPr>
              <w:fldChar w:fldCharType="begin"/>
            </w:r>
            <w:r w:rsidR="0098521F">
              <w:rPr>
                <w:noProof/>
                <w:webHidden/>
              </w:rPr>
              <w:delInstrText xml:space="preserve"> PAGEREF _Toc387323469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40FDA2C5" w14:textId="77777777" w:rsidR="0098521F" w:rsidRDefault="00E94B87">
          <w:pPr>
            <w:pStyle w:val="TM1"/>
            <w:tabs>
              <w:tab w:val="left" w:pos="440"/>
              <w:tab w:val="right" w:leader="dot" w:pos="9062"/>
            </w:tabs>
            <w:rPr>
              <w:del w:id="308" w:author="Francisco Garcia" w:date="2014-05-26T10:12:00Z"/>
              <w:rFonts w:eastAsiaTheme="minorEastAsia"/>
              <w:noProof/>
              <w:lang w:eastAsia="fr-CH"/>
            </w:rPr>
          </w:pPr>
          <w:del w:id="309" w:author="Francisco Garcia" w:date="2014-05-26T10:12:00Z">
            <w:r>
              <w:fldChar w:fldCharType="begin"/>
            </w:r>
            <w:r>
              <w:delInstrText xml:space="preserve"> HYPERLINK \l "_Toc387323470" </w:delInstrText>
            </w:r>
            <w:r>
              <w:fldChar w:fldCharType="separate"/>
            </w:r>
            <w:r w:rsidR="0098521F" w:rsidRPr="00A33485">
              <w:rPr>
                <w:rStyle w:val="Lienhypertexte"/>
                <w:noProof/>
              </w:rPr>
              <w:delText>6</w:delText>
            </w:r>
            <w:r w:rsidR="0098521F">
              <w:rPr>
                <w:rFonts w:eastAsiaTheme="minorEastAsia"/>
                <w:noProof/>
                <w:lang w:eastAsia="fr-CH"/>
              </w:rPr>
              <w:tab/>
            </w:r>
            <w:r w:rsidR="0098521F" w:rsidRPr="00A33485">
              <w:rPr>
                <w:rStyle w:val="Lienhypertexte"/>
                <w:noProof/>
              </w:rPr>
              <w:delText>Gestion des processus</w:delText>
            </w:r>
            <w:r w:rsidR="0098521F">
              <w:rPr>
                <w:noProof/>
                <w:webHidden/>
              </w:rPr>
              <w:tab/>
            </w:r>
            <w:r w:rsidR="0098521F">
              <w:rPr>
                <w:noProof/>
                <w:webHidden/>
              </w:rPr>
              <w:fldChar w:fldCharType="begin"/>
            </w:r>
            <w:r w:rsidR="0098521F">
              <w:rPr>
                <w:noProof/>
                <w:webHidden/>
              </w:rPr>
              <w:delInstrText xml:space="preserve"> PAGEREF _Toc387323470 \h </w:delInstrText>
            </w:r>
            <w:r w:rsidR="0098521F">
              <w:rPr>
                <w:noProof/>
                <w:webHidden/>
              </w:rPr>
            </w:r>
            <w:r w:rsidR="0098521F">
              <w:rPr>
                <w:noProof/>
                <w:webHidden/>
              </w:rPr>
              <w:fldChar w:fldCharType="separate"/>
            </w:r>
            <w:r w:rsidR="00191D7C">
              <w:rPr>
                <w:noProof/>
                <w:webHidden/>
              </w:rPr>
              <w:delText>71</w:delText>
            </w:r>
            <w:r w:rsidR="0098521F">
              <w:rPr>
                <w:noProof/>
                <w:webHidden/>
              </w:rPr>
              <w:fldChar w:fldCharType="end"/>
            </w:r>
            <w:r>
              <w:rPr>
                <w:noProof/>
              </w:rPr>
              <w:fldChar w:fldCharType="end"/>
            </w:r>
          </w:del>
        </w:p>
        <w:p w14:paraId="5D5A2759" w14:textId="77777777" w:rsidR="0098521F" w:rsidRDefault="00E94B87">
          <w:pPr>
            <w:pStyle w:val="TM1"/>
            <w:tabs>
              <w:tab w:val="left" w:pos="440"/>
              <w:tab w:val="right" w:leader="dot" w:pos="9062"/>
            </w:tabs>
            <w:rPr>
              <w:del w:id="310" w:author="Francisco Garcia" w:date="2014-05-26T10:12:00Z"/>
              <w:rFonts w:eastAsiaTheme="minorEastAsia"/>
              <w:noProof/>
              <w:lang w:eastAsia="fr-CH"/>
            </w:rPr>
          </w:pPr>
          <w:del w:id="311" w:author="Francisco Garcia" w:date="2014-05-26T10:12:00Z">
            <w:r>
              <w:fldChar w:fldCharType="begin"/>
            </w:r>
            <w:r>
              <w:delInstrText xml:space="preserve"> HYPERLINK \l "_Toc387323471" </w:delInstrText>
            </w:r>
            <w:r>
              <w:fldChar w:fldCharType="separate"/>
            </w:r>
            <w:r w:rsidR="0098521F" w:rsidRPr="00A33485">
              <w:rPr>
                <w:rStyle w:val="Lienhypertexte"/>
                <w:noProof/>
              </w:rPr>
              <w:delText>7</w:delText>
            </w:r>
            <w:r w:rsidR="0098521F">
              <w:rPr>
                <w:rFonts w:eastAsiaTheme="minorEastAsia"/>
                <w:noProof/>
                <w:lang w:eastAsia="fr-CH"/>
              </w:rPr>
              <w:tab/>
            </w:r>
            <w:r w:rsidR="0098521F" w:rsidRPr="00A33485">
              <w:rPr>
                <w:rStyle w:val="Lienhypertexte"/>
                <w:noProof/>
              </w:rPr>
              <w:delText>Tests</w:delText>
            </w:r>
            <w:r w:rsidR="0098521F">
              <w:rPr>
                <w:noProof/>
                <w:webHidden/>
              </w:rPr>
              <w:tab/>
            </w:r>
            <w:r w:rsidR="0098521F">
              <w:rPr>
                <w:noProof/>
                <w:webHidden/>
              </w:rPr>
              <w:fldChar w:fldCharType="begin"/>
            </w:r>
            <w:r w:rsidR="0098521F">
              <w:rPr>
                <w:noProof/>
                <w:webHidden/>
              </w:rPr>
              <w:delInstrText xml:space="preserve"> PAGEREF _Toc387323471 \h </w:delInstrText>
            </w:r>
            <w:r w:rsidR="0098521F">
              <w:rPr>
                <w:noProof/>
                <w:webHidden/>
              </w:rPr>
            </w:r>
            <w:r w:rsidR="0098521F">
              <w:rPr>
                <w:noProof/>
                <w:webHidden/>
              </w:rPr>
              <w:fldChar w:fldCharType="separate"/>
            </w:r>
            <w:r w:rsidR="00191D7C">
              <w:rPr>
                <w:noProof/>
                <w:webHidden/>
              </w:rPr>
              <w:delText>72</w:delText>
            </w:r>
            <w:r w:rsidR="0098521F">
              <w:rPr>
                <w:noProof/>
                <w:webHidden/>
              </w:rPr>
              <w:fldChar w:fldCharType="end"/>
            </w:r>
            <w:r>
              <w:rPr>
                <w:noProof/>
              </w:rPr>
              <w:fldChar w:fldCharType="end"/>
            </w:r>
          </w:del>
        </w:p>
        <w:p w14:paraId="66A45B9E" w14:textId="77777777" w:rsidR="0098521F" w:rsidRDefault="00E94B87">
          <w:pPr>
            <w:pStyle w:val="TM1"/>
            <w:tabs>
              <w:tab w:val="left" w:pos="440"/>
              <w:tab w:val="right" w:leader="dot" w:pos="9062"/>
            </w:tabs>
            <w:rPr>
              <w:del w:id="312" w:author="Francisco Garcia" w:date="2014-05-26T10:12:00Z"/>
              <w:rFonts w:eastAsiaTheme="minorEastAsia"/>
              <w:noProof/>
              <w:lang w:eastAsia="fr-CH"/>
            </w:rPr>
          </w:pPr>
          <w:del w:id="313" w:author="Francisco Garcia" w:date="2014-05-26T10:12:00Z">
            <w:r>
              <w:fldChar w:fldCharType="begin"/>
            </w:r>
            <w:r>
              <w:delInstrText xml:space="preserve"> HYPERLINK \l "_Toc387323472" </w:delInstrText>
            </w:r>
            <w:r>
              <w:fldChar w:fldCharType="separate"/>
            </w:r>
            <w:r w:rsidR="0098521F" w:rsidRPr="00A33485">
              <w:rPr>
                <w:rStyle w:val="Lienhypertexte"/>
                <w:noProof/>
              </w:rPr>
              <w:delText>8</w:delText>
            </w:r>
            <w:r w:rsidR="0098521F">
              <w:rPr>
                <w:rFonts w:eastAsiaTheme="minorEastAsia"/>
                <w:noProof/>
                <w:lang w:eastAsia="fr-CH"/>
              </w:rPr>
              <w:tab/>
            </w:r>
            <w:r w:rsidR="0098521F" w:rsidRPr="00A33485">
              <w:rPr>
                <w:rStyle w:val="Lienhypertexte"/>
                <w:noProof/>
              </w:rPr>
              <w:delText>Plannings</w:delText>
            </w:r>
            <w:r w:rsidR="0098521F">
              <w:rPr>
                <w:noProof/>
                <w:webHidden/>
              </w:rPr>
              <w:tab/>
            </w:r>
            <w:r w:rsidR="0098521F">
              <w:rPr>
                <w:noProof/>
                <w:webHidden/>
              </w:rPr>
              <w:fldChar w:fldCharType="begin"/>
            </w:r>
            <w:r w:rsidR="0098521F">
              <w:rPr>
                <w:noProof/>
                <w:webHidden/>
              </w:rPr>
              <w:delInstrText xml:space="preserve"> PAGEREF _Toc387323472 \h </w:delInstrText>
            </w:r>
            <w:r w:rsidR="0098521F">
              <w:rPr>
                <w:noProof/>
                <w:webHidden/>
              </w:rPr>
            </w:r>
            <w:r w:rsidR="0098521F">
              <w:rPr>
                <w:noProof/>
                <w:webHidden/>
              </w:rPr>
              <w:fldChar w:fldCharType="separate"/>
            </w:r>
            <w:r w:rsidR="00191D7C">
              <w:rPr>
                <w:noProof/>
                <w:webHidden/>
              </w:rPr>
              <w:delText>73</w:delText>
            </w:r>
            <w:r w:rsidR="0098521F">
              <w:rPr>
                <w:noProof/>
                <w:webHidden/>
              </w:rPr>
              <w:fldChar w:fldCharType="end"/>
            </w:r>
            <w:r>
              <w:rPr>
                <w:noProof/>
              </w:rPr>
              <w:fldChar w:fldCharType="end"/>
            </w:r>
          </w:del>
        </w:p>
        <w:p w14:paraId="4A5BB7E1" w14:textId="77777777" w:rsidR="0098521F" w:rsidRDefault="00E94B87">
          <w:pPr>
            <w:pStyle w:val="TM2"/>
            <w:tabs>
              <w:tab w:val="left" w:pos="880"/>
              <w:tab w:val="right" w:leader="dot" w:pos="9062"/>
            </w:tabs>
            <w:rPr>
              <w:del w:id="314" w:author="Francisco Garcia" w:date="2014-05-26T10:12:00Z"/>
              <w:rFonts w:eastAsiaTheme="minorEastAsia"/>
              <w:noProof/>
              <w:lang w:eastAsia="fr-CH"/>
            </w:rPr>
          </w:pPr>
          <w:del w:id="315" w:author="Francisco Garcia" w:date="2014-05-26T10:12:00Z">
            <w:r>
              <w:fldChar w:fldCharType="begin"/>
            </w:r>
            <w:r>
              <w:delInstrText xml:space="preserve"> HYPERLINK \l "_Toc387323473" </w:delInstrText>
            </w:r>
            <w:r>
              <w:fldChar w:fldCharType="separate"/>
            </w:r>
            <w:r w:rsidR="0098521F" w:rsidRPr="00A33485">
              <w:rPr>
                <w:rStyle w:val="Lienhypertexte"/>
                <w:noProof/>
              </w:rPr>
              <w:delText>8.1</w:delText>
            </w:r>
            <w:r w:rsidR="0098521F">
              <w:rPr>
                <w:rFonts w:eastAsiaTheme="minorEastAsia"/>
                <w:noProof/>
                <w:lang w:eastAsia="fr-CH"/>
              </w:rPr>
              <w:tab/>
            </w:r>
            <w:r w:rsidR="0098521F" w:rsidRPr="00A33485">
              <w:rPr>
                <w:rStyle w:val="Lienhypertexte"/>
                <w:noProof/>
              </w:rPr>
              <w:delText>Prévu</w:delText>
            </w:r>
            <w:r w:rsidR="0098521F">
              <w:rPr>
                <w:noProof/>
                <w:webHidden/>
              </w:rPr>
              <w:tab/>
            </w:r>
            <w:r w:rsidR="0098521F">
              <w:rPr>
                <w:noProof/>
                <w:webHidden/>
              </w:rPr>
              <w:fldChar w:fldCharType="begin"/>
            </w:r>
            <w:r w:rsidR="0098521F">
              <w:rPr>
                <w:noProof/>
                <w:webHidden/>
              </w:rPr>
              <w:delInstrText xml:space="preserve"> PAGEREF _Toc387323473 \h </w:delInstrText>
            </w:r>
            <w:r w:rsidR="0098521F">
              <w:rPr>
                <w:noProof/>
                <w:webHidden/>
              </w:rPr>
            </w:r>
            <w:r w:rsidR="0098521F">
              <w:rPr>
                <w:noProof/>
                <w:webHidden/>
              </w:rPr>
              <w:fldChar w:fldCharType="separate"/>
            </w:r>
            <w:r w:rsidR="00191D7C">
              <w:rPr>
                <w:noProof/>
                <w:webHidden/>
              </w:rPr>
              <w:delText>73</w:delText>
            </w:r>
            <w:r w:rsidR="0098521F">
              <w:rPr>
                <w:noProof/>
                <w:webHidden/>
              </w:rPr>
              <w:fldChar w:fldCharType="end"/>
            </w:r>
            <w:r>
              <w:rPr>
                <w:noProof/>
              </w:rPr>
              <w:fldChar w:fldCharType="end"/>
            </w:r>
          </w:del>
        </w:p>
        <w:p w14:paraId="3BAA19C4" w14:textId="77777777" w:rsidR="0098521F" w:rsidRDefault="00E94B87">
          <w:pPr>
            <w:pStyle w:val="TM2"/>
            <w:tabs>
              <w:tab w:val="left" w:pos="880"/>
              <w:tab w:val="right" w:leader="dot" w:pos="9062"/>
            </w:tabs>
            <w:rPr>
              <w:del w:id="316" w:author="Francisco Garcia" w:date="2014-05-26T10:12:00Z"/>
              <w:rFonts w:eastAsiaTheme="minorEastAsia"/>
              <w:noProof/>
              <w:lang w:eastAsia="fr-CH"/>
            </w:rPr>
          </w:pPr>
          <w:del w:id="317" w:author="Francisco Garcia" w:date="2014-05-26T10:12:00Z">
            <w:r>
              <w:fldChar w:fldCharType="begin"/>
            </w:r>
            <w:r>
              <w:delInstrText xml:space="preserve"> HYPERLINK \l "_Toc387323474" </w:delInstrText>
            </w:r>
            <w:r>
              <w:fldChar w:fldCharType="separate"/>
            </w:r>
            <w:r w:rsidR="0098521F" w:rsidRPr="00A33485">
              <w:rPr>
                <w:rStyle w:val="Lienhypertexte"/>
                <w:noProof/>
              </w:rPr>
              <w:delText>8.2</w:delText>
            </w:r>
            <w:r w:rsidR="0098521F">
              <w:rPr>
                <w:rFonts w:eastAsiaTheme="minorEastAsia"/>
                <w:noProof/>
                <w:lang w:eastAsia="fr-CH"/>
              </w:rPr>
              <w:tab/>
            </w:r>
            <w:r w:rsidR="0098521F" w:rsidRPr="00A33485">
              <w:rPr>
                <w:rStyle w:val="Lienhypertexte"/>
                <w:noProof/>
              </w:rPr>
              <w:delText>Final</w:delText>
            </w:r>
            <w:r w:rsidR="0098521F">
              <w:rPr>
                <w:noProof/>
                <w:webHidden/>
              </w:rPr>
              <w:tab/>
            </w:r>
            <w:r w:rsidR="0098521F">
              <w:rPr>
                <w:noProof/>
                <w:webHidden/>
              </w:rPr>
              <w:fldChar w:fldCharType="begin"/>
            </w:r>
            <w:r w:rsidR="0098521F">
              <w:rPr>
                <w:noProof/>
                <w:webHidden/>
              </w:rPr>
              <w:delInstrText xml:space="preserve"> PAGEREF _Toc387323474 \h </w:delInstrText>
            </w:r>
            <w:r w:rsidR="0098521F">
              <w:rPr>
                <w:noProof/>
                <w:webHidden/>
              </w:rPr>
            </w:r>
            <w:r w:rsidR="0098521F">
              <w:rPr>
                <w:noProof/>
                <w:webHidden/>
              </w:rPr>
              <w:fldChar w:fldCharType="separate"/>
            </w:r>
            <w:r w:rsidR="00191D7C">
              <w:rPr>
                <w:noProof/>
                <w:webHidden/>
              </w:rPr>
              <w:delText>73</w:delText>
            </w:r>
            <w:r w:rsidR="0098521F">
              <w:rPr>
                <w:noProof/>
                <w:webHidden/>
              </w:rPr>
              <w:fldChar w:fldCharType="end"/>
            </w:r>
            <w:r>
              <w:rPr>
                <w:noProof/>
              </w:rPr>
              <w:fldChar w:fldCharType="end"/>
            </w:r>
          </w:del>
        </w:p>
        <w:p w14:paraId="07AB44AE" w14:textId="77777777" w:rsidR="0098521F" w:rsidRDefault="00E94B87">
          <w:pPr>
            <w:pStyle w:val="TM1"/>
            <w:tabs>
              <w:tab w:val="left" w:pos="440"/>
              <w:tab w:val="right" w:leader="dot" w:pos="9062"/>
            </w:tabs>
            <w:rPr>
              <w:del w:id="318" w:author="Francisco Garcia" w:date="2014-05-26T10:12:00Z"/>
              <w:rFonts w:eastAsiaTheme="minorEastAsia"/>
              <w:noProof/>
              <w:lang w:eastAsia="fr-CH"/>
            </w:rPr>
          </w:pPr>
          <w:del w:id="319" w:author="Francisco Garcia" w:date="2014-05-26T10:12:00Z">
            <w:r>
              <w:fldChar w:fldCharType="begin"/>
            </w:r>
            <w:r>
              <w:delInstrText xml:space="preserve"> HYPERLINK \l "_Toc387323475" </w:delInstrText>
            </w:r>
            <w:r>
              <w:fldChar w:fldCharType="separate"/>
            </w:r>
            <w:r w:rsidR="0098521F" w:rsidRPr="00A33485">
              <w:rPr>
                <w:rStyle w:val="Lienhypertexte"/>
                <w:noProof/>
              </w:rPr>
              <w:delText>9</w:delText>
            </w:r>
            <w:r w:rsidR="0098521F">
              <w:rPr>
                <w:rFonts w:eastAsiaTheme="minorEastAsia"/>
                <w:noProof/>
                <w:lang w:eastAsia="fr-CH"/>
              </w:rPr>
              <w:tab/>
            </w:r>
            <w:r w:rsidR="0098521F" w:rsidRPr="00A33485">
              <w:rPr>
                <w:rStyle w:val="Lienhypertexte"/>
                <w:noProof/>
              </w:rPr>
              <w:delText>Apports personnels</w:delText>
            </w:r>
            <w:r w:rsidR="0098521F">
              <w:rPr>
                <w:noProof/>
                <w:webHidden/>
              </w:rPr>
              <w:tab/>
            </w:r>
            <w:r w:rsidR="0098521F">
              <w:rPr>
                <w:noProof/>
                <w:webHidden/>
              </w:rPr>
              <w:fldChar w:fldCharType="begin"/>
            </w:r>
            <w:r w:rsidR="0098521F">
              <w:rPr>
                <w:noProof/>
                <w:webHidden/>
              </w:rPr>
              <w:delInstrText xml:space="preserve"> PAGEREF _Toc387323475 \h </w:delInstrText>
            </w:r>
            <w:r w:rsidR="0098521F">
              <w:rPr>
                <w:noProof/>
                <w:webHidden/>
              </w:rPr>
            </w:r>
            <w:r w:rsidR="0098521F">
              <w:rPr>
                <w:noProof/>
                <w:webHidden/>
              </w:rPr>
              <w:fldChar w:fldCharType="separate"/>
            </w:r>
            <w:r w:rsidR="00191D7C">
              <w:rPr>
                <w:noProof/>
                <w:webHidden/>
              </w:rPr>
              <w:delText>74</w:delText>
            </w:r>
            <w:r w:rsidR="0098521F">
              <w:rPr>
                <w:noProof/>
                <w:webHidden/>
              </w:rPr>
              <w:fldChar w:fldCharType="end"/>
            </w:r>
            <w:r>
              <w:rPr>
                <w:noProof/>
              </w:rPr>
              <w:fldChar w:fldCharType="end"/>
            </w:r>
          </w:del>
        </w:p>
        <w:p w14:paraId="50767DD5" w14:textId="77777777" w:rsidR="0098521F" w:rsidRDefault="00E94B87">
          <w:pPr>
            <w:pStyle w:val="TM1"/>
            <w:tabs>
              <w:tab w:val="left" w:pos="660"/>
              <w:tab w:val="right" w:leader="dot" w:pos="9062"/>
            </w:tabs>
            <w:rPr>
              <w:del w:id="320" w:author="Francisco Garcia" w:date="2014-05-26T10:12:00Z"/>
              <w:rFonts w:eastAsiaTheme="minorEastAsia"/>
              <w:noProof/>
              <w:lang w:eastAsia="fr-CH"/>
            </w:rPr>
          </w:pPr>
          <w:del w:id="321" w:author="Francisco Garcia" w:date="2014-05-26T10:12:00Z">
            <w:r>
              <w:fldChar w:fldCharType="begin"/>
            </w:r>
            <w:r>
              <w:delInstrText xml:space="preserve"> HYPERLINK \l "_Toc387323476" </w:delInstrText>
            </w:r>
            <w:r>
              <w:fldChar w:fldCharType="separate"/>
            </w:r>
            <w:r w:rsidR="0098521F" w:rsidRPr="00A33485">
              <w:rPr>
                <w:rStyle w:val="Lienhypertexte"/>
                <w:noProof/>
              </w:rPr>
              <w:delText>10</w:delText>
            </w:r>
            <w:r w:rsidR="0098521F">
              <w:rPr>
                <w:rFonts w:eastAsiaTheme="minorEastAsia"/>
                <w:noProof/>
                <w:lang w:eastAsia="fr-CH"/>
              </w:rPr>
              <w:tab/>
            </w:r>
            <w:r w:rsidR="0098521F" w:rsidRPr="00A33485">
              <w:rPr>
                <w:rStyle w:val="Lienhypertexte"/>
                <w:noProof/>
              </w:rPr>
              <w:delText>Conclusion</w:delText>
            </w:r>
            <w:r w:rsidR="0098521F">
              <w:rPr>
                <w:noProof/>
                <w:webHidden/>
              </w:rPr>
              <w:tab/>
            </w:r>
            <w:r w:rsidR="0098521F">
              <w:rPr>
                <w:noProof/>
                <w:webHidden/>
              </w:rPr>
              <w:fldChar w:fldCharType="begin"/>
            </w:r>
            <w:r w:rsidR="0098521F">
              <w:rPr>
                <w:noProof/>
                <w:webHidden/>
              </w:rPr>
              <w:delInstrText xml:space="preserve"> PAGEREF _Toc387323476 \h </w:delInstrText>
            </w:r>
            <w:r w:rsidR="0098521F">
              <w:rPr>
                <w:noProof/>
                <w:webHidden/>
              </w:rPr>
            </w:r>
            <w:r w:rsidR="0098521F">
              <w:rPr>
                <w:noProof/>
                <w:webHidden/>
              </w:rPr>
              <w:fldChar w:fldCharType="separate"/>
            </w:r>
            <w:r w:rsidR="00191D7C">
              <w:rPr>
                <w:noProof/>
                <w:webHidden/>
              </w:rPr>
              <w:delText>75</w:delText>
            </w:r>
            <w:r w:rsidR="0098521F">
              <w:rPr>
                <w:noProof/>
                <w:webHidden/>
              </w:rPr>
              <w:fldChar w:fldCharType="end"/>
            </w:r>
            <w:r>
              <w:rPr>
                <w:noProof/>
              </w:rPr>
              <w:fldChar w:fldCharType="end"/>
            </w:r>
          </w:del>
        </w:p>
        <w:p w14:paraId="6CC63E2D" w14:textId="77777777" w:rsidR="0098521F" w:rsidRDefault="00E94B87">
          <w:pPr>
            <w:pStyle w:val="TM1"/>
            <w:tabs>
              <w:tab w:val="left" w:pos="660"/>
              <w:tab w:val="right" w:leader="dot" w:pos="9062"/>
            </w:tabs>
            <w:rPr>
              <w:del w:id="322" w:author="Francisco Garcia" w:date="2014-05-26T10:12:00Z"/>
              <w:rFonts w:eastAsiaTheme="minorEastAsia"/>
              <w:noProof/>
              <w:lang w:eastAsia="fr-CH"/>
            </w:rPr>
          </w:pPr>
          <w:del w:id="323" w:author="Francisco Garcia" w:date="2014-05-26T10:12:00Z">
            <w:r>
              <w:fldChar w:fldCharType="begin"/>
            </w:r>
            <w:r>
              <w:delInstrText xml:space="preserve"> HYPERLINK \l "_Toc387323477" </w:delInstrText>
            </w:r>
            <w:r>
              <w:fldChar w:fldCharType="separate"/>
            </w:r>
            <w:r w:rsidR="0098521F" w:rsidRPr="00A33485">
              <w:rPr>
                <w:rStyle w:val="Lienhypertexte"/>
                <w:noProof/>
              </w:rPr>
              <w:delText>11</w:delText>
            </w:r>
            <w:r w:rsidR="0098521F">
              <w:rPr>
                <w:rFonts w:eastAsiaTheme="minorEastAsia"/>
                <w:noProof/>
                <w:lang w:eastAsia="fr-CH"/>
              </w:rPr>
              <w:tab/>
            </w:r>
            <w:r w:rsidR="0098521F" w:rsidRPr="00A33485">
              <w:rPr>
                <w:rStyle w:val="Lienhypertexte"/>
                <w:noProof/>
              </w:rPr>
              <w:delText>Améliorations possibles</w:delText>
            </w:r>
            <w:r w:rsidR="0098521F">
              <w:rPr>
                <w:noProof/>
                <w:webHidden/>
              </w:rPr>
              <w:tab/>
            </w:r>
            <w:r w:rsidR="0098521F">
              <w:rPr>
                <w:noProof/>
                <w:webHidden/>
              </w:rPr>
              <w:fldChar w:fldCharType="begin"/>
            </w:r>
            <w:r w:rsidR="0098521F">
              <w:rPr>
                <w:noProof/>
                <w:webHidden/>
              </w:rPr>
              <w:delInstrText xml:space="preserve"> PAGEREF _Toc387323477 \h </w:delInstrText>
            </w:r>
            <w:r w:rsidR="0098521F">
              <w:rPr>
                <w:noProof/>
                <w:webHidden/>
              </w:rPr>
            </w:r>
            <w:r w:rsidR="0098521F">
              <w:rPr>
                <w:noProof/>
                <w:webHidden/>
              </w:rPr>
              <w:fldChar w:fldCharType="separate"/>
            </w:r>
            <w:r w:rsidR="00191D7C">
              <w:rPr>
                <w:noProof/>
                <w:webHidden/>
              </w:rPr>
              <w:delText>76</w:delText>
            </w:r>
            <w:r w:rsidR="0098521F">
              <w:rPr>
                <w:noProof/>
                <w:webHidden/>
              </w:rPr>
              <w:fldChar w:fldCharType="end"/>
            </w:r>
            <w:r>
              <w:rPr>
                <w:noProof/>
              </w:rPr>
              <w:fldChar w:fldCharType="end"/>
            </w:r>
          </w:del>
        </w:p>
        <w:p w14:paraId="0C4C3079" w14:textId="77777777" w:rsidR="0098521F" w:rsidRDefault="00E94B87">
          <w:pPr>
            <w:pStyle w:val="TM1"/>
            <w:tabs>
              <w:tab w:val="left" w:pos="660"/>
              <w:tab w:val="right" w:leader="dot" w:pos="9062"/>
            </w:tabs>
            <w:rPr>
              <w:del w:id="324" w:author="Francisco Garcia" w:date="2014-05-26T10:12:00Z"/>
              <w:rFonts w:eastAsiaTheme="minorEastAsia"/>
              <w:noProof/>
              <w:lang w:eastAsia="fr-CH"/>
            </w:rPr>
          </w:pPr>
          <w:del w:id="325" w:author="Francisco Garcia" w:date="2014-05-26T10:12:00Z">
            <w:r>
              <w:fldChar w:fldCharType="begin"/>
            </w:r>
            <w:r>
              <w:delInstrText xml:space="preserve"> HYPERLINK \l "_Toc387323478" </w:delInstrText>
            </w:r>
            <w:r>
              <w:fldChar w:fldCharType="separate"/>
            </w:r>
            <w:r w:rsidR="0098521F" w:rsidRPr="00A33485">
              <w:rPr>
                <w:rStyle w:val="Lienhypertexte"/>
                <w:noProof/>
              </w:rPr>
              <w:delText>12</w:delText>
            </w:r>
            <w:r w:rsidR="0098521F">
              <w:rPr>
                <w:rFonts w:eastAsiaTheme="minorEastAsia"/>
                <w:noProof/>
                <w:lang w:eastAsia="fr-CH"/>
              </w:rPr>
              <w:tab/>
            </w:r>
            <w:r w:rsidR="0098521F" w:rsidRPr="00A33485">
              <w:rPr>
                <w:rStyle w:val="Lienhypertexte"/>
                <w:noProof/>
              </w:rPr>
              <w:delText>Références</w:delText>
            </w:r>
            <w:r w:rsidR="0098521F">
              <w:rPr>
                <w:noProof/>
                <w:webHidden/>
              </w:rPr>
              <w:tab/>
            </w:r>
            <w:r w:rsidR="0098521F">
              <w:rPr>
                <w:noProof/>
                <w:webHidden/>
              </w:rPr>
              <w:fldChar w:fldCharType="begin"/>
            </w:r>
            <w:r w:rsidR="0098521F">
              <w:rPr>
                <w:noProof/>
                <w:webHidden/>
              </w:rPr>
              <w:delInstrText xml:space="preserve"> PAGEREF _Toc387323478 \h </w:delInstrText>
            </w:r>
            <w:r w:rsidR="0098521F">
              <w:rPr>
                <w:noProof/>
                <w:webHidden/>
              </w:rPr>
            </w:r>
            <w:r w:rsidR="0098521F">
              <w:rPr>
                <w:noProof/>
                <w:webHidden/>
              </w:rPr>
              <w:fldChar w:fldCharType="separate"/>
            </w:r>
            <w:r w:rsidR="00191D7C">
              <w:rPr>
                <w:noProof/>
                <w:webHidden/>
              </w:rPr>
              <w:delText>76</w:delText>
            </w:r>
            <w:r w:rsidR="0098521F">
              <w:rPr>
                <w:noProof/>
                <w:webHidden/>
              </w:rPr>
              <w:fldChar w:fldCharType="end"/>
            </w:r>
            <w:r>
              <w:rPr>
                <w:noProof/>
              </w:rPr>
              <w:fldChar w:fldCharType="end"/>
            </w:r>
          </w:del>
        </w:p>
        <w:p w14:paraId="61EC49A1" w14:textId="77777777" w:rsidR="0098521F" w:rsidRDefault="00E94B87">
          <w:pPr>
            <w:pStyle w:val="TM1"/>
            <w:tabs>
              <w:tab w:val="left" w:pos="660"/>
              <w:tab w:val="right" w:leader="dot" w:pos="9062"/>
            </w:tabs>
            <w:rPr>
              <w:del w:id="326" w:author="Francisco Garcia" w:date="2014-05-26T10:12:00Z"/>
              <w:rFonts w:eastAsiaTheme="minorEastAsia"/>
              <w:noProof/>
              <w:lang w:eastAsia="fr-CH"/>
            </w:rPr>
          </w:pPr>
          <w:del w:id="327" w:author="Francisco Garcia" w:date="2014-05-26T10:12:00Z">
            <w:r>
              <w:fldChar w:fldCharType="begin"/>
            </w:r>
            <w:r>
              <w:delInstrText xml:space="preserve"> HYPERLINK \l "_Toc387323479" </w:delInstrText>
            </w:r>
            <w:r>
              <w:fldChar w:fldCharType="separate"/>
            </w:r>
            <w:r w:rsidR="0098521F" w:rsidRPr="00A33485">
              <w:rPr>
                <w:rStyle w:val="Lienhypertexte"/>
                <w:noProof/>
              </w:rPr>
              <w:delText>13</w:delText>
            </w:r>
            <w:r w:rsidR="0098521F">
              <w:rPr>
                <w:rFonts w:eastAsiaTheme="minorEastAsia"/>
                <w:noProof/>
                <w:lang w:eastAsia="fr-CH"/>
              </w:rPr>
              <w:tab/>
            </w:r>
            <w:r w:rsidR="0098521F" w:rsidRPr="00A33485">
              <w:rPr>
                <w:rStyle w:val="Lienhypertexte"/>
                <w:noProof/>
              </w:rPr>
              <w:delText>Annexes</w:delText>
            </w:r>
            <w:r w:rsidR="0098521F">
              <w:rPr>
                <w:noProof/>
                <w:webHidden/>
              </w:rPr>
              <w:tab/>
            </w:r>
            <w:r w:rsidR="0098521F">
              <w:rPr>
                <w:noProof/>
                <w:webHidden/>
              </w:rPr>
              <w:fldChar w:fldCharType="begin"/>
            </w:r>
            <w:r w:rsidR="0098521F">
              <w:rPr>
                <w:noProof/>
                <w:webHidden/>
              </w:rPr>
              <w:delInstrText xml:space="preserve"> PAGEREF _Toc387323479 \h </w:delInstrText>
            </w:r>
            <w:r w:rsidR="0098521F">
              <w:rPr>
                <w:noProof/>
                <w:webHidden/>
              </w:rPr>
            </w:r>
            <w:r w:rsidR="0098521F">
              <w:rPr>
                <w:noProof/>
                <w:webHidden/>
              </w:rPr>
              <w:fldChar w:fldCharType="separate"/>
            </w:r>
            <w:r w:rsidR="00191D7C">
              <w:rPr>
                <w:noProof/>
                <w:webHidden/>
              </w:rPr>
              <w:delText>76</w:delText>
            </w:r>
            <w:r w:rsidR="0098521F">
              <w:rPr>
                <w:noProof/>
                <w:webHidden/>
              </w:rPr>
              <w:fldChar w:fldCharType="end"/>
            </w:r>
            <w:r>
              <w:rPr>
                <w:noProof/>
              </w:rPr>
              <w:fldChar w:fldCharType="end"/>
            </w:r>
          </w:del>
        </w:p>
        <w:p w14:paraId="3F5EF73C" w14:textId="77777777" w:rsidR="003245B3" w:rsidRDefault="003245B3">
          <w:pPr>
            <w:pStyle w:val="TM1"/>
            <w:tabs>
              <w:tab w:val="left" w:pos="362"/>
              <w:tab w:val="right" w:leader="dot" w:pos="9062"/>
            </w:tabs>
            <w:rPr>
              <w:ins w:id="328" w:author="Francisco Garcia" w:date="2014-05-26T10:12:00Z"/>
              <w:rFonts w:eastAsiaTheme="minorEastAsia"/>
              <w:noProof/>
              <w:sz w:val="24"/>
              <w:szCs w:val="24"/>
              <w:lang w:val="fr-FR" w:eastAsia="ja-JP"/>
            </w:rPr>
          </w:pPr>
          <w:ins w:id="329" w:author="Francisco Garcia" w:date="2014-05-26T10:12:00Z">
            <w:r w:rsidRPr="001920B0">
              <w:rPr>
                <w:noProof/>
                <w:lang w:val="fr-FR"/>
              </w:rPr>
              <w:t>1</w:t>
            </w:r>
            <w:r>
              <w:rPr>
                <w:rFonts w:eastAsiaTheme="minorEastAsia"/>
                <w:noProof/>
                <w:sz w:val="24"/>
                <w:szCs w:val="24"/>
                <w:lang w:val="fr-FR" w:eastAsia="ja-JP"/>
              </w:rPr>
              <w:tab/>
            </w:r>
            <w:r w:rsidRPr="001920B0">
              <w:rPr>
                <w:noProof/>
                <w:lang w:val="fr-FR"/>
              </w:rPr>
              <w:t>Résumé</w:t>
            </w:r>
            <w:r>
              <w:rPr>
                <w:noProof/>
              </w:rPr>
              <w:tab/>
            </w:r>
            <w:r>
              <w:rPr>
                <w:noProof/>
              </w:rPr>
              <w:fldChar w:fldCharType="begin"/>
            </w:r>
            <w:r>
              <w:rPr>
                <w:noProof/>
              </w:rPr>
              <w:instrText xml:space="preserve"> PAGEREF _Toc262710514 \h </w:instrText>
            </w:r>
          </w:ins>
          <w:r>
            <w:rPr>
              <w:noProof/>
            </w:rPr>
          </w:r>
          <w:ins w:id="330" w:author="Francisco Garcia" w:date="2014-05-26T10:12:00Z">
            <w:r>
              <w:rPr>
                <w:noProof/>
              </w:rPr>
              <w:fldChar w:fldCharType="separate"/>
            </w:r>
            <w:r>
              <w:rPr>
                <w:noProof/>
              </w:rPr>
              <w:t>1</w:t>
            </w:r>
            <w:r>
              <w:rPr>
                <w:noProof/>
              </w:rPr>
              <w:fldChar w:fldCharType="end"/>
            </w:r>
          </w:ins>
        </w:p>
        <w:p w14:paraId="393F8899" w14:textId="77777777" w:rsidR="003245B3" w:rsidRDefault="003245B3">
          <w:pPr>
            <w:pStyle w:val="TM2"/>
            <w:tabs>
              <w:tab w:val="left" w:pos="749"/>
              <w:tab w:val="right" w:leader="dot" w:pos="9062"/>
            </w:tabs>
            <w:rPr>
              <w:ins w:id="331" w:author="Francisco Garcia" w:date="2014-05-26T10:12:00Z"/>
              <w:rFonts w:eastAsiaTheme="minorEastAsia"/>
              <w:noProof/>
              <w:sz w:val="24"/>
              <w:szCs w:val="24"/>
              <w:lang w:val="fr-FR" w:eastAsia="ja-JP"/>
            </w:rPr>
          </w:pPr>
          <w:ins w:id="332" w:author="Francisco Garcia" w:date="2014-05-26T10:12:00Z">
            <w:r w:rsidRPr="001920B0">
              <w:rPr>
                <w:noProof/>
                <w:lang w:val="fr-FR"/>
              </w:rPr>
              <w:t>1.1</w:t>
            </w:r>
            <w:r>
              <w:rPr>
                <w:rFonts w:eastAsiaTheme="minorEastAsia"/>
                <w:noProof/>
                <w:sz w:val="24"/>
                <w:szCs w:val="24"/>
                <w:lang w:val="fr-FR" w:eastAsia="ja-JP"/>
              </w:rPr>
              <w:tab/>
            </w:r>
            <w:r w:rsidRPr="001920B0">
              <w:rPr>
                <w:noProof/>
                <w:lang w:val="fr-FR"/>
              </w:rPr>
              <w:t>Français</w:t>
            </w:r>
            <w:r>
              <w:rPr>
                <w:noProof/>
              </w:rPr>
              <w:tab/>
            </w:r>
            <w:r>
              <w:rPr>
                <w:noProof/>
              </w:rPr>
              <w:fldChar w:fldCharType="begin"/>
            </w:r>
            <w:r>
              <w:rPr>
                <w:noProof/>
              </w:rPr>
              <w:instrText xml:space="preserve"> PAGEREF _Toc262710515 \h </w:instrText>
            </w:r>
          </w:ins>
          <w:r>
            <w:rPr>
              <w:noProof/>
            </w:rPr>
          </w:r>
          <w:ins w:id="333" w:author="Francisco Garcia" w:date="2014-05-26T10:12:00Z">
            <w:r>
              <w:rPr>
                <w:noProof/>
              </w:rPr>
              <w:fldChar w:fldCharType="separate"/>
            </w:r>
            <w:r>
              <w:rPr>
                <w:noProof/>
              </w:rPr>
              <w:t>1</w:t>
            </w:r>
            <w:r>
              <w:rPr>
                <w:noProof/>
              </w:rPr>
              <w:fldChar w:fldCharType="end"/>
            </w:r>
          </w:ins>
        </w:p>
        <w:p w14:paraId="55681A37" w14:textId="77777777" w:rsidR="003245B3" w:rsidRDefault="003245B3">
          <w:pPr>
            <w:pStyle w:val="TM2"/>
            <w:tabs>
              <w:tab w:val="left" w:pos="749"/>
              <w:tab w:val="right" w:leader="dot" w:pos="9062"/>
            </w:tabs>
            <w:rPr>
              <w:ins w:id="334" w:author="Francisco Garcia" w:date="2014-05-26T10:12:00Z"/>
              <w:rFonts w:eastAsiaTheme="minorEastAsia"/>
              <w:noProof/>
              <w:sz w:val="24"/>
              <w:szCs w:val="24"/>
              <w:lang w:val="fr-FR" w:eastAsia="ja-JP"/>
            </w:rPr>
          </w:pPr>
          <w:ins w:id="335" w:author="Francisco Garcia" w:date="2014-05-26T10:12:00Z">
            <w:r w:rsidRPr="001920B0">
              <w:rPr>
                <w:noProof/>
                <w:lang w:val="fr-FR"/>
              </w:rPr>
              <w:t>1.2</w:t>
            </w:r>
            <w:r>
              <w:rPr>
                <w:rFonts w:eastAsiaTheme="minorEastAsia"/>
                <w:noProof/>
                <w:sz w:val="24"/>
                <w:szCs w:val="24"/>
                <w:lang w:val="fr-FR" w:eastAsia="ja-JP"/>
              </w:rPr>
              <w:tab/>
            </w:r>
            <w:r w:rsidRPr="001920B0">
              <w:rPr>
                <w:noProof/>
                <w:lang w:val="fr-FR"/>
              </w:rPr>
              <w:t>English</w:t>
            </w:r>
            <w:r>
              <w:rPr>
                <w:noProof/>
              </w:rPr>
              <w:tab/>
            </w:r>
            <w:r>
              <w:rPr>
                <w:noProof/>
              </w:rPr>
              <w:fldChar w:fldCharType="begin"/>
            </w:r>
            <w:r>
              <w:rPr>
                <w:noProof/>
              </w:rPr>
              <w:instrText xml:space="preserve"> PAGEREF _Toc262710516 \h </w:instrText>
            </w:r>
          </w:ins>
          <w:r>
            <w:rPr>
              <w:noProof/>
            </w:rPr>
          </w:r>
          <w:ins w:id="336" w:author="Francisco Garcia" w:date="2014-05-26T10:12:00Z">
            <w:r>
              <w:rPr>
                <w:noProof/>
              </w:rPr>
              <w:fldChar w:fldCharType="separate"/>
            </w:r>
            <w:r>
              <w:rPr>
                <w:noProof/>
              </w:rPr>
              <w:t>1</w:t>
            </w:r>
            <w:r>
              <w:rPr>
                <w:noProof/>
              </w:rPr>
              <w:fldChar w:fldCharType="end"/>
            </w:r>
          </w:ins>
        </w:p>
        <w:p w14:paraId="15C29882" w14:textId="77777777" w:rsidR="003245B3" w:rsidRDefault="003245B3">
          <w:pPr>
            <w:pStyle w:val="TM1"/>
            <w:tabs>
              <w:tab w:val="left" w:pos="362"/>
              <w:tab w:val="right" w:leader="dot" w:pos="9062"/>
            </w:tabs>
            <w:rPr>
              <w:ins w:id="337" w:author="Francisco Garcia" w:date="2014-05-26T10:12:00Z"/>
              <w:rFonts w:eastAsiaTheme="minorEastAsia"/>
              <w:noProof/>
              <w:sz w:val="24"/>
              <w:szCs w:val="24"/>
              <w:lang w:val="fr-FR" w:eastAsia="ja-JP"/>
            </w:rPr>
          </w:pPr>
          <w:ins w:id="338" w:author="Francisco Garcia" w:date="2014-05-26T10:12:00Z">
            <w:r w:rsidRPr="001920B0">
              <w:rPr>
                <w:noProof/>
                <w:lang w:val="fr-FR"/>
              </w:rPr>
              <w:t>2</w:t>
            </w:r>
            <w:r>
              <w:rPr>
                <w:rFonts w:eastAsiaTheme="minorEastAsia"/>
                <w:noProof/>
                <w:sz w:val="24"/>
                <w:szCs w:val="24"/>
                <w:lang w:val="fr-FR" w:eastAsia="ja-JP"/>
              </w:rPr>
              <w:tab/>
            </w:r>
            <w:r w:rsidRPr="001920B0">
              <w:rPr>
                <w:noProof/>
                <w:lang w:val="fr-FR"/>
              </w:rPr>
              <w:t>Introduction</w:t>
            </w:r>
            <w:r>
              <w:rPr>
                <w:noProof/>
              </w:rPr>
              <w:tab/>
            </w:r>
            <w:r>
              <w:rPr>
                <w:noProof/>
              </w:rPr>
              <w:fldChar w:fldCharType="begin"/>
            </w:r>
            <w:r>
              <w:rPr>
                <w:noProof/>
              </w:rPr>
              <w:instrText xml:space="preserve"> PAGEREF _Toc262710517 \h </w:instrText>
            </w:r>
          </w:ins>
          <w:r>
            <w:rPr>
              <w:noProof/>
            </w:rPr>
          </w:r>
          <w:ins w:id="339" w:author="Francisco Garcia" w:date="2014-05-26T10:12:00Z">
            <w:r>
              <w:rPr>
                <w:noProof/>
              </w:rPr>
              <w:fldChar w:fldCharType="separate"/>
            </w:r>
            <w:r>
              <w:rPr>
                <w:noProof/>
              </w:rPr>
              <w:t>8</w:t>
            </w:r>
            <w:r>
              <w:rPr>
                <w:noProof/>
              </w:rPr>
              <w:fldChar w:fldCharType="end"/>
            </w:r>
          </w:ins>
        </w:p>
        <w:p w14:paraId="6561759C" w14:textId="77777777" w:rsidR="003245B3" w:rsidRDefault="003245B3">
          <w:pPr>
            <w:pStyle w:val="TM2"/>
            <w:tabs>
              <w:tab w:val="left" w:pos="749"/>
              <w:tab w:val="right" w:leader="dot" w:pos="9062"/>
            </w:tabs>
            <w:rPr>
              <w:ins w:id="340" w:author="Francisco Garcia" w:date="2014-05-26T10:12:00Z"/>
              <w:rFonts w:eastAsiaTheme="minorEastAsia"/>
              <w:noProof/>
              <w:sz w:val="24"/>
              <w:szCs w:val="24"/>
              <w:lang w:val="fr-FR" w:eastAsia="ja-JP"/>
            </w:rPr>
          </w:pPr>
          <w:ins w:id="341" w:author="Francisco Garcia" w:date="2014-05-26T10:12:00Z">
            <w:r w:rsidRPr="001920B0">
              <w:rPr>
                <w:noProof/>
                <w:lang w:val="fr-FR"/>
              </w:rPr>
              <w:t>2.1</w:t>
            </w:r>
            <w:r>
              <w:rPr>
                <w:rFonts w:eastAsiaTheme="minorEastAsia"/>
                <w:noProof/>
                <w:sz w:val="24"/>
                <w:szCs w:val="24"/>
                <w:lang w:val="fr-FR" w:eastAsia="ja-JP"/>
              </w:rPr>
              <w:tab/>
            </w:r>
            <w:r w:rsidRPr="001920B0">
              <w:rPr>
                <w:noProof/>
                <w:lang w:val="fr-FR"/>
              </w:rPr>
              <w:t>Mise en situation</w:t>
            </w:r>
            <w:r>
              <w:rPr>
                <w:noProof/>
              </w:rPr>
              <w:tab/>
            </w:r>
            <w:r>
              <w:rPr>
                <w:noProof/>
              </w:rPr>
              <w:fldChar w:fldCharType="begin"/>
            </w:r>
            <w:r>
              <w:rPr>
                <w:noProof/>
              </w:rPr>
              <w:instrText xml:space="preserve"> PAGEREF _Toc262710518 \h </w:instrText>
            </w:r>
          </w:ins>
          <w:r>
            <w:rPr>
              <w:noProof/>
            </w:rPr>
          </w:r>
          <w:ins w:id="342" w:author="Francisco Garcia" w:date="2014-05-26T10:12:00Z">
            <w:r>
              <w:rPr>
                <w:noProof/>
              </w:rPr>
              <w:fldChar w:fldCharType="separate"/>
            </w:r>
            <w:r>
              <w:rPr>
                <w:noProof/>
              </w:rPr>
              <w:t>8</w:t>
            </w:r>
            <w:r>
              <w:rPr>
                <w:noProof/>
              </w:rPr>
              <w:fldChar w:fldCharType="end"/>
            </w:r>
          </w:ins>
        </w:p>
        <w:p w14:paraId="66E9DF53" w14:textId="77777777" w:rsidR="003245B3" w:rsidRDefault="003245B3">
          <w:pPr>
            <w:pStyle w:val="TM2"/>
            <w:tabs>
              <w:tab w:val="left" w:pos="749"/>
              <w:tab w:val="right" w:leader="dot" w:pos="9062"/>
            </w:tabs>
            <w:rPr>
              <w:ins w:id="343" w:author="Francisco Garcia" w:date="2014-05-26T10:12:00Z"/>
              <w:rFonts w:eastAsiaTheme="minorEastAsia"/>
              <w:noProof/>
              <w:sz w:val="24"/>
              <w:szCs w:val="24"/>
              <w:lang w:val="fr-FR" w:eastAsia="ja-JP"/>
            </w:rPr>
          </w:pPr>
          <w:ins w:id="344" w:author="Francisco Garcia" w:date="2014-05-26T10:12:00Z">
            <w:r w:rsidRPr="001920B0">
              <w:rPr>
                <w:noProof/>
                <w:lang w:val="fr-FR"/>
              </w:rPr>
              <w:t>2.2</w:t>
            </w:r>
            <w:r>
              <w:rPr>
                <w:rFonts w:eastAsiaTheme="minorEastAsia"/>
                <w:noProof/>
                <w:sz w:val="24"/>
                <w:szCs w:val="24"/>
                <w:lang w:val="fr-FR" w:eastAsia="ja-JP"/>
              </w:rPr>
              <w:tab/>
            </w:r>
            <w:r w:rsidRPr="001920B0">
              <w:rPr>
                <w:noProof/>
                <w:lang w:val="fr-FR"/>
              </w:rPr>
              <w:t>Sujet</w:t>
            </w:r>
            <w:r>
              <w:rPr>
                <w:noProof/>
              </w:rPr>
              <w:tab/>
            </w:r>
            <w:r>
              <w:rPr>
                <w:noProof/>
              </w:rPr>
              <w:fldChar w:fldCharType="begin"/>
            </w:r>
            <w:r>
              <w:rPr>
                <w:noProof/>
              </w:rPr>
              <w:instrText xml:space="preserve"> PAGEREF _Toc262710519 \h </w:instrText>
            </w:r>
          </w:ins>
          <w:r>
            <w:rPr>
              <w:noProof/>
            </w:rPr>
          </w:r>
          <w:ins w:id="345" w:author="Francisco Garcia" w:date="2014-05-26T10:12:00Z">
            <w:r>
              <w:rPr>
                <w:noProof/>
              </w:rPr>
              <w:fldChar w:fldCharType="separate"/>
            </w:r>
            <w:r>
              <w:rPr>
                <w:noProof/>
              </w:rPr>
              <w:t>8</w:t>
            </w:r>
            <w:r>
              <w:rPr>
                <w:noProof/>
              </w:rPr>
              <w:fldChar w:fldCharType="end"/>
            </w:r>
          </w:ins>
        </w:p>
        <w:p w14:paraId="35296472" w14:textId="77777777" w:rsidR="003245B3" w:rsidRDefault="003245B3">
          <w:pPr>
            <w:pStyle w:val="TM2"/>
            <w:tabs>
              <w:tab w:val="left" w:pos="749"/>
              <w:tab w:val="right" w:leader="dot" w:pos="9062"/>
            </w:tabs>
            <w:rPr>
              <w:ins w:id="346" w:author="Francisco Garcia" w:date="2014-05-26T10:12:00Z"/>
              <w:rFonts w:eastAsiaTheme="minorEastAsia"/>
              <w:noProof/>
              <w:sz w:val="24"/>
              <w:szCs w:val="24"/>
              <w:lang w:val="fr-FR" w:eastAsia="ja-JP"/>
            </w:rPr>
          </w:pPr>
          <w:ins w:id="347" w:author="Francisco Garcia" w:date="2014-05-26T10:12:00Z">
            <w:r w:rsidRPr="001920B0">
              <w:rPr>
                <w:noProof/>
                <w:lang w:val="fr-FR"/>
              </w:rPr>
              <w:t>2.3</w:t>
            </w:r>
            <w:r>
              <w:rPr>
                <w:rFonts w:eastAsiaTheme="minorEastAsia"/>
                <w:noProof/>
                <w:sz w:val="24"/>
                <w:szCs w:val="24"/>
                <w:lang w:val="fr-FR" w:eastAsia="ja-JP"/>
              </w:rPr>
              <w:tab/>
            </w:r>
            <w:r w:rsidRPr="001920B0">
              <w:rPr>
                <w:noProof/>
                <w:lang w:val="fr-FR"/>
              </w:rPr>
              <w:t>Qu’est-ce qu’une webradio ?</w:t>
            </w:r>
            <w:r>
              <w:rPr>
                <w:noProof/>
              </w:rPr>
              <w:tab/>
            </w:r>
            <w:r>
              <w:rPr>
                <w:noProof/>
              </w:rPr>
              <w:fldChar w:fldCharType="begin"/>
            </w:r>
            <w:r>
              <w:rPr>
                <w:noProof/>
              </w:rPr>
              <w:instrText xml:space="preserve"> PAGEREF _Toc262710520 \h </w:instrText>
            </w:r>
          </w:ins>
          <w:r>
            <w:rPr>
              <w:noProof/>
            </w:rPr>
          </w:r>
          <w:ins w:id="348" w:author="Francisco Garcia" w:date="2014-05-26T10:12:00Z">
            <w:r>
              <w:rPr>
                <w:noProof/>
              </w:rPr>
              <w:fldChar w:fldCharType="separate"/>
            </w:r>
            <w:r>
              <w:rPr>
                <w:noProof/>
              </w:rPr>
              <w:t>8</w:t>
            </w:r>
            <w:r>
              <w:rPr>
                <w:noProof/>
              </w:rPr>
              <w:fldChar w:fldCharType="end"/>
            </w:r>
          </w:ins>
        </w:p>
        <w:p w14:paraId="0FFF3578" w14:textId="77777777" w:rsidR="003245B3" w:rsidRDefault="003245B3">
          <w:pPr>
            <w:pStyle w:val="TM2"/>
            <w:tabs>
              <w:tab w:val="left" w:pos="749"/>
              <w:tab w:val="right" w:leader="dot" w:pos="9062"/>
            </w:tabs>
            <w:rPr>
              <w:ins w:id="349" w:author="Francisco Garcia" w:date="2014-05-26T10:12:00Z"/>
              <w:rFonts w:eastAsiaTheme="minorEastAsia"/>
              <w:noProof/>
              <w:sz w:val="24"/>
              <w:szCs w:val="24"/>
              <w:lang w:val="fr-FR" w:eastAsia="ja-JP"/>
            </w:rPr>
          </w:pPr>
          <w:ins w:id="350" w:author="Francisco Garcia" w:date="2014-05-26T10:12:00Z">
            <w:r w:rsidRPr="001920B0">
              <w:rPr>
                <w:noProof/>
                <w:lang w:val="fr-FR"/>
              </w:rPr>
              <w:t>2.4</w:t>
            </w:r>
            <w:r>
              <w:rPr>
                <w:rFonts w:eastAsiaTheme="minorEastAsia"/>
                <w:noProof/>
                <w:sz w:val="24"/>
                <w:szCs w:val="24"/>
                <w:lang w:val="fr-FR" w:eastAsia="ja-JP"/>
              </w:rPr>
              <w:tab/>
            </w:r>
            <w:r w:rsidRPr="001920B0">
              <w:rPr>
                <w:noProof/>
                <w:lang w:val="fr-FR"/>
              </w:rPr>
              <w:t>Pourquoi ce sujet ?</w:t>
            </w:r>
            <w:r>
              <w:rPr>
                <w:noProof/>
              </w:rPr>
              <w:tab/>
            </w:r>
            <w:r>
              <w:rPr>
                <w:noProof/>
              </w:rPr>
              <w:fldChar w:fldCharType="begin"/>
            </w:r>
            <w:r>
              <w:rPr>
                <w:noProof/>
              </w:rPr>
              <w:instrText xml:space="preserve"> PAGEREF _Toc262710521 \h </w:instrText>
            </w:r>
          </w:ins>
          <w:r>
            <w:rPr>
              <w:noProof/>
            </w:rPr>
          </w:r>
          <w:ins w:id="351" w:author="Francisco Garcia" w:date="2014-05-26T10:12:00Z">
            <w:r>
              <w:rPr>
                <w:noProof/>
              </w:rPr>
              <w:fldChar w:fldCharType="separate"/>
            </w:r>
            <w:r>
              <w:rPr>
                <w:noProof/>
              </w:rPr>
              <w:t>8</w:t>
            </w:r>
            <w:r>
              <w:rPr>
                <w:noProof/>
              </w:rPr>
              <w:fldChar w:fldCharType="end"/>
            </w:r>
          </w:ins>
        </w:p>
        <w:p w14:paraId="4CB2FE15" w14:textId="77777777" w:rsidR="003245B3" w:rsidRDefault="003245B3">
          <w:pPr>
            <w:pStyle w:val="TM1"/>
            <w:tabs>
              <w:tab w:val="left" w:pos="362"/>
              <w:tab w:val="right" w:leader="dot" w:pos="9062"/>
            </w:tabs>
            <w:rPr>
              <w:ins w:id="352" w:author="Francisco Garcia" w:date="2014-05-26T10:12:00Z"/>
              <w:rFonts w:eastAsiaTheme="minorEastAsia"/>
              <w:noProof/>
              <w:sz w:val="24"/>
              <w:szCs w:val="24"/>
              <w:lang w:val="fr-FR" w:eastAsia="ja-JP"/>
            </w:rPr>
          </w:pPr>
          <w:ins w:id="353" w:author="Francisco Garcia" w:date="2014-05-26T10:12:00Z">
            <w:r w:rsidRPr="001920B0">
              <w:rPr>
                <w:noProof/>
                <w:lang w:val="fr-FR"/>
              </w:rPr>
              <w:lastRenderedPageBreak/>
              <w:t>3</w:t>
            </w:r>
            <w:r>
              <w:rPr>
                <w:rFonts w:eastAsiaTheme="minorEastAsia"/>
                <w:noProof/>
                <w:sz w:val="24"/>
                <w:szCs w:val="24"/>
                <w:lang w:val="fr-FR" w:eastAsia="ja-JP"/>
              </w:rPr>
              <w:tab/>
            </w:r>
            <w:r w:rsidRPr="001920B0">
              <w:rPr>
                <w:noProof/>
                <w:lang w:val="fr-FR"/>
              </w:rPr>
              <w:t>Cahier des charges</w:t>
            </w:r>
            <w:r>
              <w:rPr>
                <w:noProof/>
              </w:rPr>
              <w:tab/>
            </w:r>
            <w:r>
              <w:rPr>
                <w:noProof/>
              </w:rPr>
              <w:fldChar w:fldCharType="begin"/>
            </w:r>
            <w:r>
              <w:rPr>
                <w:noProof/>
              </w:rPr>
              <w:instrText xml:space="preserve"> PAGEREF _Toc262710522 \h </w:instrText>
            </w:r>
          </w:ins>
          <w:r>
            <w:rPr>
              <w:noProof/>
            </w:rPr>
          </w:r>
          <w:ins w:id="354" w:author="Francisco Garcia" w:date="2014-05-26T10:12:00Z">
            <w:r>
              <w:rPr>
                <w:noProof/>
              </w:rPr>
              <w:fldChar w:fldCharType="separate"/>
            </w:r>
            <w:r>
              <w:rPr>
                <w:noProof/>
              </w:rPr>
              <w:t>9</w:t>
            </w:r>
            <w:r>
              <w:rPr>
                <w:noProof/>
              </w:rPr>
              <w:fldChar w:fldCharType="end"/>
            </w:r>
          </w:ins>
        </w:p>
        <w:p w14:paraId="09CA3C08" w14:textId="77777777" w:rsidR="003245B3" w:rsidRDefault="003245B3">
          <w:pPr>
            <w:pStyle w:val="TM1"/>
            <w:tabs>
              <w:tab w:val="left" w:pos="362"/>
              <w:tab w:val="right" w:leader="dot" w:pos="9062"/>
            </w:tabs>
            <w:rPr>
              <w:ins w:id="355" w:author="Francisco Garcia" w:date="2014-05-26T10:12:00Z"/>
              <w:rFonts w:eastAsiaTheme="minorEastAsia"/>
              <w:noProof/>
              <w:sz w:val="24"/>
              <w:szCs w:val="24"/>
              <w:lang w:val="fr-FR" w:eastAsia="ja-JP"/>
            </w:rPr>
          </w:pPr>
          <w:ins w:id="356" w:author="Francisco Garcia" w:date="2014-05-26T10:12:00Z">
            <w:r w:rsidRPr="001920B0">
              <w:rPr>
                <w:noProof/>
                <w:lang w:val="fr-FR"/>
              </w:rPr>
              <w:t>4</w:t>
            </w:r>
            <w:r>
              <w:rPr>
                <w:rFonts w:eastAsiaTheme="minorEastAsia"/>
                <w:noProof/>
                <w:sz w:val="24"/>
                <w:szCs w:val="24"/>
                <w:lang w:val="fr-FR" w:eastAsia="ja-JP"/>
              </w:rPr>
              <w:tab/>
            </w:r>
            <w:r w:rsidRPr="001920B0">
              <w:rPr>
                <w:noProof/>
                <w:lang w:val="fr-FR"/>
              </w:rPr>
              <w:t>Analyse fonctionnelle</w:t>
            </w:r>
            <w:r>
              <w:rPr>
                <w:noProof/>
              </w:rPr>
              <w:tab/>
            </w:r>
            <w:r>
              <w:rPr>
                <w:noProof/>
              </w:rPr>
              <w:fldChar w:fldCharType="begin"/>
            </w:r>
            <w:r>
              <w:rPr>
                <w:noProof/>
              </w:rPr>
              <w:instrText xml:space="preserve"> PAGEREF _Toc262710523 \h </w:instrText>
            </w:r>
          </w:ins>
          <w:r>
            <w:rPr>
              <w:noProof/>
            </w:rPr>
          </w:r>
          <w:ins w:id="357" w:author="Francisco Garcia" w:date="2014-05-26T10:12:00Z">
            <w:r>
              <w:rPr>
                <w:noProof/>
              </w:rPr>
              <w:fldChar w:fldCharType="separate"/>
            </w:r>
            <w:r>
              <w:rPr>
                <w:noProof/>
              </w:rPr>
              <w:t>0</w:t>
            </w:r>
            <w:r>
              <w:rPr>
                <w:noProof/>
              </w:rPr>
              <w:fldChar w:fldCharType="end"/>
            </w:r>
          </w:ins>
        </w:p>
        <w:p w14:paraId="2E6DAE90" w14:textId="77777777" w:rsidR="003245B3" w:rsidRDefault="003245B3">
          <w:pPr>
            <w:pStyle w:val="TM2"/>
            <w:tabs>
              <w:tab w:val="left" w:pos="749"/>
              <w:tab w:val="right" w:leader="dot" w:pos="9062"/>
            </w:tabs>
            <w:rPr>
              <w:ins w:id="358" w:author="Francisco Garcia" w:date="2014-05-26T10:12:00Z"/>
              <w:rFonts w:eastAsiaTheme="minorEastAsia"/>
              <w:noProof/>
              <w:sz w:val="24"/>
              <w:szCs w:val="24"/>
              <w:lang w:val="fr-FR" w:eastAsia="ja-JP"/>
            </w:rPr>
          </w:pPr>
          <w:ins w:id="359" w:author="Francisco Garcia" w:date="2014-05-26T10:12:00Z">
            <w:r w:rsidRPr="001920B0">
              <w:rPr>
                <w:noProof/>
                <w:lang w:val="fr-FR"/>
              </w:rPr>
              <w:t>4.1</w:t>
            </w:r>
            <w:r>
              <w:rPr>
                <w:rFonts w:eastAsiaTheme="minorEastAsia"/>
                <w:noProof/>
                <w:sz w:val="24"/>
                <w:szCs w:val="24"/>
                <w:lang w:val="fr-FR" w:eastAsia="ja-JP"/>
              </w:rPr>
              <w:tab/>
            </w:r>
            <w:r w:rsidRPr="001920B0">
              <w:rPr>
                <w:noProof/>
                <w:lang w:val="fr-FR"/>
              </w:rPr>
              <w:t>Principe</w:t>
            </w:r>
            <w:r>
              <w:rPr>
                <w:noProof/>
              </w:rPr>
              <w:tab/>
            </w:r>
            <w:r>
              <w:rPr>
                <w:noProof/>
              </w:rPr>
              <w:fldChar w:fldCharType="begin"/>
            </w:r>
            <w:r>
              <w:rPr>
                <w:noProof/>
              </w:rPr>
              <w:instrText xml:space="preserve"> PAGEREF _Toc262710524 \h </w:instrText>
            </w:r>
          </w:ins>
          <w:r>
            <w:rPr>
              <w:noProof/>
            </w:rPr>
          </w:r>
          <w:ins w:id="360" w:author="Francisco Garcia" w:date="2014-05-26T10:12:00Z">
            <w:r>
              <w:rPr>
                <w:noProof/>
              </w:rPr>
              <w:fldChar w:fldCharType="separate"/>
            </w:r>
            <w:r>
              <w:rPr>
                <w:noProof/>
              </w:rPr>
              <w:t>0</w:t>
            </w:r>
            <w:r>
              <w:rPr>
                <w:noProof/>
              </w:rPr>
              <w:fldChar w:fldCharType="end"/>
            </w:r>
          </w:ins>
        </w:p>
        <w:p w14:paraId="40CE91DF" w14:textId="77777777" w:rsidR="003245B3" w:rsidRDefault="003245B3">
          <w:pPr>
            <w:pStyle w:val="TM2"/>
            <w:tabs>
              <w:tab w:val="left" w:pos="749"/>
              <w:tab w:val="right" w:leader="dot" w:pos="9062"/>
            </w:tabs>
            <w:rPr>
              <w:ins w:id="361" w:author="Francisco Garcia" w:date="2014-05-26T10:12:00Z"/>
              <w:rFonts w:eastAsiaTheme="minorEastAsia"/>
              <w:noProof/>
              <w:sz w:val="24"/>
              <w:szCs w:val="24"/>
              <w:lang w:val="fr-FR" w:eastAsia="ja-JP"/>
            </w:rPr>
          </w:pPr>
          <w:ins w:id="362" w:author="Francisco Garcia" w:date="2014-05-26T10:12:00Z">
            <w:r w:rsidRPr="001920B0">
              <w:rPr>
                <w:noProof/>
                <w:lang w:val="fr-FR"/>
              </w:rPr>
              <w:t>4.2</w:t>
            </w:r>
            <w:r>
              <w:rPr>
                <w:rFonts w:eastAsiaTheme="minorEastAsia"/>
                <w:noProof/>
                <w:sz w:val="24"/>
                <w:szCs w:val="24"/>
                <w:lang w:val="fr-FR" w:eastAsia="ja-JP"/>
              </w:rPr>
              <w:tab/>
            </w:r>
            <w:r w:rsidRPr="001920B0">
              <w:rPr>
                <w:noProof/>
                <w:lang w:val="fr-FR"/>
              </w:rPr>
              <w:t>Schéma de l’application</w:t>
            </w:r>
            <w:r>
              <w:rPr>
                <w:noProof/>
              </w:rPr>
              <w:tab/>
            </w:r>
            <w:r>
              <w:rPr>
                <w:noProof/>
              </w:rPr>
              <w:fldChar w:fldCharType="begin"/>
            </w:r>
            <w:r>
              <w:rPr>
                <w:noProof/>
              </w:rPr>
              <w:instrText xml:space="preserve"> PAGEREF _Toc262710525 \h </w:instrText>
            </w:r>
          </w:ins>
          <w:r>
            <w:rPr>
              <w:noProof/>
            </w:rPr>
          </w:r>
          <w:ins w:id="363" w:author="Francisco Garcia" w:date="2014-05-26T10:12:00Z">
            <w:r>
              <w:rPr>
                <w:noProof/>
              </w:rPr>
              <w:fldChar w:fldCharType="separate"/>
            </w:r>
            <w:r>
              <w:rPr>
                <w:noProof/>
              </w:rPr>
              <w:t>0</w:t>
            </w:r>
            <w:r>
              <w:rPr>
                <w:noProof/>
              </w:rPr>
              <w:fldChar w:fldCharType="end"/>
            </w:r>
          </w:ins>
        </w:p>
        <w:p w14:paraId="4FBEDD65" w14:textId="77777777" w:rsidR="003245B3" w:rsidRDefault="003245B3">
          <w:pPr>
            <w:pStyle w:val="TM2"/>
            <w:tabs>
              <w:tab w:val="left" w:pos="749"/>
              <w:tab w:val="right" w:leader="dot" w:pos="9062"/>
            </w:tabs>
            <w:rPr>
              <w:ins w:id="364" w:author="Francisco Garcia" w:date="2014-05-26T10:12:00Z"/>
              <w:rFonts w:eastAsiaTheme="minorEastAsia"/>
              <w:noProof/>
              <w:sz w:val="24"/>
              <w:szCs w:val="24"/>
              <w:lang w:val="fr-FR" w:eastAsia="ja-JP"/>
            </w:rPr>
          </w:pPr>
          <w:ins w:id="365" w:author="Francisco Garcia" w:date="2014-05-26T10:12:00Z">
            <w:r w:rsidRPr="001920B0">
              <w:rPr>
                <w:noProof/>
                <w:lang w:val="fr-FR"/>
              </w:rPr>
              <w:t>4.3</w:t>
            </w:r>
            <w:r>
              <w:rPr>
                <w:rFonts w:eastAsiaTheme="minorEastAsia"/>
                <w:noProof/>
                <w:sz w:val="24"/>
                <w:szCs w:val="24"/>
                <w:lang w:val="fr-FR" w:eastAsia="ja-JP"/>
              </w:rPr>
              <w:tab/>
            </w:r>
            <w:r w:rsidRPr="001920B0">
              <w:rPr>
                <w:noProof/>
                <w:lang w:val="fr-FR"/>
              </w:rPr>
              <w:t>Interface principale</w:t>
            </w:r>
            <w:r>
              <w:rPr>
                <w:noProof/>
              </w:rPr>
              <w:tab/>
            </w:r>
            <w:r>
              <w:rPr>
                <w:noProof/>
              </w:rPr>
              <w:fldChar w:fldCharType="begin"/>
            </w:r>
            <w:r>
              <w:rPr>
                <w:noProof/>
              </w:rPr>
              <w:instrText xml:space="preserve"> PAGEREF _Toc262710526 \h </w:instrText>
            </w:r>
          </w:ins>
          <w:r>
            <w:rPr>
              <w:noProof/>
            </w:rPr>
          </w:r>
          <w:ins w:id="366" w:author="Francisco Garcia" w:date="2014-05-26T10:12:00Z">
            <w:r>
              <w:rPr>
                <w:noProof/>
              </w:rPr>
              <w:fldChar w:fldCharType="separate"/>
            </w:r>
            <w:r>
              <w:rPr>
                <w:noProof/>
              </w:rPr>
              <w:t>1</w:t>
            </w:r>
            <w:r>
              <w:rPr>
                <w:noProof/>
              </w:rPr>
              <w:fldChar w:fldCharType="end"/>
            </w:r>
          </w:ins>
        </w:p>
        <w:p w14:paraId="68404D2C" w14:textId="77777777" w:rsidR="003245B3" w:rsidRDefault="003245B3">
          <w:pPr>
            <w:pStyle w:val="TM3"/>
            <w:tabs>
              <w:tab w:val="left" w:pos="1136"/>
              <w:tab w:val="right" w:leader="dot" w:pos="9062"/>
            </w:tabs>
            <w:rPr>
              <w:ins w:id="367" w:author="Francisco Garcia" w:date="2014-05-26T10:12:00Z"/>
              <w:rFonts w:eastAsiaTheme="minorEastAsia"/>
              <w:noProof/>
              <w:sz w:val="24"/>
              <w:szCs w:val="24"/>
              <w:lang w:val="fr-FR" w:eastAsia="ja-JP"/>
            </w:rPr>
          </w:pPr>
          <w:ins w:id="368" w:author="Francisco Garcia" w:date="2014-05-26T10:12:00Z">
            <w:r w:rsidRPr="001920B0">
              <w:rPr>
                <w:noProof/>
                <w:lang w:val="fr-FR"/>
              </w:rPr>
              <w:t>4.3.1</w:t>
            </w:r>
            <w:r>
              <w:rPr>
                <w:rFonts w:eastAsiaTheme="minorEastAsia"/>
                <w:noProof/>
                <w:sz w:val="24"/>
                <w:szCs w:val="24"/>
                <w:lang w:val="fr-FR" w:eastAsia="ja-JP"/>
              </w:rPr>
              <w:tab/>
            </w:r>
            <w:r w:rsidRPr="001920B0">
              <w:rPr>
                <w:noProof/>
                <w:lang w:val="fr-FR"/>
              </w:rPr>
              <w:t>Fenêtre d’administration</w:t>
            </w:r>
            <w:r>
              <w:rPr>
                <w:noProof/>
              </w:rPr>
              <w:tab/>
            </w:r>
            <w:r>
              <w:rPr>
                <w:noProof/>
              </w:rPr>
              <w:fldChar w:fldCharType="begin"/>
            </w:r>
            <w:r>
              <w:rPr>
                <w:noProof/>
              </w:rPr>
              <w:instrText xml:space="preserve"> PAGEREF _Toc262710527 \h </w:instrText>
            </w:r>
          </w:ins>
          <w:r>
            <w:rPr>
              <w:noProof/>
            </w:rPr>
          </w:r>
          <w:ins w:id="369" w:author="Francisco Garcia" w:date="2014-05-26T10:12:00Z">
            <w:r>
              <w:rPr>
                <w:noProof/>
              </w:rPr>
              <w:fldChar w:fldCharType="separate"/>
            </w:r>
            <w:r>
              <w:rPr>
                <w:noProof/>
              </w:rPr>
              <w:t>1</w:t>
            </w:r>
            <w:r>
              <w:rPr>
                <w:noProof/>
              </w:rPr>
              <w:fldChar w:fldCharType="end"/>
            </w:r>
          </w:ins>
        </w:p>
        <w:p w14:paraId="05DD76E4" w14:textId="77777777" w:rsidR="003245B3" w:rsidRDefault="003245B3">
          <w:pPr>
            <w:pStyle w:val="TM3"/>
            <w:tabs>
              <w:tab w:val="left" w:pos="1136"/>
              <w:tab w:val="right" w:leader="dot" w:pos="9062"/>
            </w:tabs>
            <w:rPr>
              <w:ins w:id="370" w:author="Francisco Garcia" w:date="2014-05-26T10:12:00Z"/>
              <w:rFonts w:eastAsiaTheme="minorEastAsia"/>
              <w:noProof/>
              <w:sz w:val="24"/>
              <w:szCs w:val="24"/>
              <w:lang w:val="fr-FR" w:eastAsia="ja-JP"/>
            </w:rPr>
          </w:pPr>
          <w:ins w:id="371" w:author="Francisco Garcia" w:date="2014-05-26T10:12:00Z">
            <w:r w:rsidRPr="001920B0">
              <w:rPr>
                <w:noProof/>
                <w:lang w:val="fr-FR"/>
              </w:rPr>
              <w:t>4.3.2</w:t>
            </w:r>
            <w:r>
              <w:rPr>
                <w:rFonts w:eastAsiaTheme="minorEastAsia"/>
                <w:noProof/>
                <w:sz w:val="24"/>
                <w:szCs w:val="24"/>
                <w:lang w:val="fr-FR" w:eastAsia="ja-JP"/>
              </w:rPr>
              <w:tab/>
            </w:r>
            <w:r w:rsidRPr="001920B0">
              <w:rPr>
                <w:noProof/>
                <w:lang w:val="fr-FR"/>
              </w:rPr>
              <w:t>Menu principale</w:t>
            </w:r>
            <w:r>
              <w:rPr>
                <w:noProof/>
              </w:rPr>
              <w:tab/>
            </w:r>
            <w:r>
              <w:rPr>
                <w:noProof/>
              </w:rPr>
              <w:fldChar w:fldCharType="begin"/>
            </w:r>
            <w:r>
              <w:rPr>
                <w:noProof/>
              </w:rPr>
              <w:instrText xml:space="preserve"> PAGEREF _Toc262710528 \h </w:instrText>
            </w:r>
          </w:ins>
          <w:r>
            <w:rPr>
              <w:noProof/>
            </w:rPr>
          </w:r>
          <w:ins w:id="372" w:author="Francisco Garcia" w:date="2014-05-26T10:12:00Z">
            <w:r>
              <w:rPr>
                <w:noProof/>
              </w:rPr>
              <w:fldChar w:fldCharType="separate"/>
            </w:r>
            <w:r>
              <w:rPr>
                <w:noProof/>
              </w:rPr>
              <w:t>1</w:t>
            </w:r>
            <w:r>
              <w:rPr>
                <w:noProof/>
              </w:rPr>
              <w:fldChar w:fldCharType="end"/>
            </w:r>
          </w:ins>
        </w:p>
        <w:p w14:paraId="1C26BD81" w14:textId="77777777" w:rsidR="003245B3" w:rsidRDefault="003245B3">
          <w:pPr>
            <w:pStyle w:val="TM2"/>
            <w:tabs>
              <w:tab w:val="left" w:pos="749"/>
              <w:tab w:val="right" w:leader="dot" w:pos="9062"/>
            </w:tabs>
            <w:rPr>
              <w:ins w:id="373" w:author="Francisco Garcia" w:date="2014-05-26T10:12:00Z"/>
              <w:rFonts w:eastAsiaTheme="minorEastAsia"/>
              <w:noProof/>
              <w:sz w:val="24"/>
              <w:szCs w:val="24"/>
              <w:lang w:val="fr-FR" w:eastAsia="ja-JP"/>
            </w:rPr>
          </w:pPr>
          <w:ins w:id="374" w:author="Francisco Garcia" w:date="2014-05-26T10:12:00Z">
            <w:r w:rsidRPr="001920B0">
              <w:rPr>
                <w:noProof/>
                <w:lang w:val="fr-FR"/>
              </w:rPr>
              <w:t>4.4</w:t>
            </w:r>
            <w:r>
              <w:rPr>
                <w:rFonts w:eastAsiaTheme="minorEastAsia"/>
                <w:noProof/>
                <w:sz w:val="24"/>
                <w:szCs w:val="24"/>
                <w:lang w:val="fr-FR" w:eastAsia="ja-JP"/>
              </w:rPr>
              <w:tab/>
            </w:r>
            <w:r w:rsidRPr="001920B0">
              <w:rPr>
                <w:noProof/>
                <w:lang w:val="fr-FR"/>
              </w:rPr>
              <w:t>Gestion de plusieurs webradio</w:t>
            </w:r>
            <w:r>
              <w:rPr>
                <w:noProof/>
              </w:rPr>
              <w:tab/>
            </w:r>
            <w:r>
              <w:rPr>
                <w:noProof/>
              </w:rPr>
              <w:fldChar w:fldCharType="begin"/>
            </w:r>
            <w:r>
              <w:rPr>
                <w:noProof/>
              </w:rPr>
              <w:instrText xml:space="preserve"> PAGEREF _Toc262710529 \h </w:instrText>
            </w:r>
          </w:ins>
          <w:r>
            <w:rPr>
              <w:noProof/>
            </w:rPr>
          </w:r>
          <w:ins w:id="375" w:author="Francisco Garcia" w:date="2014-05-26T10:12:00Z">
            <w:r>
              <w:rPr>
                <w:noProof/>
              </w:rPr>
              <w:fldChar w:fldCharType="separate"/>
            </w:r>
            <w:r>
              <w:rPr>
                <w:noProof/>
              </w:rPr>
              <w:t>2</w:t>
            </w:r>
            <w:r>
              <w:rPr>
                <w:noProof/>
              </w:rPr>
              <w:fldChar w:fldCharType="end"/>
            </w:r>
          </w:ins>
        </w:p>
        <w:p w14:paraId="1540CBF1" w14:textId="77777777" w:rsidR="003245B3" w:rsidRDefault="003245B3">
          <w:pPr>
            <w:pStyle w:val="TM3"/>
            <w:tabs>
              <w:tab w:val="left" w:pos="1136"/>
              <w:tab w:val="right" w:leader="dot" w:pos="9062"/>
            </w:tabs>
            <w:rPr>
              <w:ins w:id="376" w:author="Francisco Garcia" w:date="2014-05-26T10:12:00Z"/>
              <w:rFonts w:eastAsiaTheme="minorEastAsia"/>
              <w:noProof/>
              <w:sz w:val="24"/>
              <w:szCs w:val="24"/>
              <w:lang w:val="fr-FR" w:eastAsia="ja-JP"/>
            </w:rPr>
          </w:pPr>
          <w:ins w:id="377" w:author="Francisco Garcia" w:date="2014-05-26T10:12:00Z">
            <w:r w:rsidRPr="001920B0">
              <w:rPr>
                <w:noProof/>
                <w:lang w:val="fr-FR"/>
              </w:rPr>
              <w:t>4.4.1</w:t>
            </w:r>
            <w:r>
              <w:rPr>
                <w:rFonts w:eastAsiaTheme="minorEastAsia"/>
                <w:noProof/>
                <w:sz w:val="24"/>
                <w:szCs w:val="24"/>
                <w:lang w:val="fr-FR" w:eastAsia="ja-JP"/>
              </w:rPr>
              <w:tab/>
            </w:r>
            <w:r w:rsidRPr="001920B0">
              <w:rPr>
                <w:noProof/>
                <w:lang w:val="fr-FR"/>
              </w:rPr>
              <w:t>Création d’une webradio</w:t>
            </w:r>
            <w:r>
              <w:rPr>
                <w:noProof/>
              </w:rPr>
              <w:tab/>
            </w:r>
            <w:r>
              <w:rPr>
                <w:noProof/>
              </w:rPr>
              <w:fldChar w:fldCharType="begin"/>
            </w:r>
            <w:r>
              <w:rPr>
                <w:noProof/>
              </w:rPr>
              <w:instrText xml:space="preserve"> PAGEREF _Toc262710530 \h </w:instrText>
            </w:r>
          </w:ins>
          <w:r>
            <w:rPr>
              <w:noProof/>
            </w:rPr>
          </w:r>
          <w:ins w:id="378" w:author="Francisco Garcia" w:date="2014-05-26T10:12:00Z">
            <w:r>
              <w:rPr>
                <w:noProof/>
              </w:rPr>
              <w:fldChar w:fldCharType="separate"/>
            </w:r>
            <w:r>
              <w:rPr>
                <w:noProof/>
              </w:rPr>
              <w:t>3</w:t>
            </w:r>
            <w:r>
              <w:rPr>
                <w:noProof/>
              </w:rPr>
              <w:fldChar w:fldCharType="end"/>
            </w:r>
          </w:ins>
        </w:p>
        <w:p w14:paraId="71DC9A5D" w14:textId="77777777" w:rsidR="003245B3" w:rsidRDefault="003245B3">
          <w:pPr>
            <w:pStyle w:val="TM3"/>
            <w:tabs>
              <w:tab w:val="left" w:pos="1136"/>
              <w:tab w:val="right" w:leader="dot" w:pos="9062"/>
            </w:tabs>
            <w:rPr>
              <w:ins w:id="379" w:author="Francisco Garcia" w:date="2014-05-26T10:12:00Z"/>
              <w:rFonts w:eastAsiaTheme="minorEastAsia"/>
              <w:noProof/>
              <w:sz w:val="24"/>
              <w:szCs w:val="24"/>
              <w:lang w:val="fr-FR" w:eastAsia="ja-JP"/>
            </w:rPr>
          </w:pPr>
          <w:ins w:id="380" w:author="Francisco Garcia" w:date="2014-05-26T10:12:00Z">
            <w:r w:rsidRPr="001920B0">
              <w:rPr>
                <w:noProof/>
                <w:lang w:val="fr-FR"/>
              </w:rPr>
              <w:t>4.4.2</w:t>
            </w:r>
            <w:r>
              <w:rPr>
                <w:rFonts w:eastAsiaTheme="minorEastAsia"/>
                <w:noProof/>
                <w:sz w:val="24"/>
                <w:szCs w:val="24"/>
                <w:lang w:val="fr-FR" w:eastAsia="ja-JP"/>
              </w:rPr>
              <w:tab/>
            </w:r>
            <w:r w:rsidRPr="001920B0">
              <w:rPr>
                <w:noProof/>
                <w:lang w:val="fr-FR"/>
              </w:rPr>
              <w:t>Sélection d’une webradio</w:t>
            </w:r>
            <w:r>
              <w:rPr>
                <w:noProof/>
              </w:rPr>
              <w:tab/>
            </w:r>
            <w:r>
              <w:rPr>
                <w:noProof/>
              </w:rPr>
              <w:fldChar w:fldCharType="begin"/>
            </w:r>
            <w:r>
              <w:rPr>
                <w:noProof/>
              </w:rPr>
              <w:instrText xml:space="preserve"> PAGEREF _Toc262710531 \h </w:instrText>
            </w:r>
          </w:ins>
          <w:r>
            <w:rPr>
              <w:noProof/>
            </w:rPr>
          </w:r>
          <w:ins w:id="381" w:author="Francisco Garcia" w:date="2014-05-26T10:12:00Z">
            <w:r>
              <w:rPr>
                <w:noProof/>
              </w:rPr>
              <w:fldChar w:fldCharType="separate"/>
            </w:r>
            <w:r>
              <w:rPr>
                <w:noProof/>
              </w:rPr>
              <w:t>3</w:t>
            </w:r>
            <w:r>
              <w:rPr>
                <w:noProof/>
              </w:rPr>
              <w:fldChar w:fldCharType="end"/>
            </w:r>
          </w:ins>
        </w:p>
        <w:p w14:paraId="371ADC5E" w14:textId="77777777" w:rsidR="003245B3" w:rsidRDefault="003245B3">
          <w:pPr>
            <w:pStyle w:val="TM3"/>
            <w:tabs>
              <w:tab w:val="left" w:pos="1136"/>
              <w:tab w:val="right" w:leader="dot" w:pos="9062"/>
            </w:tabs>
            <w:rPr>
              <w:ins w:id="382" w:author="Francisco Garcia" w:date="2014-05-26T10:12:00Z"/>
              <w:rFonts w:eastAsiaTheme="minorEastAsia"/>
              <w:noProof/>
              <w:sz w:val="24"/>
              <w:szCs w:val="24"/>
              <w:lang w:val="fr-FR" w:eastAsia="ja-JP"/>
            </w:rPr>
          </w:pPr>
          <w:ins w:id="383" w:author="Francisco Garcia" w:date="2014-05-26T10:12:00Z">
            <w:r w:rsidRPr="001920B0">
              <w:rPr>
                <w:noProof/>
                <w:lang w:val="fr-FR"/>
              </w:rPr>
              <w:t>4.4.3</w:t>
            </w:r>
            <w:r>
              <w:rPr>
                <w:rFonts w:eastAsiaTheme="minorEastAsia"/>
                <w:noProof/>
                <w:sz w:val="24"/>
                <w:szCs w:val="24"/>
                <w:lang w:val="fr-FR" w:eastAsia="ja-JP"/>
              </w:rPr>
              <w:tab/>
            </w:r>
            <w:r w:rsidRPr="001920B0">
              <w:rPr>
                <w:noProof/>
                <w:lang w:val="fr-FR"/>
              </w:rPr>
              <w:t>Fermeture d’une webradio</w:t>
            </w:r>
            <w:r>
              <w:rPr>
                <w:noProof/>
              </w:rPr>
              <w:tab/>
            </w:r>
            <w:r>
              <w:rPr>
                <w:noProof/>
              </w:rPr>
              <w:fldChar w:fldCharType="begin"/>
            </w:r>
            <w:r>
              <w:rPr>
                <w:noProof/>
              </w:rPr>
              <w:instrText xml:space="preserve"> PAGEREF _Toc262710532 \h </w:instrText>
            </w:r>
          </w:ins>
          <w:r>
            <w:rPr>
              <w:noProof/>
            </w:rPr>
          </w:r>
          <w:ins w:id="384" w:author="Francisco Garcia" w:date="2014-05-26T10:12:00Z">
            <w:r>
              <w:rPr>
                <w:noProof/>
              </w:rPr>
              <w:fldChar w:fldCharType="separate"/>
            </w:r>
            <w:r>
              <w:rPr>
                <w:noProof/>
              </w:rPr>
              <w:t>3</w:t>
            </w:r>
            <w:r>
              <w:rPr>
                <w:noProof/>
              </w:rPr>
              <w:fldChar w:fldCharType="end"/>
            </w:r>
          </w:ins>
        </w:p>
        <w:p w14:paraId="1C84E249" w14:textId="77777777" w:rsidR="003245B3" w:rsidRDefault="003245B3">
          <w:pPr>
            <w:pStyle w:val="TM2"/>
            <w:tabs>
              <w:tab w:val="left" w:pos="749"/>
              <w:tab w:val="right" w:leader="dot" w:pos="9062"/>
            </w:tabs>
            <w:rPr>
              <w:ins w:id="385" w:author="Francisco Garcia" w:date="2014-05-26T10:12:00Z"/>
              <w:rFonts w:eastAsiaTheme="minorEastAsia"/>
              <w:noProof/>
              <w:sz w:val="24"/>
              <w:szCs w:val="24"/>
              <w:lang w:val="fr-FR" w:eastAsia="ja-JP"/>
            </w:rPr>
          </w:pPr>
          <w:ins w:id="386" w:author="Francisco Garcia" w:date="2014-05-26T10:12:00Z">
            <w:r w:rsidRPr="001920B0">
              <w:rPr>
                <w:noProof/>
                <w:lang w:val="fr-FR"/>
              </w:rPr>
              <w:t>4.5</w:t>
            </w:r>
            <w:r>
              <w:rPr>
                <w:rFonts w:eastAsiaTheme="minorEastAsia"/>
                <w:noProof/>
                <w:sz w:val="24"/>
                <w:szCs w:val="24"/>
                <w:lang w:val="fr-FR" w:eastAsia="ja-JP"/>
              </w:rPr>
              <w:tab/>
            </w:r>
            <w:r w:rsidRPr="001920B0">
              <w:rPr>
                <w:noProof/>
                <w:lang w:val="fr-FR"/>
              </w:rPr>
              <w:t>Serveur de diffusion interne et externe</w:t>
            </w:r>
            <w:r>
              <w:rPr>
                <w:noProof/>
              </w:rPr>
              <w:tab/>
            </w:r>
            <w:r>
              <w:rPr>
                <w:noProof/>
              </w:rPr>
              <w:fldChar w:fldCharType="begin"/>
            </w:r>
            <w:r>
              <w:rPr>
                <w:noProof/>
              </w:rPr>
              <w:instrText xml:space="preserve"> PAGEREF _Toc262710533 \h </w:instrText>
            </w:r>
          </w:ins>
          <w:r>
            <w:rPr>
              <w:noProof/>
            </w:rPr>
          </w:r>
          <w:ins w:id="387" w:author="Francisco Garcia" w:date="2014-05-26T10:12:00Z">
            <w:r>
              <w:rPr>
                <w:noProof/>
              </w:rPr>
              <w:fldChar w:fldCharType="separate"/>
            </w:r>
            <w:r>
              <w:rPr>
                <w:noProof/>
              </w:rPr>
              <w:t>3</w:t>
            </w:r>
            <w:r>
              <w:rPr>
                <w:noProof/>
              </w:rPr>
              <w:fldChar w:fldCharType="end"/>
            </w:r>
          </w:ins>
        </w:p>
        <w:p w14:paraId="30E9BFB8" w14:textId="77777777" w:rsidR="003245B3" w:rsidRDefault="003245B3">
          <w:pPr>
            <w:pStyle w:val="TM2"/>
            <w:tabs>
              <w:tab w:val="left" w:pos="749"/>
              <w:tab w:val="right" w:leader="dot" w:pos="9062"/>
            </w:tabs>
            <w:rPr>
              <w:ins w:id="388" w:author="Francisco Garcia" w:date="2014-05-26T10:12:00Z"/>
              <w:rFonts w:eastAsiaTheme="minorEastAsia"/>
              <w:noProof/>
              <w:sz w:val="24"/>
              <w:szCs w:val="24"/>
              <w:lang w:val="fr-FR" w:eastAsia="ja-JP"/>
            </w:rPr>
          </w:pPr>
          <w:ins w:id="389" w:author="Francisco Garcia" w:date="2014-05-26T10:12:00Z">
            <w:r w:rsidRPr="001920B0">
              <w:rPr>
                <w:noProof/>
                <w:lang w:val="fr-FR"/>
              </w:rPr>
              <w:t>4.6</w:t>
            </w:r>
            <w:r>
              <w:rPr>
                <w:rFonts w:eastAsiaTheme="minorEastAsia"/>
                <w:noProof/>
                <w:sz w:val="24"/>
                <w:szCs w:val="24"/>
                <w:lang w:val="fr-FR" w:eastAsia="ja-JP"/>
              </w:rPr>
              <w:tab/>
            </w:r>
            <w:r w:rsidRPr="001920B0">
              <w:rPr>
                <w:noProof/>
                <w:lang w:val="fr-FR"/>
              </w:rPr>
              <w:t>Onglet « Status »</w:t>
            </w:r>
            <w:r>
              <w:rPr>
                <w:noProof/>
              </w:rPr>
              <w:tab/>
            </w:r>
            <w:r>
              <w:rPr>
                <w:noProof/>
              </w:rPr>
              <w:fldChar w:fldCharType="begin"/>
            </w:r>
            <w:r>
              <w:rPr>
                <w:noProof/>
              </w:rPr>
              <w:instrText xml:space="preserve"> PAGEREF _Toc262710534 \h </w:instrText>
            </w:r>
          </w:ins>
          <w:r>
            <w:rPr>
              <w:noProof/>
            </w:rPr>
          </w:r>
          <w:ins w:id="390" w:author="Francisco Garcia" w:date="2014-05-26T10:12:00Z">
            <w:r>
              <w:rPr>
                <w:noProof/>
              </w:rPr>
              <w:fldChar w:fldCharType="separate"/>
            </w:r>
            <w:r>
              <w:rPr>
                <w:noProof/>
              </w:rPr>
              <w:t>4</w:t>
            </w:r>
            <w:r>
              <w:rPr>
                <w:noProof/>
              </w:rPr>
              <w:fldChar w:fldCharType="end"/>
            </w:r>
          </w:ins>
        </w:p>
        <w:p w14:paraId="126CCE56" w14:textId="77777777" w:rsidR="003245B3" w:rsidRDefault="003245B3">
          <w:pPr>
            <w:pStyle w:val="TM2"/>
            <w:tabs>
              <w:tab w:val="left" w:pos="749"/>
              <w:tab w:val="right" w:leader="dot" w:pos="9062"/>
            </w:tabs>
            <w:rPr>
              <w:ins w:id="391" w:author="Francisco Garcia" w:date="2014-05-26T10:12:00Z"/>
              <w:rFonts w:eastAsiaTheme="minorEastAsia"/>
              <w:noProof/>
              <w:sz w:val="24"/>
              <w:szCs w:val="24"/>
              <w:lang w:val="fr-FR" w:eastAsia="ja-JP"/>
            </w:rPr>
          </w:pPr>
          <w:ins w:id="392" w:author="Francisco Garcia" w:date="2014-05-26T10:12:00Z">
            <w:r w:rsidRPr="001920B0">
              <w:rPr>
                <w:noProof/>
                <w:lang w:val="fr-FR"/>
              </w:rPr>
              <w:t>4.7</w:t>
            </w:r>
            <w:r>
              <w:rPr>
                <w:rFonts w:eastAsiaTheme="minorEastAsia"/>
                <w:noProof/>
                <w:sz w:val="24"/>
                <w:szCs w:val="24"/>
                <w:lang w:val="fr-FR" w:eastAsia="ja-JP"/>
              </w:rPr>
              <w:tab/>
            </w:r>
            <w:r w:rsidRPr="001920B0">
              <w:rPr>
                <w:noProof/>
                <w:lang w:val="fr-FR"/>
              </w:rPr>
              <w:t>Gestion des musiques/pubs</w:t>
            </w:r>
            <w:r>
              <w:rPr>
                <w:noProof/>
              </w:rPr>
              <w:tab/>
            </w:r>
            <w:r>
              <w:rPr>
                <w:noProof/>
              </w:rPr>
              <w:fldChar w:fldCharType="begin"/>
            </w:r>
            <w:r>
              <w:rPr>
                <w:noProof/>
              </w:rPr>
              <w:instrText xml:space="preserve"> PAGEREF _Toc262710535 \h </w:instrText>
            </w:r>
          </w:ins>
          <w:r>
            <w:rPr>
              <w:noProof/>
            </w:rPr>
          </w:r>
          <w:ins w:id="393" w:author="Francisco Garcia" w:date="2014-05-26T10:12:00Z">
            <w:r>
              <w:rPr>
                <w:noProof/>
              </w:rPr>
              <w:fldChar w:fldCharType="separate"/>
            </w:r>
            <w:r>
              <w:rPr>
                <w:noProof/>
              </w:rPr>
              <w:t>5</w:t>
            </w:r>
            <w:r>
              <w:rPr>
                <w:noProof/>
              </w:rPr>
              <w:fldChar w:fldCharType="end"/>
            </w:r>
          </w:ins>
        </w:p>
        <w:p w14:paraId="73348092" w14:textId="77777777" w:rsidR="003245B3" w:rsidRDefault="003245B3">
          <w:pPr>
            <w:pStyle w:val="TM3"/>
            <w:tabs>
              <w:tab w:val="left" w:pos="1136"/>
              <w:tab w:val="right" w:leader="dot" w:pos="9062"/>
            </w:tabs>
            <w:rPr>
              <w:ins w:id="394" w:author="Francisco Garcia" w:date="2014-05-26T10:12:00Z"/>
              <w:rFonts w:eastAsiaTheme="minorEastAsia"/>
              <w:noProof/>
              <w:sz w:val="24"/>
              <w:szCs w:val="24"/>
              <w:lang w:val="fr-FR" w:eastAsia="ja-JP"/>
            </w:rPr>
          </w:pPr>
          <w:ins w:id="395" w:author="Francisco Garcia" w:date="2014-05-26T10:12:00Z">
            <w:r w:rsidRPr="001920B0">
              <w:rPr>
                <w:noProof/>
                <w:lang w:val="fr-FR"/>
              </w:rPr>
              <w:t>4.7.1</w:t>
            </w:r>
            <w:r>
              <w:rPr>
                <w:rFonts w:eastAsiaTheme="minorEastAsia"/>
                <w:noProof/>
                <w:sz w:val="24"/>
                <w:szCs w:val="24"/>
                <w:lang w:val="fr-FR" w:eastAsia="ja-JP"/>
              </w:rPr>
              <w:tab/>
            </w:r>
            <w:r w:rsidRPr="001920B0">
              <w:rPr>
                <w:noProof/>
                <w:lang w:val="fr-FR"/>
              </w:rPr>
              <w:t>Affichage</w:t>
            </w:r>
            <w:r>
              <w:rPr>
                <w:noProof/>
              </w:rPr>
              <w:tab/>
            </w:r>
            <w:r>
              <w:rPr>
                <w:noProof/>
              </w:rPr>
              <w:fldChar w:fldCharType="begin"/>
            </w:r>
            <w:r>
              <w:rPr>
                <w:noProof/>
              </w:rPr>
              <w:instrText xml:space="preserve"> PAGEREF _Toc262710536 \h </w:instrText>
            </w:r>
          </w:ins>
          <w:r>
            <w:rPr>
              <w:noProof/>
            </w:rPr>
          </w:r>
          <w:ins w:id="396" w:author="Francisco Garcia" w:date="2014-05-26T10:12:00Z">
            <w:r>
              <w:rPr>
                <w:noProof/>
              </w:rPr>
              <w:fldChar w:fldCharType="separate"/>
            </w:r>
            <w:r>
              <w:rPr>
                <w:noProof/>
              </w:rPr>
              <w:t>5</w:t>
            </w:r>
            <w:r>
              <w:rPr>
                <w:noProof/>
              </w:rPr>
              <w:fldChar w:fldCharType="end"/>
            </w:r>
          </w:ins>
        </w:p>
        <w:p w14:paraId="40355E3F" w14:textId="77777777" w:rsidR="003245B3" w:rsidRDefault="003245B3">
          <w:pPr>
            <w:pStyle w:val="TM3"/>
            <w:tabs>
              <w:tab w:val="left" w:pos="1136"/>
              <w:tab w:val="right" w:leader="dot" w:pos="9062"/>
            </w:tabs>
            <w:rPr>
              <w:ins w:id="397" w:author="Francisco Garcia" w:date="2014-05-26T10:12:00Z"/>
              <w:rFonts w:eastAsiaTheme="minorEastAsia"/>
              <w:noProof/>
              <w:sz w:val="24"/>
              <w:szCs w:val="24"/>
              <w:lang w:val="fr-FR" w:eastAsia="ja-JP"/>
            </w:rPr>
          </w:pPr>
          <w:ins w:id="398" w:author="Francisco Garcia" w:date="2014-05-26T10:12:00Z">
            <w:r w:rsidRPr="001920B0">
              <w:rPr>
                <w:noProof/>
                <w:lang w:val="fr-FR"/>
              </w:rPr>
              <w:t>4.7.2</w:t>
            </w:r>
            <w:r>
              <w:rPr>
                <w:rFonts w:eastAsiaTheme="minorEastAsia"/>
                <w:noProof/>
                <w:sz w:val="24"/>
                <w:szCs w:val="24"/>
                <w:lang w:val="fr-FR" w:eastAsia="ja-JP"/>
              </w:rPr>
              <w:tab/>
            </w:r>
            <w:r w:rsidRPr="001920B0">
              <w:rPr>
                <w:noProof/>
                <w:lang w:val="fr-FR"/>
              </w:rPr>
              <w:t>Importer et indexer</w:t>
            </w:r>
            <w:r>
              <w:rPr>
                <w:noProof/>
              </w:rPr>
              <w:tab/>
            </w:r>
            <w:r>
              <w:rPr>
                <w:noProof/>
              </w:rPr>
              <w:fldChar w:fldCharType="begin"/>
            </w:r>
            <w:r>
              <w:rPr>
                <w:noProof/>
              </w:rPr>
              <w:instrText xml:space="preserve"> PAGEREF _Toc262710537 \h </w:instrText>
            </w:r>
          </w:ins>
          <w:r>
            <w:rPr>
              <w:noProof/>
            </w:rPr>
          </w:r>
          <w:ins w:id="399" w:author="Francisco Garcia" w:date="2014-05-26T10:12:00Z">
            <w:r>
              <w:rPr>
                <w:noProof/>
              </w:rPr>
              <w:fldChar w:fldCharType="separate"/>
            </w:r>
            <w:r>
              <w:rPr>
                <w:noProof/>
              </w:rPr>
              <w:t>5</w:t>
            </w:r>
            <w:r>
              <w:rPr>
                <w:noProof/>
              </w:rPr>
              <w:fldChar w:fldCharType="end"/>
            </w:r>
          </w:ins>
        </w:p>
        <w:p w14:paraId="5A6D5E71" w14:textId="77777777" w:rsidR="003245B3" w:rsidRDefault="003245B3">
          <w:pPr>
            <w:pStyle w:val="TM3"/>
            <w:tabs>
              <w:tab w:val="left" w:pos="1136"/>
              <w:tab w:val="right" w:leader="dot" w:pos="9062"/>
            </w:tabs>
            <w:rPr>
              <w:ins w:id="400" w:author="Francisco Garcia" w:date="2014-05-26T10:12:00Z"/>
              <w:rFonts w:eastAsiaTheme="minorEastAsia"/>
              <w:noProof/>
              <w:sz w:val="24"/>
              <w:szCs w:val="24"/>
              <w:lang w:val="fr-FR" w:eastAsia="ja-JP"/>
            </w:rPr>
          </w:pPr>
          <w:ins w:id="401" w:author="Francisco Garcia" w:date="2014-05-26T10:12:00Z">
            <w:r w:rsidRPr="001920B0">
              <w:rPr>
                <w:noProof/>
                <w:lang w:val="fr-FR"/>
              </w:rPr>
              <w:t>4.7.3</w:t>
            </w:r>
            <w:r>
              <w:rPr>
                <w:rFonts w:eastAsiaTheme="minorEastAsia"/>
                <w:noProof/>
                <w:sz w:val="24"/>
                <w:szCs w:val="24"/>
                <w:lang w:val="fr-FR" w:eastAsia="ja-JP"/>
              </w:rPr>
              <w:tab/>
            </w:r>
            <w:r w:rsidRPr="001920B0">
              <w:rPr>
                <w:noProof/>
                <w:lang w:val="fr-FR"/>
              </w:rPr>
              <w:t>Ajout à une playlist</w:t>
            </w:r>
            <w:r>
              <w:rPr>
                <w:noProof/>
              </w:rPr>
              <w:tab/>
            </w:r>
            <w:r>
              <w:rPr>
                <w:noProof/>
              </w:rPr>
              <w:fldChar w:fldCharType="begin"/>
            </w:r>
            <w:r>
              <w:rPr>
                <w:noProof/>
              </w:rPr>
              <w:instrText xml:space="preserve"> PAGEREF _Toc262710538 \h </w:instrText>
            </w:r>
          </w:ins>
          <w:r>
            <w:rPr>
              <w:noProof/>
            </w:rPr>
          </w:r>
          <w:ins w:id="402" w:author="Francisco Garcia" w:date="2014-05-26T10:12:00Z">
            <w:r>
              <w:rPr>
                <w:noProof/>
              </w:rPr>
              <w:fldChar w:fldCharType="separate"/>
            </w:r>
            <w:r>
              <w:rPr>
                <w:noProof/>
              </w:rPr>
              <w:t>6</w:t>
            </w:r>
            <w:r>
              <w:rPr>
                <w:noProof/>
              </w:rPr>
              <w:fldChar w:fldCharType="end"/>
            </w:r>
          </w:ins>
        </w:p>
        <w:p w14:paraId="30CD00CD" w14:textId="77777777" w:rsidR="003245B3" w:rsidRDefault="003245B3">
          <w:pPr>
            <w:pStyle w:val="TM3"/>
            <w:tabs>
              <w:tab w:val="left" w:pos="1136"/>
              <w:tab w:val="right" w:leader="dot" w:pos="9062"/>
            </w:tabs>
            <w:rPr>
              <w:ins w:id="403" w:author="Francisco Garcia" w:date="2014-05-26T10:12:00Z"/>
              <w:rFonts w:eastAsiaTheme="minorEastAsia"/>
              <w:noProof/>
              <w:sz w:val="24"/>
              <w:szCs w:val="24"/>
              <w:lang w:val="fr-FR" w:eastAsia="ja-JP"/>
            </w:rPr>
          </w:pPr>
          <w:ins w:id="404" w:author="Francisco Garcia" w:date="2014-05-26T10:12:00Z">
            <w:r w:rsidRPr="001920B0">
              <w:rPr>
                <w:noProof/>
                <w:lang w:val="fr-FR"/>
              </w:rPr>
              <w:t>4.7.4</w:t>
            </w:r>
            <w:r>
              <w:rPr>
                <w:rFonts w:eastAsiaTheme="minorEastAsia"/>
                <w:noProof/>
                <w:sz w:val="24"/>
                <w:szCs w:val="24"/>
                <w:lang w:val="fr-FR" w:eastAsia="ja-JP"/>
              </w:rPr>
              <w:tab/>
            </w:r>
            <w:r w:rsidRPr="001920B0">
              <w:rPr>
                <w:noProof/>
                <w:lang w:val="fr-FR"/>
              </w:rPr>
              <w:t>Modifier</w:t>
            </w:r>
            <w:r>
              <w:rPr>
                <w:noProof/>
              </w:rPr>
              <w:tab/>
            </w:r>
            <w:r>
              <w:rPr>
                <w:noProof/>
              </w:rPr>
              <w:fldChar w:fldCharType="begin"/>
            </w:r>
            <w:r>
              <w:rPr>
                <w:noProof/>
              </w:rPr>
              <w:instrText xml:space="preserve"> PAGEREF _Toc262710539 \h </w:instrText>
            </w:r>
          </w:ins>
          <w:r>
            <w:rPr>
              <w:noProof/>
            </w:rPr>
          </w:r>
          <w:ins w:id="405" w:author="Francisco Garcia" w:date="2014-05-26T10:12:00Z">
            <w:r>
              <w:rPr>
                <w:noProof/>
              </w:rPr>
              <w:fldChar w:fldCharType="separate"/>
            </w:r>
            <w:r>
              <w:rPr>
                <w:noProof/>
              </w:rPr>
              <w:t>6</w:t>
            </w:r>
            <w:r>
              <w:rPr>
                <w:noProof/>
              </w:rPr>
              <w:fldChar w:fldCharType="end"/>
            </w:r>
          </w:ins>
        </w:p>
        <w:p w14:paraId="43A47397" w14:textId="77777777" w:rsidR="003245B3" w:rsidRDefault="003245B3">
          <w:pPr>
            <w:pStyle w:val="TM3"/>
            <w:tabs>
              <w:tab w:val="left" w:pos="1136"/>
              <w:tab w:val="right" w:leader="dot" w:pos="9062"/>
            </w:tabs>
            <w:rPr>
              <w:ins w:id="406" w:author="Francisco Garcia" w:date="2014-05-26T10:12:00Z"/>
              <w:rFonts w:eastAsiaTheme="minorEastAsia"/>
              <w:noProof/>
              <w:sz w:val="24"/>
              <w:szCs w:val="24"/>
              <w:lang w:val="fr-FR" w:eastAsia="ja-JP"/>
            </w:rPr>
          </w:pPr>
          <w:ins w:id="407" w:author="Francisco Garcia" w:date="2014-05-26T10:12:00Z">
            <w:r w:rsidRPr="001920B0">
              <w:rPr>
                <w:noProof/>
                <w:lang w:val="fr-FR"/>
              </w:rPr>
              <w:t>4.7.5</w:t>
            </w:r>
            <w:r>
              <w:rPr>
                <w:rFonts w:eastAsiaTheme="minorEastAsia"/>
                <w:noProof/>
                <w:sz w:val="24"/>
                <w:szCs w:val="24"/>
                <w:lang w:val="fr-FR" w:eastAsia="ja-JP"/>
              </w:rPr>
              <w:tab/>
            </w:r>
            <w:r w:rsidRPr="001920B0">
              <w:rPr>
                <w:noProof/>
                <w:lang w:val="fr-FR"/>
              </w:rPr>
              <w:t>Supprimer</w:t>
            </w:r>
            <w:r>
              <w:rPr>
                <w:noProof/>
              </w:rPr>
              <w:tab/>
            </w:r>
            <w:r>
              <w:rPr>
                <w:noProof/>
              </w:rPr>
              <w:fldChar w:fldCharType="begin"/>
            </w:r>
            <w:r>
              <w:rPr>
                <w:noProof/>
              </w:rPr>
              <w:instrText xml:space="preserve"> PAGEREF _Toc262710540 \h </w:instrText>
            </w:r>
          </w:ins>
          <w:r>
            <w:rPr>
              <w:noProof/>
            </w:rPr>
          </w:r>
          <w:ins w:id="408" w:author="Francisco Garcia" w:date="2014-05-26T10:12:00Z">
            <w:r>
              <w:rPr>
                <w:noProof/>
              </w:rPr>
              <w:fldChar w:fldCharType="separate"/>
            </w:r>
            <w:r>
              <w:rPr>
                <w:noProof/>
              </w:rPr>
              <w:t>6</w:t>
            </w:r>
            <w:r>
              <w:rPr>
                <w:noProof/>
              </w:rPr>
              <w:fldChar w:fldCharType="end"/>
            </w:r>
          </w:ins>
        </w:p>
        <w:p w14:paraId="16F34DC3" w14:textId="77777777" w:rsidR="003245B3" w:rsidRDefault="003245B3">
          <w:pPr>
            <w:pStyle w:val="TM2"/>
            <w:tabs>
              <w:tab w:val="left" w:pos="749"/>
              <w:tab w:val="right" w:leader="dot" w:pos="9062"/>
            </w:tabs>
            <w:rPr>
              <w:ins w:id="409" w:author="Francisco Garcia" w:date="2014-05-26T10:12:00Z"/>
              <w:rFonts w:eastAsiaTheme="minorEastAsia"/>
              <w:noProof/>
              <w:sz w:val="24"/>
              <w:szCs w:val="24"/>
              <w:lang w:val="fr-FR" w:eastAsia="ja-JP"/>
            </w:rPr>
          </w:pPr>
          <w:ins w:id="410" w:author="Francisco Garcia" w:date="2014-05-26T10:12:00Z">
            <w:r w:rsidRPr="001920B0">
              <w:rPr>
                <w:noProof/>
                <w:lang w:val="fr-FR"/>
              </w:rPr>
              <w:t>4.8</w:t>
            </w:r>
            <w:r>
              <w:rPr>
                <w:rFonts w:eastAsiaTheme="minorEastAsia"/>
                <w:noProof/>
                <w:sz w:val="24"/>
                <w:szCs w:val="24"/>
                <w:lang w:val="fr-FR" w:eastAsia="ja-JP"/>
              </w:rPr>
              <w:tab/>
            </w:r>
            <w:r w:rsidRPr="001920B0">
              <w:rPr>
                <w:noProof/>
                <w:lang w:val="fr-FR"/>
              </w:rPr>
              <w:t>Gestion des listes de lecture</w:t>
            </w:r>
            <w:r>
              <w:rPr>
                <w:noProof/>
              </w:rPr>
              <w:tab/>
            </w:r>
            <w:r>
              <w:rPr>
                <w:noProof/>
              </w:rPr>
              <w:fldChar w:fldCharType="begin"/>
            </w:r>
            <w:r>
              <w:rPr>
                <w:noProof/>
              </w:rPr>
              <w:instrText xml:space="preserve"> PAGEREF _Toc262710541 \h </w:instrText>
            </w:r>
          </w:ins>
          <w:r>
            <w:rPr>
              <w:noProof/>
            </w:rPr>
          </w:r>
          <w:ins w:id="411" w:author="Francisco Garcia" w:date="2014-05-26T10:12:00Z">
            <w:r>
              <w:rPr>
                <w:noProof/>
              </w:rPr>
              <w:fldChar w:fldCharType="separate"/>
            </w:r>
            <w:r>
              <w:rPr>
                <w:noProof/>
              </w:rPr>
              <w:t>7</w:t>
            </w:r>
            <w:r>
              <w:rPr>
                <w:noProof/>
              </w:rPr>
              <w:fldChar w:fldCharType="end"/>
            </w:r>
          </w:ins>
        </w:p>
        <w:p w14:paraId="0EFAE685" w14:textId="77777777" w:rsidR="003245B3" w:rsidRDefault="003245B3">
          <w:pPr>
            <w:pStyle w:val="TM3"/>
            <w:tabs>
              <w:tab w:val="left" w:pos="1136"/>
              <w:tab w:val="right" w:leader="dot" w:pos="9062"/>
            </w:tabs>
            <w:rPr>
              <w:ins w:id="412" w:author="Francisco Garcia" w:date="2014-05-26T10:12:00Z"/>
              <w:rFonts w:eastAsiaTheme="minorEastAsia"/>
              <w:noProof/>
              <w:sz w:val="24"/>
              <w:szCs w:val="24"/>
              <w:lang w:val="fr-FR" w:eastAsia="ja-JP"/>
            </w:rPr>
          </w:pPr>
          <w:ins w:id="413" w:author="Francisco Garcia" w:date="2014-05-26T10:12:00Z">
            <w:r w:rsidRPr="001920B0">
              <w:rPr>
                <w:noProof/>
                <w:lang w:val="fr-FR"/>
              </w:rPr>
              <w:t>4.8.1</w:t>
            </w:r>
            <w:r>
              <w:rPr>
                <w:rFonts w:eastAsiaTheme="minorEastAsia"/>
                <w:noProof/>
                <w:sz w:val="24"/>
                <w:szCs w:val="24"/>
                <w:lang w:val="fr-FR" w:eastAsia="ja-JP"/>
              </w:rPr>
              <w:tab/>
            </w:r>
            <w:r w:rsidRPr="001920B0">
              <w:rPr>
                <w:noProof/>
                <w:lang w:val="fr-FR"/>
              </w:rPr>
              <w:t>Listes de lecture musicales</w:t>
            </w:r>
            <w:r>
              <w:rPr>
                <w:noProof/>
              </w:rPr>
              <w:tab/>
            </w:r>
            <w:r>
              <w:rPr>
                <w:noProof/>
              </w:rPr>
              <w:fldChar w:fldCharType="begin"/>
            </w:r>
            <w:r>
              <w:rPr>
                <w:noProof/>
              </w:rPr>
              <w:instrText xml:space="preserve"> PAGEREF _Toc262710542 \h </w:instrText>
            </w:r>
          </w:ins>
          <w:r>
            <w:rPr>
              <w:noProof/>
            </w:rPr>
          </w:r>
          <w:ins w:id="414" w:author="Francisco Garcia" w:date="2014-05-26T10:12:00Z">
            <w:r>
              <w:rPr>
                <w:noProof/>
              </w:rPr>
              <w:fldChar w:fldCharType="separate"/>
            </w:r>
            <w:r>
              <w:rPr>
                <w:noProof/>
              </w:rPr>
              <w:t>7</w:t>
            </w:r>
            <w:r>
              <w:rPr>
                <w:noProof/>
              </w:rPr>
              <w:fldChar w:fldCharType="end"/>
            </w:r>
          </w:ins>
        </w:p>
        <w:p w14:paraId="4A6A2407" w14:textId="77777777" w:rsidR="003245B3" w:rsidRDefault="003245B3">
          <w:pPr>
            <w:pStyle w:val="TM3"/>
            <w:tabs>
              <w:tab w:val="left" w:pos="1136"/>
              <w:tab w:val="right" w:leader="dot" w:pos="9062"/>
            </w:tabs>
            <w:rPr>
              <w:ins w:id="415" w:author="Francisco Garcia" w:date="2014-05-26T10:12:00Z"/>
              <w:rFonts w:eastAsiaTheme="minorEastAsia"/>
              <w:noProof/>
              <w:sz w:val="24"/>
              <w:szCs w:val="24"/>
              <w:lang w:val="fr-FR" w:eastAsia="ja-JP"/>
            </w:rPr>
          </w:pPr>
          <w:ins w:id="416" w:author="Francisco Garcia" w:date="2014-05-26T10:12:00Z">
            <w:r w:rsidRPr="001920B0">
              <w:rPr>
                <w:noProof/>
                <w:lang w:val="fr-FR"/>
              </w:rPr>
              <w:t>4.8.2</w:t>
            </w:r>
            <w:r>
              <w:rPr>
                <w:rFonts w:eastAsiaTheme="minorEastAsia"/>
                <w:noProof/>
                <w:sz w:val="24"/>
                <w:szCs w:val="24"/>
                <w:lang w:val="fr-FR" w:eastAsia="ja-JP"/>
              </w:rPr>
              <w:tab/>
            </w:r>
            <w:r w:rsidRPr="001920B0">
              <w:rPr>
                <w:noProof/>
                <w:lang w:val="fr-FR"/>
              </w:rPr>
              <w:t>Listes de lecture publicitaires</w:t>
            </w:r>
            <w:r>
              <w:rPr>
                <w:noProof/>
              </w:rPr>
              <w:tab/>
            </w:r>
            <w:r>
              <w:rPr>
                <w:noProof/>
              </w:rPr>
              <w:fldChar w:fldCharType="begin"/>
            </w:r>
            <w:r>
              <w:rPr>
                <w:noProof/>
              </w:rPr>
              <w:instrText xml:space="preserve"> PAGEREF _Toc262710543 \h </w:instrText>
            </w:r>
          </w:ins>
          <w:r>
            <w:rPr>
              <w:noProof/>
            </w:rPr>
          </w:r>
          <w:ins w:id="417" w:author="Francisco Garcia" w:date="2014-05-26T10:12:00Z">
            <w:r>
              <w:rPr>
                <w:noProof/>
              </w:rPr>
              <w:fldChar w:fldCharType="separate"/>
            </w:r>
            <w:r>
              <w:rPr>
                <w:noProof/>
              </w:rPr>
              <w:t>7</w:t>
            </w:r>
            <w:r>
              <w:rPr>
                <w:noProof/>
              </w:rPr>
              <w:fldChar w:fldCharType="end"/>
            </w:r>
          </w:ins>
        </w:p>
        <w:p w14:paraId="64F504B8" w14:textId="77777777" w:rsidR="003245B3" w:rsidRDefault="003245B3">
          <w:pPr>
            <w:pStyle w:val="TM3"/>
            <w:tabs>
              <w:tab w:val="left" w:pos="1136"/>
              <w:tab w:val="right" w:leader="dot" w:pos="9062"/>
            </w:tabs>
            <w:rPr>
              <w:ins w:id="418" w:author="Francisco Garcia" w:date="2014-05-26T10:12:00Z"/>
              <w:rFonts w:eastAsiaTheme="minorEastAsia"/>
              <w:noProof/>
              <w:sz w:val="24"/>
              <w:szCs w:val="24"/>
              <w:lang w:val="fr-FR" w:eastAsia="ja-JP"/>
            </w:rPr>
          </w:pPr>
          <w:ins w:id="419" w:author="Francisco Garcia" w:date="2014-05-26T10:12:00Z">
            <w:r w:rsidRPr="001920B0">
              <w:rPr>
                <w:noProof/>
                <w:lang w:val="fr-FR"/>
              </w:rPr>
              <w:t>4.8.3</w:t>
            </w:r>
            <w:r>
              <w:rPr>
                <w:rFonts w:eastAsiaTheme="minorEastAsia"/>
                <w:noProof/>
                <w:sz w:val="24"/>
                <w:szCs w:val="24"/>
                <w:lang w:val="fr-FR" w:eastAsia="ja-JP"/>
              </w:rPr>
              <w:tab/>
            </w:r>
            <w:r w:rsidRPr="001920B0">
              <w:rPr>
                <w:noProof/>
                <w:lang w:val="fr-FR"/>
              </w:rPr>
              <w:t>Création</w:t>
            </w:r>
            <w:r>
              <w:rPr>
                <w:noProof/>
              </w:rPr>
              <w:tab/>
            </w:r>
            <w:r>
              <w:rPr>
                <w:noProof/>
              </w:rPr>
              <w:fldChar w:fldCharType="begin"/>
            </w:r>
            <w:r>
              <w:rPr>
                <w:noProof/>
              </w:rPr>
              <w:instrText xml:space="preserve"> PAGEREF _Toc262710544 \h </w:instrText>
            </w:r>
          </w:ins>
          <w:r>
            <w:rPr>
              <w:noProof/>
            </w:rPr>
          </w:r>
          <w:ins w:id="420" w:author="Francisco Garcia" w:date="2014-05-26T10:12:00Z">
            <w:r>
              <w:rPr>
                <w:noProof/>
              </w:rPr>
              <w:fldChar w:fldCharType="separate"/>
            </w:r>
            <w:r>
              <w:rPr>
                <w:noProof/>
              </w:rPr>
              <w:t>7</w:t>
            </w:r>
            <w:r>
              <w:rPr>
                <w:noProof/>
              </w:rPr>
              <w:fldChar w:fldCharType="end"/>
            </w:r>
          </w:ins>
        </w:p>
        <w:p w14:paraId="26C3016E" w14:textId="77777777" w:rsidR="003245B3" w:rsidRDefault="003245B3">
          <w:pPr>
            <w:pStyle w:val="TM3"/>
            <w:tabs>
              <w:tab w:val="left" w:pos="1136"/>
              <w:tab w:val="right" w:leader="dot" w:pos="9062"/>
            </w:tabs>
            <w:rPr>
              <w:ins w:id="421" w:author="Francisco Garcia" w:date="2014-05-26T10:12:00Z"/>
              <w:rFonts w:eastAsiaTheme="minorEastAsia"/>
              <w:noProof/>
              <w:sz w:val="24"/>
              <w:szCs w:val="24"/>
              <w:lang w:val="fr-FR" w:eastAsia="ja-JP"/>
            </w:rPr>
          </w:pPr>
          <w:ins w:id="422" w:author="Francisco Garcia" w:date="2014-05-26T10:12:00Z">
            <w:r w:rsidRPr="001920B0">
              <w:rPr>
                <w:noProof/>
                <w:lang w:val="fr-FR"/>
              </w:rPr>
              <w:t>4.8.4</w:t>
            </w:r>
            <w:r>
              <w:rPr>
                <w:rFonts w:eastAsiaTheme="minorEastAsia"/>
                <w:noProof/>
                <w:sz w:val="24"/>
                <w:szCs w:val="24"/>
                <w:lang w:val="fr-FR" w:eastAsia="ja-JP"/>
              </w:rPr>
              <w:tab/>
            </w:r>
            <w:r w:rsidRPr="001920B0">
              <w:rPr>
                <w:noProof/>
                <w:lang w:val="fr-FR"/>
              </w:rPr>
              <w:t>Génération automatique</w:t>
            </w:r>
            <w:r>
              <w:rPr>
                <w:noProof/>
              </w:rPr>
              <w:tab/>
            </w:r>
            <w:r>
              <w:rPr>
                <w:noProof/>
              </w:rPr>
              <w:fldChar w:fldCharType="begin"/>
            </w:r>
            <w:r>
              <w:rPr>
                <w:noProof/>
              </w:rPr>
              <w:instrText xml:space="preserve"> PAGEREF _Toc262710545 \h </w:instrText>
            </w:r>
          </w:ins>
          <w:r>
            <w:rPr>
              <w:noProof/>
            </w:rPr>
          </w:r>
          <w:ins w:id="423" w:author="Francisco Garcia" w:date="2014-05-26T10:12:00Z">
            <w:r>
              <w:rPr>
                <w:noProof/>
              </w:rPr>
              <w:fldChar w:fldCharType="separate"/>
            </w:r>
            <w:r>
              <w:rPr>
                <w:noProof/>
              </w:rPr>
              <w:t>7</w:t>
            </w:r>
            <w:r>
              <w:rPr>
                <w:noProof/>
              </w:rPr>
              <w:fldChar w:fldCharType="end"/>
            </w:r>
          </w:ins>
        </w:p>
        <w:p w14:paraId="221A92BC" w14:textId="77777777" w:rsidR="003245B3" w:rsidRDefault="003245B3">
          <w:pPr>
            <w:pStyle w:val="TM3"/>
            <w:tabs>
              <w:tab w:val="left" w:pos="1136"/>
              <w:tab w:val="right" w:leader="dot" w:pos="9062"/>
            </w:tabs>
            <w:rPr>
              <w:ins w:id="424" w:author="Francisco Garcia" w:date="2014-05-26T10:12:00Z"/>
              <w:rFonts w:eastAsiaTheme="minorEastAsia"/>
              <w:noProof/>
              <w:sz w:val="24"/>
              <w:szCs w:val="24"/>
              <w:lang w:val="fr-FR" w:eastAsia="ja-JP"/>
            </w:rPr>
          </w:pPr>
          <w:ins w:id="425" w:author="Francisco Garcia" w:date="2014-05-26T10:12:00Z">
            <w:r w:rsidRPr="001920B0">
              <w:rPr>
                <w:noProof/>
                <w:lang w:val="fr-FR"/>
              </w:rPr>
              <w:t>4.8.5</w:t>
            </w:r>
            <w:r>
              <w:rPr>
                <w:rFonts w:eastAsiaTheme="minorEastAsia"/>
                <w:noProof/>
                <w:sz w:val="24"/>
                <w:szCs w:val="24"/>
                <w:lang w:val="fr-FR" w:eastAsia="ja-JP"/>
              </w:rPr>
              <w:tab/>
            </w:r>
            <w:r w:rsidRPr="001920B0">
              <w:rPr>
                <w:noProof/>
                <w:lang w:val="fr-FR"/>
              </w:rPr>
              <w:t>Affichage du contenu d’une playlist</w:t>
            </w:r>
            <w:r>
              <w:rPr>
                <w:noProof/>
              </w:rPr>
              <w:tab/>
            </w:r>
            <w:r>
              <w:rPr>
                <w:noProof/>
              </w:rPr>
              <w:fldChar w:fldCharType="begin"/>
            </w:r>
            <w:r>
              <w:rPr>
                <w:noProof/>
              </w:rPr>
              <w:instrText xml:space="preserve"> PAGEREF _Toc262710546 \h </w:instrText>
            </w:r>
          </w:ins>
          <w:r>
            <w:rPr>
              <w:noProof/>
            </w:rPr>
          </w:r>
          <w:ins w:id="426" w:author="Francisco Garcia" w:date="2014-05-26T10:12:00Z">
            <w:r>
              <w:rPr>
                <w:noProof/>
              </w:rPr>
              <w:fldChar w:fldCharType="separate"/>
            </w:r>
            <w:r>
              <w:rPr>
                <w:noProof/>
              </w:rPr>
              <w:t>8</w:t>
            </w:r>
            <w:r>
              <w:rPr>
                <w:noProof/>
              </w:rPr>
              <w:fldChar w:fldCharType="end"/>
            </w:r>
          </w:ins>
        </w:p>
        <w:p w14:paraId="707BEB7E" w14:textId="77777777" w:rsidR="003245B3" w:rsidRDefault="003245B3">
          <w:pPr>
            <w:pStyle w:val="TM3"/>
            <w:tabs>
              <w:tab w:val="left" w:pos="1136"/>
              <w:tab w:val="right" w:leader="dot" w:pos="9062"/>
            </w:tabs>
            <w:rPr>
              <w:ins w:id="427" w:author="Francisco Garcia" w:date="2014-05-26T10:12:00Z"/>
              <w:rFonts w:eastAsiaTheme="minorEastAsia"/>
              <w:noProof/>
              <w:sz w:val="24"/>
              <w:szCs w:val="24"/>
              <w:lang w:val="fr-FR" w:eastAsia="ja-JP"/>
            </w:rPr>
          </w:pPr>
          <w:ins w:id="428" w:author="Francisco Garcia" w:date="2014-05-26T10:12:00Z">
            <w:r w:rsidRPr="001920B0">
              <w:rPr>
                <w:noProof/>
                <w:lang w:val="fr-FR"/>
              </w:rPr>
              <w:t>4.8.6</w:t>
            </w:r>
            <w:r>
              <w:rPr>
                <w:rFonts w:eastAsiaTheme="minorEastAsia"/>
                <w:noProof/>
                <w:sz w:val="24"/>
                <w:szCs w:val="24"/>
                <w:lang w:val="fr-FR" w:eastAsia="ja-JP"/>
              </w:rPr>
              <w:tab/>
            </w:r>
            <w:r w:rsidRPr="001920B0">
              <w:rPr>
                <w:noProof/>
                <w:lang w:val="fr-FR"/>
              </w:rPr>
              <w:t>Retirer d’une playlist</w:t>
            </w:r>
            <w:r>
              <w:rPr>
                <w:noProof/>
              </w:rPr>
              <w:tab/>
            </w:r>
            <w:r>
              <w:rPr>
                <w:noProof/>
              </w:rPr>
              <w:fldChar w:fldCharType="begin"/>
            </w:r>
            <w:r>
              <w:rPr>
                <w:noProof/>
              </w:rPr>
              <w:instrText xml:space="preserve"> PAGEREF _Toc262710547 \h </w:instrText>
            </w:r>
          </w:ins>
          <w:r>
            <w:rPr>
              <w:noProof/>
            </w:rPr>
          </w:r>
          <w:ins w:id="429" w:author="Francisco Garcia" w:date="2014-05-26T10:12:00Z">
            <w:r>
              <w:rPr>
                <w:noProof/>
              </w:rPr>
              <w:fldChar w:fldCharType="separate"/>
            </w:r>
            <w:r>
              <w:rPr>
                <w:noProof/>
              </w:rPr>
              <w:t>8</w:t>
            </w:r>
            <w:r>
              <w:rPr>
                <w:noProof/>
              </w:rPr>
              <w:fldChar w:fldCharType="end"/>
            </w:r>
          </w:ins>
        </w:p>
        <w:p w14:paraId="5D063FA0" w14:textId="77777777" w:rsidR="003245B3" w:rsidRDefault="003245B3">
          <w:pPr>
            <w:pStyle w:val="TM3"/>
            <w:tabs>
              <w:tab w:val="left" w:pos="1136"/>
              <w:tab w:val="right" w:leader="dot" w:pos="9062"/>
            </w:tabs>
            <w:rPr>
              <w:ins w:id="430" w:author="Francisco Garcia" w:date="2014-05-26T10:12:00Z"/>
              <w:rFonts w:eastAsiaTheme="minorEastAsia"/>
              <w:noProof/>
              <w:sz w:val="24"/>
              <w:szCs w:val="24"/>
              <w:lang w:val="fr-FR" w:eastAsia="ja-JP"/>
            </w:rPr>
          </w:pPr>
          <w:ins w:id="431" w:author="Francisco Garcia" w:date="2014-05-26T10:12:00Z">
            <w:r w:rsidRPr="001920B0">
              <w:rPr>
                <w:noProof/>
                <w:lang w:val="fr-FR"/>
              </w:rPr>
              <w:t>4.8.7</w:t>
            </w:r>
            <w:r>
              <w:rPr>
                <w:rFonts w:eastAsiaTheme="minorEastAsia"/>
                <w:noProof/>
                <w:sz w:val="24"/>
                <w:szCs w:val="24"/>
                <w:lang w:val="fr-FR" w:eastAsia="ja-JP"/>
              </w:rPr>
              <w:tab/>
            </w:r>
            <w:r w:rsidRPr="001920B0">
              <w:rPr>
                <w:noProof/>
                <w:lang w:val="fr-FR"/>
              </w:rPr>
              <w:t>Recherche</w:t>
            </w:r>
            <w:r>
              <w:rPr>
                <w:noProof/>
              </w:rPr>
              <w:tab/>
            </w:r>
            <w:r>
              <w:rPr>
                <w:noProof/>
              </w:rPr>
              <w:fldChar w:fldCharType="begin"/>
            </w:r>
            <w:r>
              <w:rPr>
                <w:noProof/>
              </w:rPr>
              <w:instrText xml:space="preserve"> PAGEREF _Toc262710548 \h </w:instrText>
            </w:r>
          </w:ins>
          <w:r>
            <w:rPr>
              <w:noProof/>
            </w:rPr>
          </w:r>
          <w:ins w:id="432" w:author="Francisco Garcia" w:date="2014-05-26T10:12:00Z">
            <w:r>
              <w:rPr>
                <w:noProof/>
              </w:rPr>
              <w:fldChar w:fldCharType="separate"/>
            </w:r>
            <w:r>
              <w:rPr>
                <w:noProof/>
              </w:rPr>
              <w:t>8</w:t>
            </w:r>
            <w:r>
              <w:rPr>
                <w:noProof/>
              </w:rPr>
              <w:fldChar w:fldCharType="end"/>
            </w:r>
          </w:ins>
        </w:p>
        <w:p w14:paraId="53C3CAE5" w14:textId="77777777" w:rsidR="003245B3" w:rsidRDefault="003245B3">
          <w:pPr>
            <w:pStyle w:val="TM2"/>
            <w:tabs>
              <w:tab w:val="left" w:pos="749"/>
              <w:tab w:val="right" w:leader="dot" w:pos="9062"/>
            </w:tabs>
            <w:rPr>
              <w:ins w:id="433" w:author="Francisco Garcia" w:date="2014-05-26T10:12:00Z"/>
              <w:rFonts w:eastAsiaTheme="minorEastAsia"/>
              <w:noProof/>
              <w:sz w:val="24"/>
              <w:szCs w:val="24"/>
              <w:lang w:val="fr-FR" w:eastAsia="ja-JP"/>
            </w:rPr>
          </w:pPr>
          <w:ins w:id="434" w:author="Francisco Garcia" w:date="2014-05-26T10:12:00Z">
            <w:r w:rsidRPr="001920B0">
              <w:rPr>
                <w:noProof/>
                <w:lang w:val="fr-FR"/>
              </w:rPr>
              <w:t>4.9</w:t>
            </w:r>
            <w:r>
              <w:rPr>
                <w:rFonts w:eastAsiaTheme="minorEastAsia"/>
                <w:noProof/>
                <w:sz w:val="24"/>
                <w:szCs w:val="24"/>
                <w:lang w:val="fr-FR" w:eastAsia="ja-JP"/>
              </w:rPr>
              <w:tab/>
            </w:r>
            <w:r w:rsidRPr="001920B0">
              <w:rPr>
                <w:noProof/>
                <w:lang w:val="fr-FR"/>
              </w:rPr>
              <w:t>Gestion des horaires</w:t>
            </w:r>
            <w:r>
              <w:rPr>
                <w:noProof/>
              </w:rPr>
              <w:tab/>
            </w:r>
            <w:r>
              <w:rPr>
                <w:noProof/>
              </w:rPr>
              <w:fldChar w:fldCharType="begin"/>
            </w:r>
            <w:r>
              <w:rPr>
                <w:noProof/>
              </w:rPr>
              <w:instrText xml:space="preserve"> PAGEREF _Toc262710549 \h </w:instrText>
            </w:r>
          </w:ins>
          <w:r>
            <w:rPr>
              <w:noProof/>
            </w:rPr>
          </w:r>
          <w:ins w:id="435" w:author="Francisco Garcia" w:date="2014-05-26T10:12:00Z">
            <w:r>
              <w:rPr>
                <w:noProof/>
              </w:rPr>
              <w:fldChar w:fldCharType="separate"/>
            </w:r>
            <w:r>
              <w:rPr>
                <w:noProof/>
              </w:rPr>
              <w:t>8</w:t>
            </w:r>
            <w:r>
              <w:rPr>
                <w:noProof/>
              </w:rPr>
              <w:fldChar w:fldCharType="end"/>
            </w:r>
          </w:ins>
        </w:p>
        <w:p w14:paraId="194B9101" w14:textId="77777777" w:rsidR="003245B3" w:rsidRDefault="003245B3">
          <w:pPr>
            <w:pStyle w:val="TM3"/>
            <w:tabs>
              <w:tab w:val="left" w:pos="1136"/>
              <w:tab w:val="right" w:leader="dot" w:pos="9062"/>
            </w:tabs>
            <w:rPr>
              <w:ins w:id="436" w:author="Francisco Garcia" w:date="2014-05-26T10:12:00Z"/>
              <w:rFonts w:eastAsiaTheme="minorEastAsia"/>
              <w:noProof/>
              <w:sz w:val="24"/>
              <w:szCs w:val="24"/>
              <w:lang w:val="fr-FR" w:eastAsia="ja-JP"/>
            </w:rPr>
          </w:pPr>
          <w:ins w:id="437" w:author="Francisco Garcia" w:date="2014-05-26T10:12:00Z">
            <w:r w:rsidRPr="001920B0">
              <w:rPr>
                <w:noProof/>
                <w:lang w:val="fr-FR"/>
              </w:rPr>
              <w:t>4.9.1</w:t>
            </w:r>
            <w:r>
              <w:rPr>
                <w:rFonts w:eastAsiaTheme="minorEastAsia"/>
                <w:noProof/>
                <w:sz w:val="24"/>
                <w:szCs w:val="24"/>
                <w:lang w:val="fr-FR" w:eastAsia="ja-JP"/>
              </w:rPr>
              <w:tab/>
            </w:r>
            <w:r w:rsidRPr="001920B0">
              <w:rPr>
                <w:noProof/>
                <w:lang w:val="fr-FR"/>
              </w:rPr>
              <w:t>Événement</w:t>
            </w:r>
            <w:r>
              <w:rPr>
                <w:noProof/>
              </w:rPr>
              <w:tab/>
            </w:r>
            <w:r>
              <w:rPr>
                <w:noProof/>
              </w:rPr>
              <w:fldChar w:fldCharType="begin"/>
            </w:r>
            <w:r>
              <w:rPr>
                <w:noProof/>
              </w:rPr>
              <w:instrText xml:space="preserve"> PAGEREF _Toc262710550 \h </w:instrText>
            </w:r>
          </w:ins>
          <w:r>
            <w:rPr>
              <w:noProof/>
            </w:rPr>
          </w:r>
          <w:ins w:id="438" w:author="Francisco Garcia" w:date="2014-05-26T10:12:00Z">
            <w:r>
              <w:rPr>
                <w:noProof/>
              </w:rPr>
              <w:fldChar w:fldCharType="separate"/>
            </w:r>
            <w:r>
              <w:rPr>
                <w:noProof/>
              </w:rPr>
              <w:t>9</w:t>
            </w:r>
            <w:r>
              <w:rPr>
                <w:noProof/>
              </w:rPr>
              <w:fldChar w:fldCharType="end"/>
            </w:r>
          </w:ins>
        </w:p>
        <w:p w14:paraId="030696BA" w14:textId="77777777" w:rsidR="003245B3" w:rsidRDefault="003245B3">
          <w:pPr>
            <w:pStyle w:val="TM3"/>
            <w:tabs>
              <w:tab w:val="left" w:pos="1136"/>
              <w:tab w:val="right" w:leader="dot" w:pos="9062"/>
            </w:tabs>
            <w:rPr>
              <w:ins w:id="439" w:author="Francisco Garcia" w:date="2014-05-26T10:12:00Z"/>
              <w:rFonts w:eastAsiaTheme="minorEastAsia"/>
              <w:noProof/>
              <w:sz w:val="24"/>
              <w:szCs w:val="24"/>
              <w:lang w:val="fr-FR" w:eastAsia="ja-JP"/>
            </w:rPr>
          </w:pPr>
          <w:ins w:id="440" w:author="Francisco Garcia" w:date="2014-05-26T10:12:00Z">
            <w:r w:rsidRPr="001920B0">
              <w:rPr>
                <w:noProof/>
                <w:lang w:val="fr-FR"/>
              </w:rPr>
              <w:t>4.9.2</w:t>
            </w:r>
            <w:r>
              <w:rPr>
                <w:rFonts w:eastAsiaTheme="minorEastAsia"/>
                <w:noProof/>
                <w:sz w:val="24"/>
                <w:szCs w:val="24"/>
                <w:lang w:val="fr-FR" w:eastAsia="ja-JP"/>
              </w:rPr>
              <w:tab/>
            </w:r>
            <w:r w:rsidRPr="001920B0">
              <w:rPr>
                <w:noProof/>
                <w:lang w:val="fr-FR"/>
              </w:rPr>
              <w:t>Événement périodique</w:t>
            </w:r>
            <w:r>
              <w:rPr>
                <w:noProof/>
              </w:rPr>
              <w:tab/>
            </w:r>
            <w:r>
              <w:rPr>
                <w:noProof/>
              </w:rPr>
              <w:fldChar w:fldCharType="begin"/>
            </w:r>
            <w:r>
              <w:rPr>
                <w:noProof/>
              </w:rPr>
              <w:instrText xml:space="preserve"> PAGEREF _Toc262710551 \h </w:instrText>
            </w:r>
          </w:ins>
          <w:r>
            <w:rPr>
              <w:noProof/>
            </w:rPr>
          </w:r>
          <w:ins w:id="441" w:author="Francisco Garcia" w:date="2014-05-26T10:12:00Z">
            <w:r>
              <w:rPr>
                <w:noProof/>
              </w:rPr>
              <w:fldChar w:fldCharType="separate"/>
            </w:r>
            <w:r>
              <w:rPr>
                <w:noProof/>
              </w:rPr>
              <w:t>9</w:t>
            </w:r>
            <w:r>
              <w:rPr>
                <w:noProof/>
              </w:rPr>
              <w:fldChar w:fldCharType="end"/>
            </w:r>
          </w:ins>
        </w:p>
        <w:p w14:paraId="2ED11C5D" w14:textId="77777777" w:rsidR="003245B3" w:rsidRDefault="003245B3">
          <w:pPr>
            <w:pStyle w:val="TM3"/>
            <w:tabs>
              <w:tab w:val="left" w:pos="1136"/>
              <w:tab w:val="right" w:leader="dot" w:pos="9062"/>
            </w:tabs>
            <w:rPr>
              <w:ins w:id="442" w:author="Francisco Garcia" w:date="2014-05-26T10:12:00Z"/>
              <w:rFonts w:eastAsiaTheme="minorEastAsia"/>
              <w:noProof/>
              <w:sz w:val="24"/>
              <w:szCs w:val="24"/>
              <w:lang w:val="fr-FR" w:eastAsia="ja-JP"/>
            </w:rPr>
          </w:pPr>
          <w:ins w:id="443" w:author="Francisco Garcia" w:date="2014-05-26T10:12:00Z">
            <w:r w:rsidRPr="001920B0">
              <w:rPr>
                <w:noProof/>
                <w:lang w:val="fr-FR"/>
              </w:rPr>
              <w:t>4.9.3</w:t>
            </w:r>
            <w:r>
              <w:rPr>
                <w:rFonts w:eastAsiaTheme="minorEastAsia"/>
                <w:noProof/>
                <w:sz w:val="24"/>
                <w:szCs w:val="24"/>
                <w:lang w:val="fr-FR" w:eastAsia="ja-JP"/>
              </w:rPr>
              <w:tab/>
            </w:r>
            <w:r w:rsidRPr="001920B0">
              <w:rPr>
                <w:noProof/>
                <w:lang w:val="fr-FR"/>
              </w:rPr>
              <w:t>Remplissage manuel</w:t>
            </w:r>
            <w:r>
              <w:rPr>
                <w:noProof/>
              </w:rPr>
              <w:tab/>
            </w:r>
            <w:r>
              <w:rPr>
                <w:noProof/>
              </w:rPr>
              <w:fldChar w:fldCharType="begin"/>
            </w:r>
            <w:r>
              <w:rPr>
                <w:noProof/>
              </w:rPr>
              <w:instrText xml:space="preserve"> PAGEREF _Toc262710552 \h </w:instrText>
            </w:r>
          </w:ins>
          <w:r>
            <w:rPr>
              <w:noProof/>
            </w:rPr>
          </w:r>
          <w:ins w:id="444" w:author="Francisco Garcia" w:date="2014-05-26T10:12:00Z">
            <w:r>
              <w:rPr>
                <w:noProof/>
              </w:rPr>
              <w:fldChar w:fldCharType="separate"/>
            </w:r>
            <w:r>
              <w:rPr>
                <w:noProof/>
              </w:rPr>
              <w:t>9</w:t>
            </w:r>
            <w:r>
              <w:rPr>
                <w:noProof/>
              </w:rPr>
              <w:fldChar w:fldCharType="end"/>
            </w:r>
          </w:ins>
        </w:p>
        <w:p w14:paraId="2739D782" w14:textId="77777777" w:rsidR="003245B3" w:rsidRDefault="003245B3">
          <w:pPr>
            <w:pStyle w:val="TM3"/>
            <w:tabs>
              <w:tab w:val="left" w:pos="1136"/>
              <w:tab w:val="right" w:leader="dot" w:pos="9062"/>
            </w:tabs>
            <w:rPr>
              <w:ins w:id="445" w:author="Francisco Garcia" w:date="2014-05-26T10:12:00Z"/>
              <w:rFonts w:eastAsiaTheme="minorEastAsia"/>
              <w:noProof/>
              <w:sz w:val="24"/>
              <w:szCs w:val="24"/>
              <w:lang w:val="fr-FR" w:eastAsia="ja-JP"/>
            </w:rPr>
          </w:pPr>
          <w:ins w:id="446" w:author="Francisco Garcia" w:date="2014-05-26T10:12:00Z">
            <w:r w:rsidRPr="001920B0">
              <w:rPr>
                <w:noProof/>
                <w:lang w:val="fr-FR"/>
              </w:rPr>
              <w:t>4.9.4</w:t>
            </w:r>
            <w:r>
              <w:rPr>
                <w:rFonts w:eastAsiaTheme="minorEastAsia"/>
                <w:noProof/>
                <w:sz w:val="24"/>
                <w:szCs w:val="24"/>
                <w:lang w:val="fr-FR" w:eastAsia="ja-JP"/>
              </w:rPr>
              <w:tab/>
            </w:r>
            <w:r w:rsidRPr="001920B0">
              <w:rPr>
                <w:noProof/>
                <w:lang w:val="fr-FR"/>
              </w:rPr>
              <w:t>Modification d’un événement</w:t>
            </w:r>
            <w:r>
              <w:rPr>
                <w:noProof/>
              </w:rPr>
              <w:tab/>
            </w:r>
            <w:r>
              <w:rPr>
                <w:noProof/>
              </w:rPr>
              <w:fldChar w:fldCharType="begin"/>
            </w:r>
            <w:r>
              <w:rPr>
                <w:noProof/>
              </w:rPr>
              <w:instrText xml:space="preserve"> PAGEREF _Toc262710553 \h </w:instrText>
            </w:r>
          </w:ins>
          <w:r>
            <w:rPr>
              <w:noProof/>
            </w:rPr>
          </w:r>
          <w:ins w:id="447" w:author="Francisco Garcia" w:date="2014-05-26T10:12:00Z">
            <w:r>
              <w:rPr>
                <w:noProof/>
              </w:rPr>
              <w:fldChar w:fldCharType="separate"/>
            </w:r>
            <w:r>
              <w:rPr>
                <w:noProof/>
              </w:rPr>
              <w:t>10</w:t>
            </w:r>
            <w:r>
              <w:rPr>
                <w:noProof/>
              </w:rPr>
              <w:fldChar w:fldCharType="end"/>
            </w:r>
          </w:ins>
        </w:p>
        <w:p w14:paraId="710D57C9" w14:textId="77777777" w:rsidR="003245B3" w:rsidRDefault="003245B3">
          <w:pPr>
            <w:pStyle w:val="TM3"/>
            <w:tabs>
              <w:tab w:val="left" w:pos="1136"/>
              <w:tab w:val="right" w:leader="dot" w:pos="9062"/>
            </w:tabs>
            <w:rPr>
              <w:ins w:id="448" w:author="Francisco Garcia" w:date="2014-05-26T10:12:00Z"/>
              <w:rFonts w:eastAsiaTheme="minorEastAsia"/>
              <w:noProof/>
              <w:sz w:val="24"/>
              <w:szCs w:val="24"/>
              <w:lang w:val="fr-FR" w:eastAsia="ja-JP"/>
            </w:rPr>
          </w:pPr>
          <w:ins w:id="449" w:author="Francisco Garcia" w:date="2014-05-26T10:12:00Z">
            <w:r w:rsidRPr="001920B0">
              <w:rPr>
                <w:noProof/>
                <w:lang w:val="fr-FR"/>
              </w:rPr>
              <w:t>4.9.5</w:t>
            </w:r>
            <w:r>
              <w:rPr>
                <w:rFonts w:eastAsiaTheme="minorEastAsia"/>
                <w:noProof/>
                <w:sz w:val="24"/>
                <w:szCs w:val="24"/>
                <w:lang w:val="fr-FR" w:eastAsia="ja-JP"/>
              </w:rPr>
              <w:tab/>
            </w:r>
            <w:r w:rsidRPr="001920B0">
              <w:rPr>
                <w:noProof/>
                <w:lang w:val="fr-FR"/>
              </w:rPr>
              <w:t>Suppression d’un événement</w:t>
            </w:r>
            <w:r>
              <w:rPr>
                <w:noProof/>
              </w:rPr>
              <w:tab/>
            </w:r>
            <w:r>
              <w:rPr>
                <w:noProof/>
              </w:rPr>
              <w:fldChar w:fldCharType="begin"/>
            </w:r>
            <w:r>
              <w:rPr>
                <w:noProof/>
              </w:rPr>
              <w:instrText xml:space="preserve"> PAGEREF _Toc262710554 \h </w:instrText>
            </w:r>
          </w:ins>
          <w:r>
            <w:rPr>
              <w:noProof/>
            </w:rPr>
          </w:r>
          <w:ins w:id="450" w:author="Francisco Garcia" w:date="2014-05-26T10:12:00Z">
            <w:r>
              <w:rPr>
                <w:noProof/>
              </w:rPr>
              <w:fldChar w:fldCharType="separate"/>
            </w:r>
            <w:r>
              <w:rPr>
                <w:noProof/>
              </w:rPr>
              <w:t>10</w:t>
            </w:r>
            <w:r>
              <w:rPr>
                <w:noProof/>
              </w:rPr>
              <w:fldChar w:fldCharType="end"/>
            </w:r>
          </w:ins>
        </w:p>
        <w:p w14:paraId="27EDB7C0" w14:textId="77777777" w:rsidR="003245B3" w:rsidRDefault="003245B3">
          <w:pPr>
            <w:pStyle w:val="TM2"/>
            <w:tabs>
              <w:tab w:val="left" w:pos="871"/>
              <w:tab w:val="right" w:leader="dot" w:pos="9062"/>
            </w:tabs>
            <w:rPr>
              <w:ins w:id="451" w:author="Francisco Garcia" w:date="2014-05-26T10:12:00Z"/>
              <w:rFonts w:eastAsiaTheme="minorEastAsia"/>
              <w:noProof/>
              <w:sz w:val="24"/>
              <w:szCs w:val="24"/>
              <w:lang w:val="fr-FR" w:eastAsia="ja-JP"/>
            </w:rPr>
          </w:pPr>
          <w:ins w:id="452" w:author="Francisco Garcia" w:date="2014-05-26T10:12:00Z">
            <w:r w:rsidRPr="001920B0">
              <w:rPr>
                <w:noProof/>
                <w:lang w:val="fr-FR"/>
              </w:rPr>
              <w:t>4.10</w:t>
            </w:r>
            <w:r>
              <w:rPr>
                <w:rFonts w:eastAsiaTheme="minorEastAsia"/>
                <w:noProof/>
                <w:sz w:val="24"/>
                <w:szCs w:val="24"/>
                <w:lang w:val="fr-FR" w:eastAsia="ja-JP"/>
              </w:rPr>
              <w:tab/>
            </w:r>
            <w:r w:rsidRPr="001920B0">
              <w:rPr>
                <w:noProof/>
                <w:lang w:val="fr-FR"/>
              </w:rPr>
              <w:t>Gestion des transcoders</w:t>
            </w:r>
            <w:r>
              <w:rPr>
                <w:noProof/>
              </w:rPr>
              <w:tab/>
            </w:r>
            <w:r>
              <w:rPr>
                <w:noProof/>
              </w:rPr>
              <w:fldChar w:fldCharType="begin"/>
            </w:r>
            <w:r>
              <w:rPr>
                <w:noProof/>
              </w:rPr>
              <w:instrText xml:space="preserve"> PAGEREF _Toc262710555 \h </w:instrText>
            </w:r>
          </w:ins>
          <w:r>
            <w:rPr>
              <w:noProof/>
            </w:rPr>
          </w:r>
          <w:ins w:id="453" w:author="Francisco Garcia" w:date="2014-05-26T10:12:00Z">
            <w:r>
              <w:rPr>
                <w:noProof/>
              </w:rPr>
              <w:fldChar w:fldCharType="separate"/>
            </w:r>
            <w:r>
              <w:rPr>
                <w:noProof/>
              </w:rPr>
              <w:t>11</w:t>
            </w:r>
            <w:r>
              <w:rPr>
                <w:noProof/>
              </w:rPr>
              <w:fldChar w:fldCharType="end"/>
            </w:r>
          </w:ins>
        </w:p>
        <w:p w14:paraId="65AF12CB" w14:textId="77777777" w:rsidR="003245B3" w:rsidRDefault="003245B3">
          <w:pPr>
            <w:pStyle w:val="TM3"/>
            <w:tabs>
              <w:tab w:val="left" w:pos="1258"/>
              <w:tab w:val="right" w:leader="dot" w:pos="9062"/>
            </w:tabs>
            <w:rPr>
              <w:ins w:id="454" w:author="Francisco Garcia" w:date="2014-05-26T10:12:00Z"/>
              <w:rFonts w:eastAsiaTheme="minorEastAsia"/>
              <w:noProof/>
              <w:sz w:val="24"/>
              <w:szCs w:val="24"/>
              <w:lang w:val="fr-FR" w:eastAsia="ja-JP"/>
            </w:rPr>
          </w:pPr>
          <w:ins w:id="455" w:author="Francisco Garcia" w:date="2014-05-26T10:12:00Z">
            <w:r w:rsidRPr="001920B0">
              <w:rPr>
                <w:noProof/>
                <w:lang w:val="fr-FR"/>
              </w:rPr>
              <w:lastRenderedPageBreak/>
              <w:t>4.10.1</w:t>
            </w:r>
            <w:r>
              <w:rPr>
                <w:rFonts w:eastAsiaTheme="minorEastAsia"/>
                <w:noProof/>
                <w:sz w:val="24"/>
                <w:szCs w:val="24"/>
                <w:lang w:val="fr-FR" w:eastAsia="ja-JP"/>
              </w:rPr>
              <w:tab/>
            </w:r>
            <w:r w:rsidRPr="001920B0">
              <w:rPr>
                <w:noProof/>
                <w:lang w:val="fr-FR"/>
              </w:rPr>
              <w:t>Création</w:t>
            </w:r>
            <w:r>
              <w:rPr>
                <w:noProof/>
              </w:rPr>
              <w:tab/>
            </w:r>
            <w:r>
              <w:rPr>
                <w:noProof/>
              </w:rPr>
              <w:fldChar w:fldCharType="begin"/>
            </w:r>
            <w:r>
              <w:rPr>
                <w:noProof/>
              </w:rPr>
              <w:instrText xml:space="preserve"> PAGEREF _Toc262710556 \h </w:instrText>
            </w:r>
          </w:ins>
          <w:r>
            <w:rPr>
              <w:noProof/>
            </w:rPr>
          </w:r>
          <w:ins w:id="456" w:author="Francisco Garcia" w:date="2014-05-26T10:12:00Z">
            <w:r>
              <w:rPr>
                <w:noProof/>
              </w:rPr>
              <w:fldChar w:fldCharType="separate"/>
            </w:r>
            <w:r>
              <w:rPr>
                <w:noProof/>
              </w:rPr>
              <w:t>11</w:t>
            </w:r>
            <w:r>
              <w:rPr>
                <w:noProof/>
              </w:rPr>
              <w:fldChar w:fldCharType="end"/>
            </w:r>
          </w:ins>
        </w:p>
        <w:p w14:paraId="0870F1FB" w14:textId="77777777" w:rsidR="003245B3" w:rsidRDefault="003245B3">
          <w:pPr>
            <w:pStyle w:val="TM3"/>
            <w:tabs>
              <w:tab w:val="left" w:pos="1258"/>
              <w:tab w:val="right" w:leader="dot" w:pos="9062"/>
            </w:tabs>
            <w:rPr>
              <w:ins w:id="457" w:author="Francisco Garcia" w:date="2014-05-26T10:12:00Z"/>
              <w:rFonts w:eastAsiaTheme="minorEastAsia"/>
              <w:noProof/>
              <w:sz w:val="24"/>
              <w:szCs w:val="24"/>
              <w:lang w:val="fr-FR" w:eastAsia="ja-JP"/>
            </w:rPr>
          </w:pPr>
          <w:ins w:id="458" w:author="Francisco Garcia" w:date="2014-05-26T10:12:00Z">
            <w:r w:rsidRPr="001920B0">
              <w:rPr>
                <w:noProof/>
                <w:lang w:val="fr-FR"/>
              </w:rPr>
              <w:t>4.10.2</w:t>
            </w:r>
            <w:r>
              <w:rPr>
                <w:rFonts w:eastAsiaTheme="minorEastAsia"/>
                <w:noProof/>
                <w:sz w:val="24"/>
                <w:szCs w:val="24"/>
                <w:lang w:val="fr-FR" w:eastAsia="ja-JP"/>
              </w:rPr>
              <w:tab/>
            </w:r>
            <w:r w:rsidRPr="001920B0">
              <w:rPr>
                <w:noProof/>
                <w:lang w:val="fr-FR"/>
              </w:rPr>
              <w:t>Affichage</w:t>
            </w:r>
            <w:r>
              <w:rPr>
                <w:noProof/>
              </w:rPr>
              <w:tab/>
            </w:r>
            <w:r>
              <w:rPr>
                <w:noProof/>
              </w:rPr>
              <w:fldChar w:fldCharType="begin"/>
            </w:r>
            <w:r>
              <w:rPr>
                <w:noProof/>
              </w:rPr>
              <w:instrText xml:space="preserve"> PAGEREF _Toc262710557 \h </w:instrText>
            </w:r>
          </w:ins>
          <w:r>
            <w:rPr>
              <w:noProof/>
            </w:rPr>
          </w:r>
          <w:ins w:id="459" w:author="Francisco Garcia" w:date="2014-05-26T10:12:00Z">
            <w:r>
              <w:rPr>
                <w:noProof/>
              </w:rPr>
              <w:fldChar w:fldCharType="separate"/>
            </w:r>
            <w:r>
              <w:rPr>
                <w:noProof/>
              </w:rPr>
              <w:t>12</w:t>
            </w:r>
            <w:r>
              <w:rPr>
                <w:noProof/>
              </w:rPr>
              <w:fldChar w:fldCharType="end"/>
            </w:r>
          </w:ins>
        </w:p>
        <w:p w14:paraId="6FFFE3CD" w14:textId="77777777" w:rsidR="003245B3" w:rsidRDefault="003245B3">
          <w:pPr>
            <w:pStyle w:val="TM3"/>
            <w:tabs>
              <w:tab w:val="left" w:pos="1258"/>
              <w:tab w:val="right" w:leader="dot" w:pos="9062"/>
            </w:tabs>
            <w:rPr>
              <w:ins w:id="460" w:author="Francisco Garcia" w:date="2014-05-26T10:12:00Z"/>
              <w:rFonts w:eastAsiaTheme="minorEastAsia"/>
              <w:noProof/>
              <w:sz w:val="24"/>
              <w:szCs w:val="24"/>
              <w:lang w:val="fr-FR" w:eastAsia="ja-JP"/>
            </w:rPr>
          </w:pPr>
          <w:ins w:id="461" w:author="Francisco Garcia" w:date="2014-05-26T10:12:00Z">
            <w:r w:rsidRPr="001920B0">
              <w:rPr>
                <w:noProof/>
                <w:lang w:val="fr-FR"/>
              </w:rPr>
              <w:t>4.10.3</w:t>
            </w:r>
            <w:r>
              <w:rPr>
                <w:rFonts w:eastAsiaTheme="minorEastAsia"/>
                <w:noProof/>
                <w:sz w:val="24"/>
                <w:szCs w:val="24"/>
                <w:lang w:val="fr-FR" w:eastAsia="ja-JP"/>
              </w:rPr>
              <w:tab/>
            </w:r>
            <w:r w:rsidRPr="001920B0">
              <w:rPr>
                <w:noProof/>
                <w:lang w:val="fr-FR"/>
              </w:rPr>
              <w:t>Modification</w:t>
            </w:r>
            <w:r>
              <w:rPr>
                <w:noProof/>
              </w:rPr>
              <w:tab/>
            </w:r>
            <w:r>
              <w:rPr>
                <w:noProof/>
              </w:rPr>
              <w:fldChar w:fldCharType="begin"/>
            </w:r>
            <w:r>
              <w:rPr>
                <w:noProof/>
              </w:rPr>
              <w:instrText xml:space="preserve"> PAGEREF _Toc262710558 \h </w:instrText>
            </w:r>
          </w:ins>
          <w:r>
            <w:rPr>
              <w:noProof/>
            </w:rPr>
          </w:r>
          <w:ins w:id="462" w:author="Francisco Garcia" w:date="2014-05-26T10:12:00Z">
            <w:r>
              <w:rPr>
                <w:noProof/>
              </w:rPr>
              <w:fldChar w:fldCharType="separate"/>
            </w:r>
            <w:r>
              <w:rPr>
                <w:noProof/>
              </w:rPr>
              <w:t>12</w:t>
            </w:r>
            <w:r>
              <w:rPr>
                <w:noProof/>
              </w:rPr>
              <w:fldChar w:fldCharType="end"/>
            </w:r>
          </w:ins>
        </w:p>
        <w:p w14:paraId="46D32376" w14:textId="77777777" w:rsidR="003245B3" w:rsidRDefault="003245B3">
          <w:pPr>
            <w:pStyle w:val="TM3"/>
            <w:tabs>
              <w:tab w:val="left" w:pos="1258"/>
              <w:tab w:val="right" w:leader="dot" w:pos="9062"/>
            </w:tabs>
            <w:rPr>
              <w:ins w:id="463" w:author="Francisco Garcia" w:date="2014-05-26T10:12:00Z"/>
              <w:rFonts w:eastAsiaTheme="minorEastAsia"/>
              <w:noProof/>
              <w:sz w:val="24"/>
              <w:szCs w:val="24"/>
              <w:lang w:val="fr-FR" w:eastAsia="ja-JP"/>
            </w:rPr>
          </w:pPr>
          <w:ins w:id="464" w:author="Francisco Garcia" w:date="2014-05-26T10:12:00Z">
            <w:r w:rsidRPr="001920B0">
              <w:rPr>
                <w:noProof/>
                <w:lang w:val="fr-FR"/>
              </w:rPr>
              <w:t>4.10.4</w:t>
            </w:r>
            <w:r>
              <w:rPr>
                <w:rFonts w:eastAsiaTheme="minorEastAsia"/>
                <w:noProof/>
                <w:sz w:val="24"/>
                <w:szCs w:val="24"/>
                <w:lang w:val="fr-FR" w:eastAsia="ja-JP"/>
              </w:rPr>
              <w:tab/>
            </w:r>
            <w:r w:rsidRPr="001920B0">
              <w:rPr>
                <w:noProof/>
                <w:lang w:val="fr-FR"/>
              </w:rPr>
              <w:t>Contrôles</w:t>
            </w:r>
            <w:r>
              <w:rPr>
                <w:noProof/>
              </w:rPr>
              <w:tab/>
            </w:r>
            <w:r>
              <w:rPr>
                <w:noProof/>
              </w:rPr>
              <w:fldChar w:fldCharType="begin"/>
            </w:r>
            <w:r>
              <w:rPr>
                <w:noProof/>
              </w:rPr>
              <w:instrText xml:space="preserve"> PAGEREF _Toc262710559 \h </w:instrText>
            </w:r>
          </w:ins>
          <w:r>
            <w:rPr>
              <w:noProof/>
            </w:rPr>
          </w:r>
          <w:ins w:id="465" w:author="Francisco Garcia" w:date="2014-05-26T10:12:00Z">
            <w:r>
              <w:rPr>
                <w:noProof/>
              </w:rPr>
              <w:fldChar w:fldCharType="separate"/>
            </w:r>
            <w:r>
              <w:rPr>
                <w:noProof/>
              </w:rPr>
              <w:t>12</w:t>
            </w:r>
            <w:r>
              <w:rPr>
                <w:noProof/>
              </w:rPr>
              <w:fldChar w:fldCharType="end"/>
            </w:r>
          </w:ins>
        </w:p>
        <w:p w14:paraId="2D04469A" w14:textId="77777777" w:rsidR="003245B3" w:rsidRDefault="003245B3">
          <w:pPr>
            <w:pStyle w:val="TM3"/>
            <w:tabs>
              <w:tab w:val="left" w:pos="1258"/>
              <w:tab w:val="right" w:leader="dot" w:pos="9062"/>
            </w:tabs>
            <w:rPr>
              <w:ins w:id="466" w:author="Francisco Garcia" w:date="2014-05-26T10:12:00Z"/>
              <w:rFonts w:eastAsiaTheme="minorEastAsia"/>
              <w:noProof/>
              <w:sz w:val="24"/>
              <w:szCs w:val="24"/>
              <w:lang w:val="fr-FR" w:eastAsia="ja-JP"/>
            </w:rPr>
          </w:pPr>
          <w:ins w:id="467" w:author="Francisco Garcia" w:date="2014-05-26T10:12:00Z">
            <w:r w:rsidRPr="001920B0">
              <w:rPr>
                <w:noProof/>
                <w:lang w:val="fr-FR"/>
              </w:rPr>
              <w:t>4.10.5</w:t>
            </w:r>
            <w:r>
              <w:rPr>
                <w:rFonts w:eastAsiaTheme="minorEastAsia"/>
                <w:noProof/>
                <w:sz w:val="24"/>
                <w:szCs w:val="24"/>
                <w:lang w:val="fr-FR" w:eastAsia="ja-JP"/>
              </w:rPr>
              <w:tab/>
            </w:r>
            <w:r w:rsidRPr="001920B0">
              <w:rPr>
                <w:noProof/>
                <w:lang w:val="fr-FR"/>
              </w:rPr>
              <w:t>Capture live</w:t>
            </w:r>
            <w:r>
              <w:rPr>
                <w:noProof/>
              </w:rPr>
              <w:tab/>
            </w:r>
            <w:r>
              <w:rPr>
                <w:noProof/>
              </w:rPr>
              <w:fldChar w:fldCharType="begin"/>
            </w:r>
            <w:r>
              <w:rPr>
                <w:noProof/>
              </w:rPr>
              <w:instrText xml:space="preserve"> PAGEREF _Toc262710560 \h </w:instrText>
            </w:r>
          </w:ins>
          <w:r>
            <w:rPr>
              <w:noProof/>
            </w:rPr>
          </w:r>
          <w:ins w:id="468" w:author="Francisco Garcia" w:date="2014-05-26T10:12:00Z">
            <w:r>
              <w:rPr>
                <w:noProof/>
              </w:rPr>
              <w:fldChar w:fldCharType="separate"/>
            </w:r>
            <w:r>
              <w:rPr>
                <w:noProof/>
              </w:rPr>
              <w:t>12</w:t>
            </w:r>
            <w:r>
              <w:rPr>
                <w:noProof/>
              </w:rPr>
              <w:fldChar w:fldCharType="end"/>
            </w:r>
          </w:ins>
        </w:p>
        <w:p w14:paraId="18154888" w14:textId="77777777" w:rsidR="003245B3" w:rsidRDefault="003245B3">
          <w:pPr>
            <w:pStyle w:val="TM3"/>
            <w:tabs>
              <w:tab w:val="left" w:pos="1258"/>
              <w:tab w:val="right" w:leader="dot" w:pos="9062"/>
            </w:tabs>
            <w:rPr>
              <w:ins w:id="469" w:author="Francisco Garcia" w:date="2014-05-26T10:12:00Z"/>
              <w:rFonts w:eastAsiaTheme="minorEastAsia"/>
              <w:noProof/>
              <w:sz w:val="24"/>
              <w:szCs w:val="24"/>
              <w:lang w:val="fr-FR" w:eastAsia="ja-JP"/>
            </w:rPr>
          </w:pPr>
          <w:ins w:id="470" w:author="Francisco Garcia" w:date="2014-05-26T10:12:00Z">
            <w:r w:rsidRPr="001920B0">
              <w:rPr>
                <w:noProof/>
                <w:lang w:val="fr-FR"/>
              </w:rPr>
              <w:t>4.10.6</w:t>
            </w:r>
            <w:r>
              <w:rPr>
                <w:rFonts w:eastAsiaTheme="minorEastAsia"/>
                <w:noProof/>
                <w:sz w:val="24"/>
                <w:szCs w:val="24"/>
                <w:lang w:val="fr-FR" w:eastAsia="ja-JP"/>
              </w:rPr>
              <w:tab/>
            </w:r>
            <w:r w:rsidRPr="001920B0">
              <w:rPr>
                <w:noProof/>
                <w:lang w:val="fr-FR"/>
              </w:rPr>
              <w:t>Historique de diffusion</w:t>
            </w:r>
            <w:r>
              <w:rPr>
                <w:noProof/>
              </w:rPr>
              <w:tab/>
            </w:r>
            <w:r>
              <w:rPr>
                <w:noProof/>
              </w:rPr>
              <w:fldChar w:fldCharType="begin"/>
            </w:r>
            <w:r>
              <w:rPr>
                <w:noProof/>
              </w:rPr>
              <w:instrText xml:space="preserve"> PAGEREF _Toc262710561 \h </w:instrText>
            </w:r>
          </w:ins>
          <w:r>
            <w:rPr>
              <w:noProof/>
            </w:rPr>
          </w:r>
          <w:ins w:id="471" w:author="Francisco Garcia" w:date="2014-05-26T10:12:00Z">
            <w:r>
              <w:rPr>
                <w:noProof/>
              </w:rPr>
              <w:fldChar w:fldCharType="separate"/>
            </w:r>
            <w:r>
              <w:rPr>
                <w:noProof/>
              </w:rPr>
              <w:t>12</w:t>
            </w:r>
            <w:r>
              <w:rPr>
                <w:noProof/>
              </w:rPr>
              <w:fldChar w:fldCharType="end"/>
            </w:r>
          </w:ins>
        </w:p>
        <w:p w14:paraId="038C40EF" w14:textId="77777777" w:rsidR="003245B3" w:rsidRDefault="003245B3">
          <w:pPr>
            <w:pStyle w:val="TM2"/>
            <w:tabs>
              <w:tab w:val="left" w:pos="871"/>
              <w:tab w:val="right" w:leader="dot" w:pos="9062"/>
            </w:tabs>
            <w:rPr>
              <w:ins w:id="472" w:author="Francisco Garcia" w:date="2014-05-26T10:12:00Z"/>
              <w:rFonts w:eastAsiaTheme="minorEastAsia"/>
              <w:noProof/>
              <w:sz w:val="24"/>
              <w:szCs w:val="24"/>
              <w:lang w:val="fr-FR" w:eastAsia="ja-JP"/>
            </w:rPr>
          </w:pPr>
          <w:ins w:id="473" w:author="Francisco Garcia" w:date="2014-05-26T10:12:00Z">
            <w:r w:rsidRPr="001920B0">
              <w:rPr>
                <w:noProof/>
                <w:lang w:val="fr-FR"/>
              </w:rPr>
              <w:t>4.11</w:t>
            </w:r>
            <w:r>
              <w:rPr>
                <w:rFonts w:eastAsiaTheme="minorEastAsia"/>
                <w:noProof/>
                <w:sz w:val="24"/>
                <w:szCs w:val="24"/>
                <w:lang w:val="fr-FR" w:eastAsia="ja-JP"/>
              </w:rPr>
              <w:tab/>
            </w:r>
            <w:r w:rsidRPr="001920B0">
              <w:rPr>
                <w:noProof/>
                <w:lang w:val="fr-FR"/>
              </w:rPr>
              <w:t>Gestion du serveur de diffusion</w:t>
            </w:r>
            <w:r>
              <w:rPr>
                <w:noProof/>
              </w:rPr>
              <w:tab/>
            </w:r>
            <w:r>
              <w:rPr>
                <w:noProof/>
              </w:rPr>
              <w:fldChar w:fldCharType="begin"/>
            </w:r>
            <w:r>
              <w:rPr>
                <w:noProof/>
              </w:rPr>
              <w:instrText xml:space="preserve"> PAGEREF _Toc262710562 \h </w:instrText>
            </w:r>
          </w:ins>
          <w:r>
            <w:rPr>
              <w:noProof/>
            </w:rPr>
          </w:r>
          <w:ins w:id="474" w:author="Francisco Garcia" w:date="2014-05-26T10:12:00Z">
            <w:r>
              <w:rPr>
                <w:noProof/>
              </w:rPr>
              <w:fldChar w:fldCharType="separate"/>
            </w:r>
            <w:r>
              <w:rPr>
                <w:noProof/>
              </w:rPr>
              <w:t>13</w:t>
            </w:r>
            <w:r>
              <w:rPr>
                <w:noProof/>
              </w:rPr>
              <w:fldChar w:fldCharType="end"/>
            </w:r>
          </w:ins>
        </w:p>
        <w:p w14:paraId="36A3B4CA" w14:textId="77777777" w:rsidR="003245B3" w:rsidRDefault="003245B3">
          <w:pPr>
            <w:pStyle w:val="TM3"/>
            <w:tabs>
              <w:tab w:val="left" w:pos="1258"/>
              <w:tab w:val="right" w:leader="dot" w:pos="9062"/>
            </w:tabs>
            <w:rPr>
              <w:ins w:id="475" w:author="Francisco Garcia" w:date="2014-05-26T10:12:00Z"/>
              <w:rFonts w:eastAsiaTheme="minorEastAsia"/>
              <w:noProof/>
              <w:sz w:val="24"/>
              <w:szCs w:val="24"/>
              <w:lang w:val="fr-FR" w:eastAsia="ja-JP"/>
            </w:rPr>
          </w:pPr>
          <w:ins w:id="476" w:author="Francisco Garcia" w:date="2014-05-26T10:12:00Z">
            <w:r w:rsidRPr="001920B0">
              <w:rPr>
                <w:noProof/>
                <w:lang w:val="fr-FR"/>
              </w:rPr>
              <w:t>4.11.1</w:t>
            </w:r>
            <w:r>
              <w:rPr>
                <w:rFonts w:eastAsiaTheme="minorEastAsia"/>
                <w:noProof/>
                <w:sz w:val="24"/>
                <w:szCs w:val="24"/>
                <w:lang w:val="fr-FR" w:eastAsia="ja-JP"/>
              </w:rPr>
              <w:tab/>
            </w:r>
            <w:r w:rsidRPr="001920B0">
              <w:rPr>
                <w:noProof/>
                <w:lang w:val="fr-FR"/>
              </w:rPr>
              <w:t>Contrôles</w:t>
            </w:r>
            <w:r>
              <w:rPr>
                <w:noProof/>
              </w:rPr>
              <w:tab/>
            </w:r>
            <w:r>
              <w:rPr>
                <w:noProof/>
              </w:rPr>
              <w:fldChar w:fldCharType="begin"/>
            </w:r>
            <w:r>
              <w:rPr>
                <w:noProof/>
              </w:rPr>
              <w:instrText xml:space="preserve"> PAGEREF _Toc262710563 \h </w:instrText>
            </w:r>
          </w:ins>
          <w:r>
            <w:rPr>
              <w:noProof/>
            </w:rPr>
          </w:r>
          <w:ins w:id="477" w:author="Francisco Garcia" w:date="2014-05-26T10:12:00Z">
            <w:r>
              <w:rPr>
                <w:noProof/>
              </w:rPr>
              <w:fldChar w:fldCharType="separate"/>
            </w:r>
            <w:r>
              <w:rPr>
                <w:noProof/>
              </w:rPr>
              <w:t>13</w:t>
            </w:r>
            <w:r>
              <w:rPr>
                <w:noProof/>
              </w:rPr>
              <w:fldChar w:fldCharType="end"/>
            </w:r>
          </w:ins>
        </w:p>
        <w:p w14:paraId="415B8A6A" w14:textId="77777777" w:rsidR="003245B3" w:rsidRDefault="003245B3">
          <w:pPr>
            <w:pStyle w:val="TM3"/>
            <w:tabs>
              <w:tab w:val="left" w:pos="1258"/>
              <w:tab w:val="right" w:leader="dot" w:pos="9062"/>
            </w:tabs>
            <w:rPr>
              <w:ins w:id="478" w:author="Francisco Garcia" w:date="2014-05-26T10:12:00Z"/>
              <w:rFonts w:eastAsiaTheme="minorEastAsia"/>
              <w:noProof/>
              <w:sz w:val="24"/>
              <w:szCs w:val="24"/>
              <w:lang w:val="fr-FR" w:eastAsia="ja-JP"/>
            </w:rPr>
          </w:pPr>
          <w:ins w:id="479" w:author="Francisco Garcia" w:date="2014-05-26T10:12:00Z">
            <w:r w:rsidRPr="001920B0">
              <w:rPr>
                <w:noProof/>
                <w:lang w:val="fr-FR"/>
              </w:rPr>
              <w:t>4.11.2</w:t>
            </w:r>
            <w:r>
              <w:rPr>
                <w:rFonts w:eastAsiaTheme="minorEastAsia"/>
                <w:noProof/>
                <w:sz w:val="24"/>
                <w:szCs w:val="24"/>
                <w:lang w:val="fr-FR" w:eastAsia="ja-JP"/>
              </w:rPr>
              <w:tab/>
            </w:r>
            <w:r w:rsidRPr="001920B0">
              <w:rPr>
                <w:noProof/>
                <w:lang w:val="fr-FR"/>
              </w:rPr>
              <w:t>Log</w:t>
            </w:r>
            <w:r>
              <w:rPr>
                <w:noProof/>
              </w:rPr>
              <w:tab/>
            </w:r>
            <w:r>
              <w:rPr>
                <w:noProof/>
              </w:rPr>
              <w:fldChar w:fldCharType="begin"/>
            </w:r>
            <w:r>
              <w:rPr>
                <w:noProof/>
              </w:rPr>
              <w:instrText xml:space="preserve"> PAGEREF _Toc262710564 \h </w:instrText>
            </w:r>
          </w:ins>
          <w:r>
            <w:rPr>
              <w:noProof/>
            </w:rPr>
          </w:r>
          <w:ins w:id="480" w:author="Francisco Garcia" w:date="2014-05-26T10:12:00Z">
            <w:r>
              <w:rPr>
                <w:noProof/>
              </w:rPr>
              <w:fldChar w:fldCharType="separate"/>
            </w:r>
            <w:r>
              <w:rPr>
                <w:noProof/>
              </w:rPr>
              <w:t>13</w:t>
            </w:r>
            <w:r>
              <w:rPr>
                <w:noProof/>
              </w:rPr>
              <w:fldChar w:fldCharType="end"/>
            </w:r>
          </w:ins>
        </w:p>
        <w:p w14:paraId="6FD9E6F6" w14:textId="77777777" w:rsidR="003245B3" w:rsidRDefault="003245B3">
          <w:pPr>
            <w:pStyle w:val="TM3"/>
            <w:tabs>
              <w:tab w:val="left" w:pos="1258"/>
              <w:tab w:val="right" w:leader="dot" w:pos="9062"/>
            </w:tabs>
            <w:rPr>
              <w:ins w:id="481" w:author="Francisco Garcia" w:date="2014-05-26T10:12:00Z"/>
              <w:rFonts w:eastAsiaTheme="minorEastAsia"/>
              <w:noProof/>
              <w:sz w:val="24"/>
              <w:szCs w:val="24"/>
              <w:lang w:val="fr-FR" w:eastAsia="ja-JP"/>
            </w:rPr>
          </w:pPr>
          <w:ins w:id="482" w:author="Francisco Garcia" w:date="2014-05-26T10:12:00Z">
            <w:r w:rsidRPr="001920B0">
              <w:rPr>
                <w:noProof/>
                <w:lang w:val="fr-FR"/>
              </w:rPr>
              <w:t>4.11.3</w:t>
            </w:r>
            <w:r>
              <w:rPr>
                <w:rFonts w:eastAsiaTheme="minorEastAsia"/>
                <w:noProof/>
                <w:sz w:val="24"/>
                <w:szCs w:val="24"/>
                <w:lang w:val="fr-FR" w:eastAsia="ja-JP"/>
              </w:rPr>
              <w:tab/>
            </w:r>
            <w:r w:rsidRPr="001920B0">
              <w:rPr>
                <w:noProof/>
                <w:lang w:val="fr-FR"/>
              </w:rPr>
              <w:t>Configuration</w:t>
            </w:r>
            <w:r>
              <w:rPr>
                <w:noProof/>
              </w:rPr>
              <w:tab/>
            </w:r>
            <w:r>
              <w:rPr>
                <w:noProof/>
              </w:rPr>
              <w:fldChar w:fldCharType="begin"/>
            </w:r>
            <w:r>
              <w:rPr>
                <w:noProof/>
              </w:rPr>
              <w:instrText xml:space="preserve"> PAGEREF _Toc262710565 \h </w:instrText>
            </w:r>
          </w:ins>
          <w:r>
            <w:rPr>
              <w:noProof/>
            </w:rPr>
          </w:r>
          <w:ins w:id="483" w:author="Francisco Garcia" w:date="2014-05-26T10:12:00Z">
            <w:r>
              <w:rPr>
                <w:noProof/>
              </w:rPr>
              <w:fldChar w:fldCharType="separate"/>
            </w:r>
            <w:r>
              <w:rPr>
                <w:noProof/>
              </w:rPr>
              <w:t>13</w:t>
            </w:r>
            <w:r>
              <w:rPr>
                <w:noProof/>
              </w:rPr>
              <w:fldChar w:fldCharType="end"/>
            </w:r>
          </w:ins>
        </w:p>
        <w:p w14:paraId="157E5F22" w14:textId="77777777" w:rsidR="003245B3" w:rsidRDefault="003245B3">
          <w:pPr>
            <w:pStyle w:val="TM3"/>
            <w:tabs>
              <w:tab w:val="left" w:pos="1258"/>
              <w:tab w:val="right" w:leader="dot" w:pos="9062"/>
            </w:tabs>
            <w:rPr>
              <w:ins w:id="484" w:author="Francisco Garcia" w:date="2014-05-26T10:12:00Z"/>
              <w:rFonts w:eastAsiaTheme="minorEastAsia"/>
              <w:noProof/>
              <w:sz w:val="24"/>
              <w:szCs w:val="24"/>
              <w:lang w:val="fr-FR" w:eastAsia="ja-JP"/>
            </w:rPr>
          </w:pPr>
          <w:ins w:id="485" w:author="Francisco Garcia" w:date="2014-05-26T10:12:00Z">
            <w:r w:rsidRPr="001920B0">
              <w:rPr>
                <w:noProof/>
                <w:lang w:val="fr-FR"/>
              </w:rPr>
              <w:t>4.11.4</w:t>
            </w:r>
            <w:r>
              <w:rPr>
                <w:rFonts w:eastAsiaTheme="minorEastAsia"/>
                <w:noProof/>
                <w:sz w:val="24"/>
                <w:szCs w:val="24"/>
                <w:lang w:val="fr-FR" w:eastAsia="ja-JP"/>
              </w:rPr>
              <w:tab/>
            </w:r>
            <w:r w:rsidRPr="001920B0">
              <w:rPr>
                <w:noProof/>
                <w:lang w:val="fr-FR"/>
              </w:rPr>
              <w:t>Interface web</w:t>
            </w:r>
            <w:r>
              <w:rPr>
                <w:noProof/>
              </w:rPr>
              <w:tab/>
            </w:r>
            <w:r>
              <w:rPr>
                <w:noProof/>
              </w:rPr>
              <w:fldChar w:fldCharType="begin"/>
            </w:r>
            <w:r>
              <w:rPr>
                <w:noProof/>
              </w:rPr>
              <w:instrText xml:space="preserve"> PAGEREF _Toc262710566 \h </w:instrText>
            </w:r>
          </w:ins>
          <w:r>
            <w:rPr>
              <w:noProof/>
            </w:rPr>
          </w:r>
          <w:ins w:id="486" w:author="Francisco Garcia" w:date="2014-05-26T10:12:00Z">
            <w:r>
              <w:rPr>
                <w:noProof/>
              </w:rPr>
              <w:fldChar w:fldCharType="separate"/>
            </w:r>
            <w:r>
              <w:rPr>
                <w:noProof/>
              </w:rPr>
              <w:t>14</w:t>
            </w:r>
            <w:r>
              <w:rPr>
                <w:noProof/>
              </w:rPr>
              <w:fldChar w:fldCharType="end"/>
            </w:r>
          </w:ins>
        </w:p>
        <w:p w14:paraId="2C146741" w14:textId="77777777" w:rsidR="003245B3" w:rsidRDefault="003245B3">
          <w:pPr>
            <w:pStyle w:val="TM3"/>
            <w:tabs>
              <w:tab w:val="left" w:pos="1258"/>
              <w:tab w:val="right" w:leader="dot" w:pos="9062"/>
            </w:tabs>
            <w:rPr>
              <w:ins w:id="487" w:author="Francisco Garcia" w:date="2014-05-26T10:12:00Z"/>
              <w:rFonts w:eastAsiaTheme="minorEastAsia"/>
              <w:noProof/>
              <w:sz w:val="24"/>
              <w:szCs w:val="24"/>
              <w:lang w:val="fr-FR" w:eastAsia="ja-JP"/>
            </w:rPr>
          </w:pPr>
          <w:ins w:id="488" w:author="Francisco Garcia" w:date="2014-05-26T10:12:00Z">
            <w:r w:rsidRPr="001920B0">
              <w:rPr>
                <w:noProof/>
                <w:lang w:val="fr-FR"/>
              </w:rPr>
              <w:t>4.11.5</w:t>
            </w:r>
            <w:r>
              <w:rPr>
                <w:rFonts w:eastAsiaTheme="minorEastAsia"/>
                <w:noProof/>
                <w:sz w:val="24"/>
                <w:szCs w:val="24"/>
                <w:lang w:val="fr-FR" w:eastAsia="ja-JP"/>
              </w:rPr>
              <w:tab/>
            </w:r>
            <w:r w:rsidRPr="001920B0">
              <w:rPr>
                <w:noProof/>
                <w:lang w:val="fr-FR"/>
              </w:rPr>
              <w:t>Administration web</w:t>
            </w:r>
            <w:r>
              <w:rPr>
                <w:noProof/>
              </w:rPr>
              <w:tab/>
            </w:r>
            <w:r>
              <w:rPr>
                <w:noProof/>
              </w:rPr>
              <w:fldChar w:fldCharType="begin"/>
            </w:r>
            <w:r>
              <w:rPr>
                <w:noProof/>
              </w:rPr>
              <w:instrText xml:space="preserve"> PAGEREF _Toc262710567 \h </w:instrText>
            </w:r>
          </w:ins>
          <w:r>
            <w:rPr>
              <w:noProof/>
            </w:rPr>
          </w:r>
          <w:ins w:id="489" w:author="Francisco Garcia" w:date="2014-05-26T10:12:00Z">
            <w:r>
              <w:rPr>
                <w:noProof/>
              </w:rPr>
              <w:fldChar w:fldCharType="separate"/>
            </w:r>
            <w:r>
              <w:rPr>
                <w:noProof/>
              </w:rPr>
              <w:t>14</w:t>
            </w:r>
            <w:r>
              <w:rPr>
                <w:noProof/>
              </w:rPr>
              <w:fldChar w:fldCharType="end"/>
            </w:r>
          </w:ins>
        </w:p>
        <w:p w14:paraId="25CA0287" w14:textId="77777777" w:rsidR="003245B3" w:rsidRDefault="003245B3">
          <w:pPr>
            <w:pStyle w:val="TM1"/>
            <w:tabs>
              <w:tab w:val="left" w:pos="362"/>
              <w:tab w:val="right" w:leader="dot" w:pos="9062"/>
            </w:tabs>
            <w:rPr>
              <w:ins w:id="490" w:author="Francisco Garcia" w:date="2014-05-26T10:12:00Z"/>
              <w:rFonts w:eastAsiaTheme="minorEastAsia"/>
              <w:noProof/>
              <w:sz w:val="24"/>
              <w:szCs w:val="24"/>
              <w:lang w:val="fr-FR" w:eastAsia="ja-JP"/>
            </w:rPr>
          </w:pPr>
          <w:ins w:id="491" w:author="Francisco Garcia" w:date="2014-05-26T10:12:00Z">
            <w:r w:rsidRPr="001920B0">
              <w:rPr>
                <w:noProof/>
                <w:lang w:val="fr-FR"/>
              </w:rPr>
              <w:t>5</w:t>
            </w:r>
            <w:r>
              <w:rPr>
                <w:rFonts w:eastAsiaTheme="minorEastAsia"/>
                <w:noProof/>
                <w:sz w:val="24"/>
                <w:szCs w:val="24"/>
                <w:lang w:val="fr-FR" w:eastAsia="ja-JP"/>
              </w:rPr>
              <w:tab/>
            </w:r>
            <w:r w:rsidRPr="001920B0">
              <w:rPr>
                <w:noProof/>
                <w:lang w:val="fr-FR"/>
              </w:rPr>
              <w:t>Analyse organique</w:t>
            </w:r>
            <w:r>
              <w:rPr>
                <w:noProof/>
              </w:rPr>
              <w:tab/>
            </w:r>
            <w:r>
              <w:rPr>
                <w:noProof/>
              </w:rPr>
              <w:fldChar w:fldCharType="begin"/>
            </w:r>
            <w:r>
              <w:rPr>
                <w:noProof/>
              </w:rPr>
              <w:instrText xml:space="preserve"> PAGEREF _Toc262710568 \h </w:instrText>
            </w:r>
          </w:ins>
          <w:r>
            <w:rPr>
              <w:noProof/>
            </w:rPr>
          </w:r>
          <w:ins w:id="492" w:author="Francisco Garcia" w:date="2014-05-26T10:12:00Z">
            <w:r>
              <w:rPr>
                <w:noProof/>
              </w:rPr>
              <w:fldChar w:fldCharType="separate"/>
            </w:r>
            <w:r>
              <w:rPr>
                <w:noProof/>
              </w:rPr>
              <w:t>16</w:t>
            </w:r>
            <w:r>
              <w:rPr>
                <w:noProof/>
              </w:rPr>
              <w:fldChar w:fldCharType="end"/>
            </w:r>
          </w:ins>
        </w:p>
        <w:p w14:paraId="51CFCDAF" w14:textId="77777777" w:rsidR="003245B3" w:rsidRDefault="003245B3">
          <w:pPr>
            <w:pStyle w:val="TM2"/>
            <w:tabs>
              <w:tab w:val="left" w:pos="749"/>
              <w:tab w:val="right" w:leader="dot" w:pos="9062"/>
            </w:tabs>
            <w:rPr>
              <w:ins w:id="493" w:author="Francisco Garcia" w:date="2014-05-26T10:12:00Z"/>
              <w:rFonts w:eastAsiaTheme="minorEastAsia"/>
              <w:noProof/>
              <w:sz w:val="24"/>
              <w:szCs w:val="24"/>
              <w:lang w:val="fr-FR" w:eastAsia="ja-JP"/>
            </w:rPr>
          </w:pPr>
          <w:ins w:id="494" w:author="Francisco Garcia" w:date="2014-05-26T10:12:00Z">
            <w:r w:rsidRPr="001920B0">
              <w:rPr>
                <w:noProof/>
                <w:lang w:val="fr-FR"/>
              </w:rPr>
              <w:t>5.1</w:t>
            </w:r>
            <w:r>
              <w:rPr>
                <w:rFonts w:eastAsiaTheme="minorEastAsia"/>
                <w:noProof/>
                <w:sz w:val="24"/>
                <w:szCs w:val="24"/>
                <w:lang w:val="fr-FR" w:eastAsia="ja-JP"/>
              </w:rPr>
              <w:tab/>
            </w:r>
            <w:r w:rsidRPr="001920B0">
              <w:rPr>
                <w:noProof/>
                <w:lang w:val="fr-FR"/>
              </w:rPr>
              <w:t>Environnement</w:t>
            </w:r>
            <w:r>
              <w:rPr>
                <w:noProof/>
              </w:rPr>
              <w:tab/>
            </w:r>
            <w:r>
              <w:rPr>
                <w:noProof/>
              </w:rPr>
              <w:fldChar w:fldCharType="begin"/>
            </w:r>
            <w:r>
              <w:rPr>
                <w:noProof/>
              </w:rPr>
              <w:instrText xml:space="preserve"> PAGEREF _Toc262710569 \h </w:instrText>
            </w:r>
          </w:ins>
          <w:r>
            <w:rPr>
              <w:noProof/>
            </w:rPr>
          </w:r>
          <w:ins w:id="495" w:author="Francisco Garcia" w:date="2014-05-26T10:12:00Z">
            <w:r>
              <w:rPr>
                <w:noProof/>
              </w:rPr>
              <w:fldChar w:fldCharType="separate"/>
            </w:r>
            <w:r>
              <w:rPr>
                <w:noProof/>
              </w:rPr>
              <w:t>16</w:t>
            </w:r>
            <w:r>
              <w:rPr>
                <w:noProof/>
              </w:rPr>
              <w:fldChar w:fldCharType="end"/>
            </w:r>
          </w:ins>
        </w:p>
        <w:p w14:paraId="2C1287D8" w14:textId="77777777" w:rsidR="003245B3" w:rsidRDefault="003245B3">
          <w:pPr>
            <w:pStyle w:val="TM2"/>
            <w:tabs>
              <w:tab w:val="left" w:pos="749"/>
              <w:tab w:val="right" w:leader="dot" w:pos="9062"/>
            </w:tabs>
            <w:rPr>
              <w:ins w:id="496" w:author="Francisco Garcia" w:date="2014-05-26T10:12:00Z"/>
              <w:rFonts w:eastAsiaTheme="minorEastAsia"/>
              <w:noProof/>
              <w:sz w:val="24"/>
              <w:szCs w:val="24"/>
              <w:lang w:val="fr-FR" w:eastAsia="ja-JP"/>
            </w:rPr>
          </w:pPr>
          <w:ins w:id="497" w:author="Francisco Garcia" w:date="2014-05-26T10:12:00Z">
            <w:r w:rsidRPr="001920B0">
              <w:rPr>
                <w:noProof/>
                <w:lang w:val="fr-FR"/>
              </w:rPr>
              <w:t>5.2</w:t>
            </w:r>
            <w:r>
              <w:rPr>
                <w:rFonts w:eastAsiaTheme="minorEastAsia"/>
                <w:noProof/>
                <w:sz w:val="24"/>
                <w:szCs w:val="24"/>
                <w:lang w:val="fr-FR" w:eastAsia="ja-JP"/>
              </w:rPr>
              <w:tab/>
            </w:r>
            <w:r w:rsidRPr="001920B0">
              <w:rPr>
                <w:noProof/>
                <w:lang w:val="fr-FR"/>
              </w:rPr>
              <w:t>Diagramme de classes</w:t>
            </w:r>
            <w:r>
              <w:rPr>
                <w:noProof/>
              </w:rPr>
              <w:tab/>
            </w:r>
            <w:r>
              <w:rPr>
                <w:noProof/>
              </w:rPr>
              <w:fldChar w:fldCharType="begin"/>
            </w:r>
            <w:r>
              <w:rPr>
                <w:noProof/>
              </w:rPr>
              <w:instrText xml:space="preserve"> PAGEREF _Toc262710570 \h </w:instrText>
            </w:r>
          </w:ins>
          <w:r>
            <w:rPr>
              <w:noProof/>
            </w:rPr>
          </w:r>
          <w:ins w:id="498" w:author="Francisco Garcia" w:date="2014-05-26T10:12:00Z">
            <w:r>
              <w:rPr>
                <w:noProof/>
              </w:rPr>
              <w:fldChar w:fldCharType="separate"/>
            </w:r>
            <w:r>
              <w:rPr>
                <w:noProof/>
              </w:rPr>
              <w:t>16</w:t>
            </w:r>
            <w:r>
              <w:rPr>
                <w:noProof/>
              </w:rPr>
              <w:fldChar w:fldCharType="end"/>
            </w:r>
          </w:ins>
        </w:p>
        <w:p w14:paraId="5DF23811" w14:textId="77777777" w:rsidR="003245B3" w:rsidRDefault="003245B3">
          <w:pPr>
            <w:pStyle w:val="TM3"/>
            <w:tabs>
              <w:tab w:val="left" w:pos="1136"/>
              <w:tab w:val="right" w:leader="dot" w:pos="9062"/>
            </w:tabs>
            <w:rPr>
              <w:ins w:id="499" w:author="Francisco Garcia" w:date="2014-05-26T10:12:00Z"/>
              <w:rFonts w:eastAsiaTheme="minorEastAsia"/>
              <w:noProof/>
              <w:sz w:val="24"/>
              <w:szCs w:val="24"/>
              <w:lang w:val="fr-FR" w:eastAsia="ja-JP"/>
            </w:rPr>
          </w:pPr>
          <w:ins w:id="500" w:author="Francisco Garcia" w:date="2014-05-26T10:12:00Z">
            <w:r w:rsidRPr="001920B0">
              <w:rPr>
                <w:noProof/>
                <w:lang w:val="fr-FR"/>
              </w:rPr>
              <w:t>5.2.1</w:t>
            </w:r>
            <w:r>
              <w:rPr>
                <w:rFonts w:eastAsiaTheme="minorEastAsia"/>
                <w:noProof/>
                <w:sz w:val="24"/>
                <w:szCs w:val="24"/>
                <w:lang w:val="fr-FR" w:eastAsia="ja-JP"/>
              </w:rPr>
              <w:tab/>
            </w:r>
            <w:r w:rsidRPr="001920B0">
              <w:rPr>
                <w:noProof/>
                <w:lang w:val="fr-FR"/>
              </w:rPr>
              <w:t>Modèle</w:t>
            </w:r>
            <w:r>
              <w:rPr>
                <w:noProof/>
              </w:rPr>
              <w:tab/>
            </w:r>
            <w:r>
              <w:rPr>
                <w:noProof/>
              </w:rPr>
              <w:fldChar w:fldCharType="begin"/>
            </w:r>
            <w:r>
              <w:rPr>
                <w:noProof/>
              </w:rPr>
              <w:instrText xml:space="preserve"> PAGEREF _Toc262710571 \h </w:instrText>
            </w:r>
          </w:ins>
          <w:r>
            <w:rPr>
              <w:noProof/>
            </w:rPr>
          </w:r>
          <w:ins w:id="501" w:author="Francisco Garcia" w:date="2014-05-26T10:12:00Z">
            <w:r>
              <w:rPr>
                <w:noProof/>
              </w:rPr>
              <w:fldChar w:fldCharType="separate"/>
            </w:r>
            <w:r>
              <w:rPr>
                <w:noProof/>
              </w:rPr>
              <w:t>16</w:t>
            </w:r>
            <w:r>
              <w:rPr>
                <w:noProof/>
              </w:rPr>
              <w:fldChar w:fldCharType="end"/>
            </w:r>
          </w:ins>
        </w:p>
        <w:p w14:paraId="305DD2C5" w14:textId="77777777" w:rsidR="003245B3" w:rsidRDefault="003245B3">
          <w:pPr>
            <w:pStyle w:val="TM3"/>
            <w:tabs>
              <w:tab w:val="left" w:pos="1136"/>
              <w:tab w:val="right" w:leader="dot" w:pos="9062"/>
            </w:tabs>
            <w:rPr>
              <w:ins w:id="502" w:author="Francisco Garcia" w:date="2014-05-26T10:12:00Z"/>
              <w:rFonts w:eastAsiaTheme="minorEastAsia"/>
              <w:noProof/>
              <w:sz w:val="24"/>
              <w:szCs w:val="24"/>
              <w:lang w:val="fr-FR" w:eastAsia="ja-JP"/>
            </w:rPr>
          </w:pPr>
          <w:ins w:id="503" w:author="Francisco Garcia" w:date="2014-05-26T10:12:00Z">
            <w:r w:rsidRPr="001920B0">
              <w:rPr>
                <w:noProof/>
                <w:lang w:val="fr-FR"/>
              </w:rPr>
              <w:t>5.2.2</w:t>
            </w:r>
            <w:r>
              <w:rPr>
                <w:rFonts w:eastAsiaTheme="minorEastAsia"/>
                <w:noProof/>
                <w:sz w:val="24"/>
                <w:szCs w:val="24"/>
                <w:lang w:val="fr-FR" w:eastAsia="ja-JP"/>
              </w:rPr>
              <w:tab/>
            </w:r>
            <w:r w:rsidRPr="001920B0">
              <w:rPr>
                <w:noProof/>
                <w:lang w:val="fr-FR"/>
              </w:rPr>
              <w:t>MVC</w:t>
            </w:r>
            <w:r>
              <w:rPr>
                <w:noProof/>
              </w:rPr>
              <w:tab/>
            </w:r>
            <w:r>
              <w:rPr>
                <w:noProof/>
              </w:rPr>
              <w:fldChar w:fldCharType="begin"/>
            </w:r>
            <w:r>
              <w:rPr>
                <w:noProof/>
              </w:rPr>
              <w:instrText xml:space="preserve"> PAGEREF _Toc262710572 \h </w:instrText>
            </w:r>
          </w:ins>
          <w:r>
            <w:rPr>
              <w:noProof/>
            </w:rPr>
          </w:r>
          <w:ins w:id="504" w:author="Francisco Garcia" w:date="2014-05-26T10:12:00Z">
            <w:r>
              <w:rPr>
                <w:noProof/>
              </w:rPr>
              <w:fldChar w:fldCharType="separate"/>
            </w:r>
            <w:r>
              <w:rPr>
                <w:noProof/>
              </w:rPr>
              <w:t>16</w:t>
            </w:r>
            <w:r>
              <w:rPr>
                <w:noProof/>
              </w:rPr>
              <w:fldChar w:fldCharType="end"/>
            </w:r>
          </w:ins>
        </w:p>
        <w:p w14:paraId="1A6BAD4E" w14:textId="77777777" w:rsidR="003245B3" w:rsidRDefault="003245B3">
          <w:pPr>
            <w:pStyle w:val="TM3"/>
            <w:tabs>
              <w:tab w:val="left" w:pos="1136"/>
              <w:tab w:val="right" w:leader="dot" w:pos="9062"/>
            </w:tabs>
            <w:rPr>
              <w:ins w:id="505" w:author="Francisco Garcia" w:date="2014-05-26T10:12:00Z"/>
              <w:rFonts w:eastAsiaTheme="minorEastAsia"/>
              <w:noProof/>
              <w:sz w:val="24"/>
              <w:szCs w:val="24"/>
              <w:lang w:val="fr-FR" w:eastAsia="ja-JP"/>
            </w:rPr>
          </w:pPr>
          <w:ins w:id="506" w:author="Francisco Garcia" w:date="2014-05-26T10:12:00Z">
            <w:r w:rsidRPr="001920B0">
              <w:rPr>
                <w:noProof/>
                <w:lang w:val="fr-FR"/>
              </w:rPr>
              <w:t>5.2.3</w:t>
            </w:r>
            <w:r>
              <w:rPr>
                <w:rFonts w:eastAsiaTheme="minorEastAsia"/>
                <w:noProof/>
                <w:sz w:val="24"/>
                <w:szCs w:val="24"/>
                <w:lang w:val="fr-FR" w:eastAsia="ja-JP"/>
              </w:rPr>
              <w:tab/>
            </w:r>
            <w:r w:rsidRPr="001920B0">
              <w:rPr>
                <w:noProof/>
                <w:lang w:val="fr-FR"/>
              </w:rPr>
              <w:t>Observateurs/Sujet</w:t>
            </w:r>
            <w:r>
              <w:rPr>
                <w:noProof/>
              </w:rPr>
              <w:tab/>
            </w:r>
            <w:r>
              <w:rPr>
                <w:noProof/>
              </w:rPr>
              <w:fldChar w:fldCharType="begin"/>
            </w:r>
            <w:r>
              <w:rPr>
                <w:noProof/>
              </w:rPr>
              <w:instrText xml:space="preserve"> PAGEREF _Toc262710573 \h </w:instrText>
            </w:r>
          </w:ins>
          <w:r>
            <w:rPr>
              <w:noProof/>
            </w:rPr>
          </w:r>
          <w:ins w:id="507" w:author="Francisco Garcia" w:date="2014-05-26T10:12:00Z">
            <w:r>
              <w:rPr>
                <w:noProof/>
              </w:rPr>
              <w:fldChar w:fldCharType="separate"/>
            </w:r>
            <w:r>
              <w:rPr>
                <w:noProof/>
              </w:rPr>
              <w:t>17</w:t>
            </w:r>
            <w:r>
              <w:rPr>
                <w:noProof/>
              </w:rPr>
              <w:fldChar w:fldCharType="end"/>
            </w:r>
          </w:ins>
        </w:p>
        <w:p w14:paraId="2FE445BB" w14:textId="77777777" w:rsidR="003245B3" w:rsidRDefault="003245B3">
          <w:pPr>
            <w:pStyle w:val="TM3"/>
            <w:tabs>
              <w:tab w:val="left" w:pos="1136"/>
              <w:tab w:val="right" w:leader="dot" w:pos="9062"/>
            </w:tabs>
            <w:rPr>
              <w:ins w:id="508" w:author="Francisco Garcia" w:date="2014-05-26T10:12:00Z"/>
              <w:rFonts w:eastAsiaTheme="minorEastAsia"/>
              <w:noProof/>
              <w:sz w:val="24"/>
              <w:szCs w:val="24"/>
              <w:lang w:val="fr-FR" w:eastAsia="ja-JP"/>
            </w:rPr>
          </w:pPr>
          <w:ins w:id="509" w:author="Francisco Garcia" w:date="2014-05-26T10:12:00Z">
            <w:r w:rsidRPr="001920B0">
              <w:rPr>
                <w:noProof/>
                <w:lang w:val="fr-FR"/>
              </w:rPr>
              <w:t>5.2.4</w:t>
            </w:r>
            <w:r>
              <w:rPr>
                <w:rFonts w:eastAsiaTheme="minorEastAsia"/>
                <w:noProof/>
                <w:sz w:val="24"/>
                <w:szCs w:val="24"/>
                <w:lang w:val="fr-FR" w:eastAsia="ja-JP"/>
              </w:rPr>
              <w:tab/>
            </w:r>
            <w:r w:rsidRPr="001920B0">
              <w:rPr>
                <w:noProof/>
                <w:lang w:val="fr-FR"/>
              </w:rPr>
              <w:t>AudioType et StreamType</w:t>
            </w:r>
            <w:r>
              <w:rPr>
                <w:noProof/>
              </w:rPr>
              <w:tab/>
            </w:r>
            <w:r>
              <w:rPr>
                <w:noProof/>
              </w:rPr>
              <w:fldChar w:fldCharType="begin"/>
            </w:r>
            <w:r>
              <w:rPr>
                <w:noProof/>
              </w:rPr>
              <w:instrText xml:space="preserve"> PAGEREF _Toc262710574 \h </w:instrText>
            </w:r>
          </w:ins>
          <w:r>
            <w:rPr>
              <w:noProof/>
            </w:rPr>
          </w:r>
          <w:ins w:id="510" w:author="Francisco Garcia" w:date="2014-05-26T10:12:00Z">
            <w:r>
              <w:rPr>
                <w:noProof/>
              </w:rPr>
              <w:fldChar w:fldCharType="separate"/>
            </w:r>
            <w:r>
              <w:rPr>
                <w:noProof/>
              </w:rPr>
              <w:t>19</w:t>
            </w:r>
            <w:r>
              <w:rPr>
                <w:noProof/>
              </w:rPr>
              <w:fldChar w:fldCharType="end"/>
            </w:r>
          </w:ins>
        </w:p>
        <w:p w14:paraId="6353D9D8" w14:textId="77777777" w:rsidR="003245B3" w:rsidRDefault="003245B3">
          <w:pPr>
            <w:pStyle w:val="TM3"/>
            <w:tabs>
              <w:tab w:val="left" w:pos="1136"/>
              <w:tab w:val="right" w:leader="dot" w:pos="9062"/>
            </w:tabs>
            <w:rPr>
              <w:ins w:id="511" w:author="Francisco Garcia" w:date="2014-05-26T10:12:00Z"/>
              <w:rFonts w:eastAsiaTheme="minorEastAsia"/>
              <w:noProof/>
              <w:sz w:val="24"/>
              <w:szCs w:val="24"/>
              <w:lang w:val="fr-FR" w:eastAsia="ja-JP"/>
            </w:rPr>
          </w:pPr>
          <w:ins w:id="512" w:author="Francisco Garcia" w:date="2014-05-26T10:12:00Z">
            <w:r w:rsidRPr="001920B0">
              <w:rPr>
                <w:noProof/>
                <w:lang w:val="fr-FR"/>
              </w:rPr>
              <w:t>5.2.5</w:t>
            </w:r>
            <w:r>
              <w:rPr>
                <w:rFonts w:eastAsiaTheme="minorEastAsia"/>
                <w:noProof/>
                <w:sz w:val="24"/>
                <w:szCs w:val="24"/>
                <w:lang w:val="fr-FR" w:eastAsia="ja-JP"/>
              </w:rPr>
              <w:tab/>
            </w:r>
            <w:r w:rsidRPr="001920B0">
              <w:rPr>
                <w:noProof/>
                <w:lang w:val="fr-FR"/>
              </w:rPr>
              <w:t>Stockage des webradios</w:t>
            </w:r>
            <w:r>
              <w:rPr>
                <w:noProof/>
              </w:rPr>
              <w:tab/>
            </w:r>
            <w:r>
              <w:rPr>
                <w:noProof/>
              </w:rPr>
              <w:fldChar w:fldCharType="begin"/>
            </w:r>
            <w:r>
              <w:rPr>
                <w:noProof/>
              </w:rPr>
              <w:instrText xml:space="preserve"> PAGEREF _Toc262710575 \h </w:instrText>
            </w:r>
          </w:ins>
          <w:r>
            <w:rPr>
              <w:noProof/>
            </w:rPr>
          </w:r>
          <w:ins w:id="513" w:author="Francisco Garcia" w:date="2014-05-26T10:12:00Z">
            <w:r>
              <w:rPr>
                <w:noProof/>
              </w:rPr>
              <w:fldChar w:fldCharType="separate"/>
            </w:r>
            <w:r>
              <w:rPr>
                <w:noProof/>
              </w:rPr>
              <w:t>20</w:t>
            </w:r>
            <w:r>
              <w:rPr>
                <w:noProof/>
              </w:rPr>
              <w:fldChar w:fldCharType="end"/>
            </w:r>
          </w:ins>
        </w:p>
        <w:p w14:paraId="22D9152D" w14:textId="77777777" w:rsidR="003245B3" w:rsidRDefault="003245B3">
          <w:pPr>
            <w:pStyle w:val="TM2"/>
            <w:tabs>
              <w:tab w:val="left" w:pos="749"/>
              <w:tab w:val="right" w:leader="dot" w:pos="9062"/>
            </w:tabs>
            <w:rPr>
              <w:ins w:id="514" w:author="Francisco Garcia" w:date="2014-05-26T10:12:00Z"/>
              <w:rFonts w:eastAsiaTheme="minorEastAsia"/>
              <w:noProof/>
              <w:sz w:val="24"/>
              <w:szCs w:val="24"/>
              <w:lang w:val="fr-FR" w:eastAsia="ja-JP"/>
            </w:rPr>
          </w:pPr>
          <w:ins w:id="515" w:author="Francisco Garcia" w:date="2014-05-26T10:12:00Z">
            <w:r w:rsidRPr="001920B0">
              <w:rPr>
                <w:noProof/>
                <w:lang w:val="fr-FR"/>
              </w:rPr>
              <w:t>5.3</w:t>
            </w:r>
            <w:r>
              <w:rPr>
                <w:rFonts w:eastAsiaTheme="minorEastAsia"/>
                <w:noProof/>
                <w:sz w:val="24"/>
                <w:szCs w:val="24"/>
                <w:lang w:val="fr-FR" w:eastAsia="ja-JP"/>
              </w:rPr>
              <w:tab/>
            </w:r>
            <w:r w:rsidRPr="001920B0">
              <w:rPr>
                <w:noProof/>
                <w:lang w:val="fr-FR"/>
              </w:rPr>
              <w:t>Base de données</w:t>
            </w:r>
            <w:r>
              <w:rPr>
                <w:noProof/>
              </w:rPr>
              <w:tab/>
            </w:r>
            <w:r>
              <w:rPr>
                <w:noProof/>
              </w:rPr>
              <w:fldChar w:fldCharType="begin"/>
            </w:r>
            <w:r>
              <w:rPr>
                <w:noProof/>
              </w:rPr>
              <w:instrText xml:space="preserve"> PAGEREF _Toc262710576 \h </w:instrText>
            </w:r>
          </w:ins>
          <w:r>
            <w:rPr>
              <w:noProof/>
            </w:rPr>
          </w:r>
          <w:ins w:id="516" w:author="Francisco Garcia" w:date="2014-05-26T10:12:00Z">
            <w:r>
              <w:rPr>
                <w:noProof/>
              </w:rPr>
              <w:fldChar w:fldCharType="separate"/>
            </w:r>
            <w:r>
              <w:rPr>
                <w:noProof/>
              </w:rPr>
              <w:t>20</w:t>
            </w:r>
            <w:r>
              <w:rPr>
                <w:noProof/>
              </w:rPr>
              <w:fldChar w:fldCharType="end"/>
            </w:r>
          </w:ins>
        </w:p>
        <w:p w14:paraId="7D0E33CA" w14:textId="77777777" w:rsidR="003245B3" w:rsidRDefault="003245B3">
          <w:pPr>
            <w:pStyle w:val="TM3"/>
            <w:tabs>
              <w:tab w:val="left" w:pos="1136"/>
              <w:tab w:val="right" w:leader="dot" w:pos="9062"/>
            </w:tabs>
            <w:rPr>
              <w:ins w:id="517" w:author="Francisco Garcia" w:date="2014-05-26T10:12:00Z"/>
              <w:rFonts w:eastAsiaTheme="minorEastAsia"/>
              <w:noProof/>
              <w:sz w:val="24"/>
              <w:szCs w:val="24"/>
              <w:lang w:val="fr-FR" w:eastAsia="ja-JP"/>
            </w:rPr>
          </w:pPr>
          <w:ins w:id="518" w:author="Francisco Garcia" w:date="2014-05-26T10:12:00Z">
            <w:r w:rsidRPr="001920B0">
              <w:rPr>
                <w:noProof/>
                <w:lang w:val="fr-FR"/>
              </w:rPr>
              <w:t>5.3.1</w:t>
            </w:r>
            <w:r>
              <w:rPr>
                <w:rFonts w:eastAsiaTheme="minorEastAsia"/>
                <w:noProof/>
                <w:sz w:val="24"/>
                <w:szCs w:val="24"/>
                <w:lang w:val="fr-FR" w:eastAsia="ja-JP"/>
              </w:rPr>
              <w:tab/>
            </w:r>
            <w:r w:rsidRPr="001920B0">
              <w:rPr>
                <w:noProof/>
                <w:lang w:val="fr-FR"/>
              </w:rPr>
              <w:t>SQLite</w:t>
            </w:r>
            <w:r>
              <w:rPr>
                <w:noProof/>
              </w:rPr>
              <w:tab/>
            </w:r>
            <w:r>
              <w:rPr>
                <w:noProof/>
              </w:rPr>
              <w:fldChar w:fldCharType="begin"/>
            </w:r>
            <w:r>
              <w:rPr>
                <w:noProof/>
              </w:rPr>
              <w:instrText xml:space="preserve"> PAGEREF _Toc262710577 \h </w:instrText>
            </w:r>
          </w:ins>
          <w:r>
            <w:rPr>
              <w:noProof/>
            </w:rPr>
          </w:r>
          <w:ins w:id="519" w:author="Francisco Garcia" w:date="2014-05-26T10:12:00Z">
            <w:r>
              <w:rPr>
                <w:noProof/>
              </w:rPr>
              <w:fldChar w:fldCharType="separate"/>
            </w:r>
            <w:r>
              <w:rPr>
                <w:noProof/>
              </w:rPr>
              <w:t>20</w:t>
            </w:r>
            <w:r>
              <w:rPr>
                <w:noProof/>
              </w:rPr>
              <w:fldChar w:fldCharType="end"/>
            </w:r>
          </w:ins>
        </w:p>
        <w:p w14:paraId="24E5C16C" w14:textId="77777777" w:rsidR="003245B3" w:rsidRDefault="003245B3">
          <w:pPr>
            <w:pStyle w:val="TM3"/>
            <w:tabs>
              <w:tab w:val="left" w:pos="1136"/>
              <w:tab w:val="right" w:leader="dot" w:pos="9062"/>
            </w:tabs>
            <w:rPr>
              <w:ins w:id="520" w:author="Francisco Garcia" w:date="2014-05-26T10:12:00Z"/>
              <w:rFonts w:eastAsiaTheme="minorEastAsia"/>
              <w:noProof/>
              <w:sz w:val="24"/>
              <w:szCs w:val="24"/>
              <w:lang w:val="fr-FR" w:eastAsia="ja-JP"/>
            </w:rPr>
          </w:pPr>
          <w:ins w:id="521" w:author="Francisco Garcia" w:date="2014-05-26T10:12:00Z">
            <w:r w:rsidRPr="001920B0">
              <w:rPr>
                <w:noProof/>
                <w:lang w:val="fr-FR"/>
              </w:rPr>
              <w:t>5.3.2</w:t>
            </w:r>
            <w:r>
              <w:rPr>
                <w:rFonts w:eastAsiaTheme="minorEastAsia"/>
                <w:noProof/>
                <w:sz w:val="24"/>
                <w:szCs w:val="24"/>
                <w:lang w:val="fr-FR" w:eastAsia="ja-JP"/>
              </w:rPr>
              <w:tab/>
            </w:r>
            <w:r w:rsidRPr="001920B0">
              <w:rPr>
                <w:noProof/>
                <w:lang w:val="fr-FR"/>
              </w:rPr>
              <w:t>Utilisation</w:t>
            </w:r>
            <w:r>
              <w:rPr>
                <w:noProof/>
              </w:rPr>
              <w:tab/>
            </w:r>
            <w:r>
              <w:rPr>
                <w:noProof/>
              </w:rPr>
              <w:fldChar w:fldCharType="begin"/>
            </w:r>
            <w:r>
              <w:rPr>
                <w:noProof/>
              </w:rPr>
              <w:instrText xml:space="preserve"> PAGEREF _Toc262710578 \h </w:instrText>
            </w:r>
          </w:ins>
          <w:r>
            <w:rPr>
              <w:noProof/>
            </w:rPr>
          </w:r>
          <w:ins w:id="522" w:author="Francisco Garcia" w:date="2014-05-26T10:12:00Z">
            <w:r>
              <w:rPr>
                <w:noProof/>
              </w:rPr>
              <w:fldChar w:fldCharType="separate"/>
            </w:r>
            <w:r>
              <w:rPr>
                <w:noProof/>
              </w:rPr>
              <w:t>20</w:t>
            </w:r>
            <w:r>
              <w:rPr>
                <w:noProof/>
              </w:rPr>
              <w:fldChar w:fldCharType="end"/>
            </w:r>
          </w:ins>
        </w:p>
        <w:p w14:paraId="1D3A1B96" w14:textId="77777777" w:rsidR="003245B3" w:rsidRDefault="003245B3">
          <w:pPr>
            <w:pStyle w:val="TM3"/>
            <w:tabs>
              <w:tab w:val="left" w:pos="1136"/>
              <w:tab w:val="right" w:leader="dot" w:pos="9062"/>
            </w:tabs>
            <w:rPr>
              <w:ins w:id="523" w:author="Francisco Garcia" w:date="2014-05-26T10:12:00Z"/>
              <w:rFonts w:eastAsiaTheme="minorEastAsia"/>
              <w:noProof/>
              <w:sz w:val="24"/>
              <w:szCs w:val="24"/>
              <w:lang w:val="fr-FR" w:eastAsia="ja-JP"/>
            </w:rPr>
          </w:pPr>
          <w:ins w:id="524" w:author="Francisco Garcia" w:date="2014-05-26T10:12:00Z">
            <w:r w:rsidRPr="001920B0">
              <w:rPr>
                <w:noProof/>
                <w:lang w:val="fr-FR"/>
              </w:rPr>
              <w:t>5.3.3</w:t>
            </w:r>
            <w:r>
              <w:rPr>
                <w:rFonts w:eastAsiaTheme="minorEastAsia"/>
                <w:noProof/>
                <w:sz w:val="24"/>
                <w:szCs w:val="24"/>
                <w:lang w:val="fr-FR" w:eastAsia="ja-JP"/>
              </w:rPr>
              <w:tab/>
            </w:r>
            <w:r w:rsidRPr="001920B0">
              <w:rPr>
                <w:noProof/>
                <w:lang w:val="fr-FR"/>
              </w:rPr>
              <w:t>Suppression en cascade</w:t>
            </w:r>
            <w:r>
              <w:rPr>
                <w:noProof/>
              </w:rPr>
              <w:tab/>
            </w:r>
            <w:r>
              <w:rPr>
                <w:noProof/>
              </w:rPr>
              <w:fldChar w:fldCharType="begin"/>
            </w:r>
            <w:r>
              <w:rPr>
                <w:noProof/>
              </w:rPr>
              <w:instrText xml:space="preserve"> PAGEREF _Toc262710579 \h </w:instrText>
            </w:r>
          </w:ins>
          <w:r>
            <w:rPr>
              <w:noProof/>
            </w:rPr>
          </w:r>
          <w:ins w:id="525" w:author="Francisco Garcia" w:date="2014-05-26T10:12:00Z">
            <w:r>
              <w:rPr>
                <w:noProof/>
              </w:rPr>
              <w:fldChar w:fldCharType="separate"/>
            </w:r>
            <w:r>
              <w:rPr>
                <w:noProof/>
              </w:rPr>
              <w:t>21</w:t>
            </w:r>
            <w:r>
              <w:rPr>
                <w:noProof/>
              </w:rPr>
              <w:fldChar w:fldCharType="end"/>
            </w:r>
          </w:ins>
        </w:p>
        <w:p w14:paraId="59410AAE" w14:textId="77777777" w:rsidR="003245B3" w:rsidRDefault="003245B3">
          <w:pPr>
            <w:pStyle w:val="TM3"/>
            <w:tabs>
              <w:tab w:val="left" w:pos="1136"/>
              <w:tab w:val="right" w:leader="dot" w:pos="9062"/>
            </w:tabs>
            <w:rPr>
              <w:ins w:id="526" w:author="Francisco Garcia" w:date="2014-05-26T10:12:00Z"/>
              <w:rFonts w:eastAsiaTheme="minorEastAsia"/>
              <w:noProof/>
              <w:sz w:val="24"/>
              <w:szCs w:val="24"/>
              <w:lang w:val="fr-FR" w:eastAsia="ja-JP"/>
            </w:rPr>
          </w:pPr>
          <w:ins w:id="527" w:author="Francisco Garcia" w:date="2014-05-26T10:12:00Z">
            <w:r w:rsidRPr="001920B0">
              <w:rPr>
                <w:noProof/>
                <w:lang w:val="fr-FR"/>
              </w:rPr>
              <w:t>5.3.4</w:t>
            </w:r>
            <w:r>
              <w:rPr>
                <w:rFonts w:eastAsiaTheme="minorEastAsia"/>
                <w:noProof/>
                <w:sz w:val="24"/>
                <w:szCs w:val="24"/>
                <w:lang w:val="fr-FR" w:eastAsia="ja-JP"/>
              </w:rPr>
              <w:tab/>
            </w:r>
            <w:r w:rsidRPr="001920B0">
              <w:rPr>
                <w:noProof/>
                <w:lang w:val="fr-FR"/>
              </w:rPr>
              <w:t>Schéma</w:t>
            </w:r>
            <w:r>
              <w:rPr>
                <w:noProof/>
              </w:rPr>
              <w:tab/>
            </w:r>
            <w:r>
              <w:rPr>
                <w:noProof/>
              </w:rPr>
              <w:fldChar w:fldCharType="begin"/>
            </w:r>
            <w:r>
              <w:rPr>
                <w:noProof/>
              </w:rPr>
              <w:instrText xml:space="preserve"> PAGEREF _Toc262710580 \h </w:instrText>
            </w:r>
          </w:ins>
          <w:r>
            <w:rPr>
              <w:noProof/>
            </w:rPr>
          </w:r>
          <w:ins w:id="528" w:author="Francisco Garcia" w:date="2014-05-26T10:12:00Z">
            <w:r>
              <w:rPr>
                <w:noProof/>
              </w:rPr>
              <w:fldChar w:fldCharType="separate"/>
            </w:r>
            <w:r>
              <w:rPr>
                <w:noProof/>
              </w:rPr>
              <w:t>21</w:t>
            </w:r>
            <w:r>
              <w:rPr>
                <w:noProof/>
              </w:rPr>
              <w:fldChar w:fldCharType="end"/>
            </w:r>
          </w:ins>
        </w:p>
        <w:p w14:paraId="2F43901A" w14:textId="77777777" w:rsidR="003245B3" w:rsidRDefault="003245B3">
          <w:pPr>
            <w:pStyle w:val="TM3"/>
            <w:tabs>
              <w:tab w:val="left" w:pos="1136"/>
              <w:tab w:val="right" w:leader="dot" w:pos="9062"/>
            </w:tabs>
            <w:rPr>
              <w:ins w:id="529" w:author="Francisco Garcia" w:date="2014-05-26T10:12:00Z"/>
              <w:rFonts w:eastAsiaTheme="minorEastAsia"/>
              <w:noProof/>
              <w:sz w:val="24"/>
              <w:szCs w:val="24"/>
              <w:lang w:val="fr-FR" w:eastAsia="ja-JP"/>
            </w:rPr>
          </w:pPr>
          <w:ins w:id="530" w:author="Francisco Garcia" w:date="2014-05-26T10:12:00Z">
            <w:r w:rsidRPr="001920B0">
              <w:rPr>
                <w:noProof/>
                <w:lang w:val="fr-FR"/>
              </w:rPr>
              <w:t>5.3.5</w:t>
            </w:r>
            <w:r>
              <w:rPr>
                <w:rFonts w:eastAsiaTheme="minorEastAsia"/>
                <w:noProof/>
                <w:sz w:val="24"/>
                <w:szCs w:val="24"/>
                <w:lang w:val="fr-FR" w:eastAsia="ja-JP"/>
              </w:rPr>
              <w:tab/>
            </w:r>
            <w:r w:rsidRPr="001920B0">
              <w:rPr>
                <w:noProof/>
                <w:lang w:val="fr-FR"/>
              </w:rPr>
              <w:t>Twebradio</w:t>
            </w:r>
            <w:r>
              <w:rPr>
                <w:noProof/>
              </w:rPr>
              <w:tab/>
            </w:r>
            <w:r>
              <w:rPr>
                <w:noProof/>
              </w:rPr>
              <w:fldChar w:fldCharType="begin"/>
            </w:r>
            <w:r>
              <w:rPr>
                <w:noProof/>
              </w:rPr>
              <w:instrText xml:space="preserve"> PAGEREF _Toc262710581 \h </w:instrText>
            </w:r>
          </w:ins>
          <w:r>
            <w:rPr>
              <w:noProof/>
            </w:rPr>
          </w:r>
          <w:ins w:id="531" w:author="Francisco Garcia" w:date="2014-05-26T10:12:00Z">
            <w:r>
              <w:rPr>
                <w:noProof/>
              </w:rPr>
              <w:fldChar w:fldCharType="separate"/>
            </w:r>
            <w:r>
              <w:rPr>
                <w:noProof/>
              </w:rPr>
              <w:t>22</w:t>
            </w:r>
            <w:r>
              <w:rPr>
                <w:noProof/>
              </w:rPr>
              <w:fldChar w:fldCharType="end"/>
            </w:r>
          </w:ins>
        </w:p>
        <w:p w14:paraId="4DFBF595" w14:textId="77777777" w:rsidR="003245B3" w:rsidRDefault="003245B3">
          <w:pPr>
            <w:pStyle w:val="TM3"/>
            <w:tabs>
              <w:tab w:val="left" w:pos="1136"/>
              <w:tab w:val="right" w:leader="dot" w:pos="9062"/>
            </w:tabs>
            <w:rPr>
              <w:ins w:id="532" w:author="Francisco Garcia" w:date="2014-05-26T10:12:00Z"/>
              <w:rFonts w:eastAsiaTheme="minorEastAsia"/>
              <w:noProof/>
              <w:sz w:val="24"/>
              <w:szCs w:val="24"/>
              <w:lang w:val="fr-FR" w:eastAsia="ja-JP"/>
            </w:rPr>
          </w:pPr>
          <w:ins w:id="533" w:author="Francisco Garcia" w:date="2014-05-26T10:12:00Z">
            <w:r w:rsidRPr="001920B0">
              <w:rPr>
                <w:noProof/>
                <w:lang w:val="fr-FR"/>
              </w:rPr>
              <w:t>5.3.6</w:t>
            </w:r>
            <w:r>
              <w:rPr>
                <w:rFonts w:eastAsiaTheme="minorEastAsia"/>
                <w:noProof/>
                <w:sz w:val="24"/>
                <w:szCs w:val="24"/>
                <w:lang w:val="fr-FR" w:eastAsia="ja-JP"/>
              </w:rPr>
              <w:tab/>
            </w:r>
            <w:r w:rsidRPr="001920B0">
              <w:rPr>
                <w:noProof/>
                <w:lang w:val="fr-FR"/>
              </w:rPr>
              <w:t>Tsever</w:t>
            </w:r>
            <w:r>
              <w:rPr>
                <w:noProof/>
              </w:rPr>
              <w:tab/>
            </w:r>
            <w:r>
              <w:rPr>
                <w:noProof/>
              </w:rPr>
              <w:fldChar w:fldCharType="begin"/>
            </w:r>
            <w:r>
              <w:rPr>
                <w:noProof/>
              </w:rPr>
              <w:instrText xml:space="preserve"> PAGEREF _Toc262710582 \h </w:instrText>
            </w:r>
          </w:ins>
          <w:r>
            <w:rPr>
              <w:noProof/>
            </w:rPr>
          </w:r>
          <w:ins w:id="534" w:author="Francisco Garcia" w:date="2014-05-26T10:12:00Z">
            <w:r>
              <w:rPr>
                <w:noProof/>
              </w:rPr>
              <w:fldChar w:fldCharType="separate"/>
            </w:r>
            <w:r>
              <w:rPr>
                <w:noProof/>
              </w:rPr>
              <w:t>22</w:t>
            </w:r>
            <w:r>
              <w:rPr>
                <w:noProof/>
              </w:rPr>
              <w:fldChar w:fldCharType="end"/>
            </w:r>
          </w:ins>
        </w:p>
        <w:p w14:paraId="5609418D" w14:textId="77777777" w:rsidR="003245B3" w:rsidRDefault="003245B3">
          <w:pPr>
            <w:pStyle w:val="TM3"/>
            <w:tabs>
              <w:tab w:val="left" w:pos="1136"/>
              <w:tab w:val="right" w:leader="dot" w:pos="9062"/>
            </w:tabs>
            <w:rPr>
              <w:ins w:id="535" w:author="Francisco Garcia" w:date="2014-05-26T10:12:00Z"/>
              <w:rFonts w:eastAsiaTheme="minorEastAsia"/>
              <w:noProof/>
              <w:sz w:val="24"/>
              <w:szCs w:val="24"/>
              <w:lang w:val="fr-FR" w:eastAsia="ja-JP"/>
            </w:rPr>
          </w:pPr>
          <w:ins w:id="536" w:author="Francisco Garcia" w:date="2014-05-26T10:12:00Z">
            <w:r w:rsidRPr="001920B0">
              <w:rPr>
                <w:noProof/>
                <w:lang w:val="fr-FR"/>
              </w:rPr>
              <w:t>5.3.7</w:t>
            </w:r>
            <w:r>
              <w:rPr>
                <w:rFonts w:eastAsiaTheme="minorEastAsia"/>
                <w:noProof/>
                <w:sz w:val="24"/>
                <w:szCs w:val="24"/>
                <w:lang w:val="fr-FR" w:eastAsia="ja-JP"/>
              </w:rPr>
              <w:tab/>
            </w:r>
            <w:r w:rsidRPr="001920B0">
              <w:rPr>
                <w:noProof/>
                <w:lang w:val="fr-FR"/>
              </w:rPr>
              <w:t>Tcalendar</w:t>
            </w:r>
            <w:r>
              <w:rPr>
                <w:noProof/>
              </w:rPr>
              <w:tab/>
            </w:r>
            <w:r>
              <w:rPr>
                <w:noProof/>
              </w:rPr>
              <w:fldChar w:fldCharType="begin"/>
            </w:r>
            <w:r>
              <w:rPr>
                <w:noProof/>
              </w:rPr>
              <w:instrText xml:space="preserve"> PAGEREF _Toc262710583 \h </w:instrText>
            </w:r>
          </w:ins>
          <w:r>
            <w:rPr>
              <w:noProof/>
            </w:rPr>
          </w:r>
          <w:ins w:id="537" w:author="Francisco Garcia" w:date="2014-05-26T10:12:00Z">
            <w:r>
              <w:rPr>
                <w:noProof/>
              </w:rPr>
              <w:fldChar w:fldCharType="separate"/>
            </w:r>
            <w:r>
              <w:rPr>
                <w:noProof/>
              </w:rPr>
              <w:t>22</w:t>
            </w:r>
            <w:r>
              <w:rPr>
                <w:noProof/>
              </w:rPr>
              <w:fldChar w:fldCharType="end"/>
            </w:r>
          </w:ins>
        </w:p>
        <w:p w14:paraId="3C2491B1" w14:textId="77777777" w:rsidR="003245B3" w:rsidRDefault="003245B3">
          <w:pPr>
            <w:pStyle w:val="TM3"/>
            <w:tabs>
              <w:tab w:val="left" w:pos="1136"/>
              <w:tab w:val="right" w:leader="dot" w:pos="9062"/>
            </w:tabs>
            <w:rPr>
              <w:ins w:id="538" w:author="Francisco Garcia" w:date="2014-05-26T10:12:00Z"/>
              <w:rFonts w:eastAsiaTheme="minorEastAsia"/>
              <w:noProof/>
              <w:sz w:val="24"/>
              <w:szCs w:val="24"/>
              <w:lang w:val="fr-FR" w:eastAsia="ja-JP"/>
            </w:rPr>
          </w:pPr>
          <w:ins w:id="539" w:author="Francisco Garcia" w:date="2014-05-26T10:12:00Z">
            <w:r w:rsidRPr="001920B0">
              <w:rPr>
                <w:noProof/>
                <w:lang w:val="fr-FR"/>
              </w:rPr>
              <w:t>5.3.8</w:t>
            </w:r>
            <w:r>
              <w:rPr>
                <w:rFonts w:eastAsiaTheme="minorEastAsia"/>
                <w:noProof/>
                <w:sz w:val="24"/>
                <w:szCs w:val="24"/>
                <w:lang w:val="fr-FR" w:eastAsia="ja-JP"/>
              </w:rPr>
              <w:tab/>
            </w:r>
            <w:r w:rsidRPr="001920B0">
              <w:rPr>
                <w:noProof/>
                <w:lang w:val="fr-FR"/>
              </w:rPr>
              <w:t>Tcalendarevent</w:t>
            </w:r>
            <w:r>
              <w:rPr>
                <w:noProof/>
              </w:rPr>
              <w:tab/>
            </w:r>
            <w:r>
              <w:rPr>
                <w:noProof/>
              </w:rPr>
              <w:fldChar w:fldCharType="begin"/>
            </w:r>
            <w:r>
              <w:rPr>
                <w:noProof/>
              </w:rPr>
              <w:instrText xml:space="preserve"> PAGEREF _Toc262710584 \h </w:instrText>
            </w:r>
          </w:ins>
          <w:r>
            <w:rPr>
              <w:noProof/>
            </w:rPr>
          </w:r>
          <w:ins w:id="540" w:author="Francisco Garcia" w:date="2014-05-26T10:12:00Z">
            <w:r>
              <w:rPr>
                <w:noProof/>
              </w:rPr>
              <w:fldChar w:fldCharType="separate"/>
            </w:r>
            <w:r>
              <w:rPr>
                <w:noProof/>
              </w:rPr>
              <w:t>22</w:t>
            </w:r>
            <w:r>
              <w:rPr>
                <w:noProof/>
              </w:rPr>
              <w:fldChar w:fldCharType="end"/>
            </w:r>
          </w:ins>
        </w:p>
        <w:p w14:paraId="61F61A7A" w14:textId="77777777" w:rsidR="003245B3" w:rsidRDefault="003245B3">
          <w:pPr>
            <w:pStyle w:val="TM3"/>
            <w:tabs>
              <w:tab w:val="left" w:pos="1136"/>
              <w:tab w:val="right" w:leader="dot" w:pos="9062"/>
            </w:tabs>
            <w:rPr>
              <w:ins w:id="541" w:author="Francisco Garcia" w:date="2014-05-26T10:12:00Z"/>
              <w:rFonts w:eastAsiaTheme="minorEastAsia"/>
              <w:noProof/>
              <w:sz w:val="24"/>
              <w:szCs w:val="24"/>
              <w:lang w:val="fr-FR" w:eastAsia="ja-JP"/>
            </w:rPr>
          </w:pPr>
          <w:ins w:id="542" w:author="Francisco Garcia" w:date="2014-05-26T10:12:00Z">
            <w:r w:rsidRPr="001920B0">
              <w:rPr>
                <w:noProof/>
                <w:lang w:val="fr-FR"/>
              </w:rPr>
              <w:t>5.3.9</w:t>
            </w:r>
            <w:r>
              <w:rPr>
                <w:rFonts w:eastAsiaTheme="minorEastAsia"/>
                <w:noProof/>
                <w:sz w:val="24"/>
                <w:szCs w:val="24"/>
                <w:lang w:val="fr-FR" w:eastAsia="ja-JP"/>
              </w:rPr>
              <w:tab/>
            </w:r>
            <w:r w:rsidRPr="001920B0">
              <w:rPr>
                <w:noProof/>
                <w:lang w:val="fr-FR"/>
              </w:rPr>
              <w:t>Tplaylist</w:t>
            </w:r>
            <w:r>
              <w:rPr>
                <w:noProof/>
              </w:rPr>
              <w:tab/>
            </w:r>
            <w:r>
              <w:rPr>
                <w:noProof/>
              </w:rPr>
              <w:fldChar w:fldCharType="begin"/>
            </w:r>
            <w:r>
              <w:rPr>
                <w:noProof/>
              </w:rPr>
              <w:instrText xml:space="preserve"> PAGEREF _Toc262710585 \h </w:instrText>
            </w:r>
          </w:ins>
          <w:r>
            <w:rPr>
              <w:noProof/>
            </w:rPr>
          </w:r>
          <w:ins w:id="543" w:author="Francisco Garcia" w:date="2014-05-26T10:12:00Z">
            <w:r>
              <w:rPr>
                <w:noProof/>
              </w:rPr>
              <w:fldChar w:fldCharType="separate"/>
            </w:r>
            <w:r>
              <w:rPr>
                <w:noProof/>
              </w:rPr>
              <w:t>23</w:t>
            </w:r>
            <w:r>
              <w:rPr>
                <w:noProof/>
              </w:rPr>
              <w:fldChar w:fldCharType="end"/>
            </w:r>
          </w:ins>
        </w:p>
        <w:p w14:paraId="396298BB" w14:textId="77777777" w:rsidR="003245B3" w:rsidRDefault="003245B3">
          <w:pPr>
            <w:pStyle w:val="TM3"/>
            <w:tabs>
              <w:tab w:val="left" w:pos="1258"/>
              <w:tab w:val="right" w:leader="dot" w:pos="9062"/>
            </w:tabs>
            <w:rPr>
              <w:ins w:id="544" w:author="Francisco Garcia" w:date="2014-05-26T10:12:00Z"/>
              <w:rFonts w:eastAsiaTheme="minorEastAsia"/>
              <w:noProof/>
              <w:sz w:val="24"/>
              <w:szCs w:val="24"/>
              <w:lang w:val="fr-FR" w:eastAsia="ja-JP"/>
            </w:rPr>
          </w:pPr>
          <w:ins w:id="545" w:author="Francisco Garcia" w:date="2014-05-26T10:12:00Z">
            <w:r w:rsidRPr="001920B0">
              <w:rPr>
                <w:noProof/>
                <w:lang w:val="fr-FR"/>
              </w:rPr>
              <w:t>5.3.10</w:t>
            </w:r>
            <w:r>
              <w:rPr>
                <w:rFonts w:eastAsiaTheme="minorEastAsia"/>
                <w:noProof/>
                <w:sz w:val="24"/>
                <w:szCs w:val="24"/>
                <w:lang w:val="fr-FR" w:eastAsia="ja-JP"/>
              </w:rPr>
              <w:tab/>
            </w:r>
            <w:r w:rsidRPr="001920B0">
              <w:rPr>
                <w:noProof/>
                <w:lang w:val="fr-FR"/>
              </w:rPr>
              <w:t>Taudiotype</w:t>
            </w:r>
            <w:r>
              <w:rPr>
                <w:noProof/>
              </w:rPr>
              <w:tab/>
            </w:r>
            <w:r>
              <w:rPr>
                <w:noProof/>
              </w:rPr>
              <w:fldChar w:fldCharType="begin"/>
            </w:r>
            <w:r>
              <w:rPr>
                <w:noProof/>
              </w:rPr>
              <w:instrText xml:space="preserve"> PAGEREF _Toc262710586 \h </w:instrText>
            </w:r>
          </w:ins>
          <w:r>
            <w:rPr>
              <w:noProof/>
            </w:rPr>
          </w:r>
          <w:ins w:id="546" w:author="Francisco Garcia" w:date="2014-05-26T10:12:00Z">
            <w:r>
              <w:rPr>
                <w:noProof/>
              </w:rPr>
              <w:fldChar w:fldCharType="separate"/>
            </w:r>
            <w:r>
              <w:rPr>
                <w:noProof/>
              </w:rPr>
              <w:t>23</w:t>
            </w:r>
            <w:r>
              <w:rPr>
                <w:noProof/>
              </w:rPr>
              <w:fldChar w:fldCharType="end"/>
            </w:r>
          </w:ins>
        </w:p>
        <w:p w14:paraId="168A12AE" w14:textId="77777777" w:rsidR="003245B3" w:rsidRDefault="003245B3">
          <w:pPr>
            <w:pStyle w:val="TM3"/>
            <w:tabs>
              <w:tab w:val="left" w:pos="1258"/>
              <w:tab w:val="right" w:leader="dot" w:pos="9062"/>
            </w:tabs>
            <w:rPr>
              <w:ins w:id="547" w:author="Francisco Garcia" w:date="2014-05-26T10:12:00Z"/>
              <w:rFonts w:eastAsiaTheme="minorEastAsia"/>
              <w:noProof/>
              <w:sz w:val="24"/>
              <w:szCs w:val="24"/>
              <w:lang w:val="fr-FR" w:eastAsia="ja-JP"/>
            </w:rPr>
          </w:pPr>
          <w:ins w:id="548" w:author="Francisco Garcia" w:date="2014-05-26T10:12:00Z">
            <w:r w:rsidRPr="001920B0">
              <w:rPr>
                <w:noProof/>
                <w:lang w:val="fr-FR"/>
              </w:rPr>
              <w:t>5.3.11</w:t>
            </w:r>
            <w:r>
              <w:rPr>
                <w:rFonts w:eastAsiaTheme="minorEastAsia"/>
                <w:noProof/>
                <w:sz w:val="24"/>
                <w:szCs w:val="24"/>
                <w:lang w:val="fr-FR" w:eastAsia="ja-JP"/>
              </w:rPr>
              <w:tab/>
            </w:r>
            <w:r w:rsidRPr="001920B0">
              <w:rPr>
                <w:noProof/>
                <w:lang w:val="fr-FR"/>
              </w:rPr>
              <w:t>Tmusic</w:t>
            </w:r>
            <w:r>
              <w:rPr>
                <w:noProof/>
              </w:rPr>
              <w:tab/>
            </w:r>
            <w:r>
              <w:rPr>
                <w:noProof/>
              </w:rPr>
              <w:fldChar w:fldCharType="begin"/>
            </w:r>
            <w:r>
              <w:rPr>
                <w:noProof/>
              </w:rPr>
              <w:instrText xml:space="preserve"> PAGEREF _Toc262710587 \h </w:instrText>
            </w:r>
          </w:ins>
          <w:r>
            <w:rPr>
              <w:noProof/>
            </w:rPr>
          </w:r>
          <w:ins w:id="549" w:author="Francisco Garcia" w:date="2014-05-26T10:12:00Z">
            <w:r>
              <w:rPr>
                <w:noProof/>
              </w:rPr>
              <w:fldChar w:fldCharType="separate"/>
            </w:r>
            <w:r>
              <w:rPr>
                <w:noProof/>
              </w:rPr>
              <w:t>23</w:t>
            </w:r>
            <w:r>
              <w:rPr>
                <w:noProof/>
              </w:rPr>
              <w:fldChar w:fldCharType="end"/>
            </w:r>
          </w:ins>
        </w:p>
        <w:p w14:paraId="49FB6165" w14:textId="77777777" w:rsidR="003245B3" w:rsidRDefault="003245B3">
          <w:pPr>
            <w:pStyle w:val="TM3"/>
            <w:tabs>
              <w:tab w:val="left" w:pos="1258"/>
              <w:tab w:val="right" w:leader="dot" w:pos="9062"/>
            </w:tabs>
            <w:rPr>
              <w:ins w:id="550" w:author="Francisco Garcia" w:date="2014-05-26T10:12:00Z"/>
              <w:rFonts w:eastAsiaTheme="minorEastAsia"/>
              <w:noProof/>
              <w:sz w:val="24"/>
              <w:szCs w:val="24"/>
              <w:lang w:val="fr-FR" w:eastAsia="ja-JP"/>
            </w:rPr>
          </w:pPr>
          <w:ins w:id="551" w:author="Francisco Garcia" w:date="2014-05-26T10:12:00Z">
            <w:r w:rsidRPr="001920B0">
              <w:rPr>
                <w:noProof/>
                <w:lang w:val="fr-FR"/>
              </w:rPr>
              <w:t>5.3.12</w:t>
            </w:r>
            <w:r>
              <w:rPr>
                <w:rFonts w:eastAsiaTheme="minorEastAsia"/>
                <w:noProof/>
                <w:sz w:val="24"/>
                <w:szCs w:val="24"/>
                <w:lang w:val="fr-FR" w:eastAsia="ja-JP"/>
              </w:rPr>
              <w:tab/>
            </w:r>
            <w:r w:rsidRPr="001920B0">
              <w:rPr>
                <w:noProof/>
                <w:lang w:val="fr-FR"/>
              </w:rPr>
              <w:t>Tgender</w:t>
            </w:r>
            <w:r>
              <w:rPr>
                <w:noProof/>
              </w:rPr>
              <w:tab/>
            </w:r>
            <w:r>
              <w:rPr>
                <w:noProof/>
              </w:rPr>
              <w:fldChar w:fldCharType="begin"/>
            </w:r>
            <w:r>
              <w:rPr>
                <w:noProof/>
              </w:rPr>
              <w:instrText xml:space="preserve"> PAGEREF _Toc262710588 \h </w:instrText>
            </w:r>
          </w:ins>
          <w:r>
            <w:rPr>
              <w:noProof/>
            </w:rPr>
          </w:r>
          <w:ins w:id="552" w:author="Francisco Garcia" w:date="2014-05-26T10:12:00Z">
            <w:r>
              <w:rPr>
                <w:noProof/>
              </w:rPr>
              <w:fldChar w:fldCharType="separate"/>
            </w:r>
            <w:r>
              <w:rPr>
                <w:noProof/>
              </w:rPr>
              <w:t>24</w:t>
            </w:r>
            <w:r>
              <w:rPr>
                <w:noProof/>
              </w:rPr>
              <w:fldChar w:fldCharType="end"/>
            </w:r>
          </w:ins>
        </w:p>
        <w:p w14:paraId="4BD444C5" w14:textId="77777777" w:rsidR="003245B3" w:rsidRDefault="003245B3">
          <w:pPr>
            <w:pStyle w:val="TM3"/>
            <w:tabs>
              <w:tab w:val="left" w:pos="1258"/>
              <w:tab w:val="right" w:leader="dot" w:pos="9062"/>
            </w:tabs>
            <w:rPr>
              <w:ins w:id="553" w:author="Francisco Garcia" w:date="2014-05-26T10:12:00Z"/>
              <w:rFonts w:eastAsiaTheme="minorEastAsia"/>
              <w:noProof/>
              <w:sz w:val="24"/>
              <w:szCs w:val="24"/>
              <w:lang w:val="fr-FR" w:eastAsia="ja-JP"/>
            </w:rPr>
          </w:pPr>
          <w:ins w:id="554" w:author="Francisco Garcia" w:date="2014-05-26T10:12:00Z">
            <w:r w:rsidRPr="001920B0">
              <w:rPr>
                <w:noProof/>
                <w:lang w:val="fr-FR"/>
              </w:rPr>
              <w:t>5.3.13</w:t>
            </w:r>
            <w:r>
              <w:rPr>
                <w:rFonts w:eastAsiaTheme="minorEastAsia"/>
                <w:noProof/>
                <w:sz w:val="24"/>
                <w:szCs w:val="24"/>
                <w:lang w:val="fr-FR" w:eastAsia="ja-JP"/>
              </w:rPr>
              <w:tab/>
            </w:r>
            <w:r w:rsidRPr="001920B0">
              <w:rPr>
                <w:noProof/>
                <w:lang w:val="fr-FR"/>
              </w:rPr>
              <w:t>Tplaylist_has_music</w:t>
            </w:r>
            <w:r>
              <w:rPr>
                <w:noProof/>
              </w:rPr>
              <w:tab/>
            </w:r>
            <w:r>
              <w:rPr>
                <w:noProof/>
              </w:rPr>
              <w:fldChar w:fldCharType="begin"/>
            </w:r>
            <w:r>
              <w:rPr>
                <w:noProof/>
              </w:rPr>
              <w:instrText xml:space="preserve"> PAGEREF _Toc262710589 \h </w:instrText>
            </w:r>
          </w:ins>
          <w:r>
            <w:rPr>
              <w:noProof/>
            </w:rPr>
          </w:r>
          <w:ins w:id="555" w:author="Francisco Garcia" w:date="2014-05-26T10:12:00Z">
            <w:r>
              <w:rPr>
                <w:noProof/>
              </w:rPr>
              <w:fldChar w:fldCharType="separate"/>
            </w:r>
            <w:r>
              <w:rPr>
                <w:noProof/>
              </w:rPr>
              <w:t>24</w:t>
            </w:r>
            <w:r>
              <w:rPr>
                <w:noProof/>
              </w:rPr>
              <w:fldChar w:fldCharType="end"/>
            </w:r>
          </w:ins>
        </w:p>
        <w:p w14:paraId="295F14AE" w14:textId="77777777" w:rsidR="003245B3" w:rsidRDefault="003245B3">
          <w:pPr>
            <w:pStyle w:val="TM3"/>
            <w:tabs>
              <w:tab w:val="left" w:pos="1258"/>
              <w:tab w:val="right" w:leader="dot" w:pos="9062"/>
            </w:tabs>
            <w:rPr>
              <w:ins w:id="556" w:author="Francisco Garcia" w:date="2014-05-26T10:12:00Z"/>
              <w:rFonts w:eastAsiaTheme="minorEastAsia"/>
              <w:noProof/>
              <w:sz w:val="24"/>
              <w:szCs w:val="24"/>
              <w:lang w:val="fr-FR" w:eastAsia="ja-JP"/>
            </w:rPr>
          </w:pPr>
          <w:ins w:id="557" w:author="Francisco Garcia" w:date="2014-05-26T10:12:00Z">
            <w:r w:rsidRPr="001920B0">
              <w:rPr>
                <w:noProof/>
                <w:lang w:val="fr-FR"/>
              </w:rPr>
              <w:lastRenderedPageBreak/>
              <w:t>5.3.14</w:t>
            </w:r>
            <w:r>
              <w:rPr>
                <w:rFonts w:eastAsiaTheme="minorEastAsia"/>
                <w:noProof/>
                <w:sz w:val="24"/>
                <w:szCs w:val="24"/>
                <w:lang w:val="fr-FR" w:eastAsia="ja-JP"/>
              </w:rPr>
              <w:tab/>
            </w:r>
            <w:r w:rsidRPr="001920B0">
              <w:rPr>
                <w:noProof/>
                <w:lang w:val="fr-FR"/>
              </w:rPr>
              <w:t>Thistory</w:t>
            </w:r>
            <w:r>
              <w:rPr>
                <w:noProof/>
              </w:rPr>
              <w:tab/>
            </w:r>
            <w:r>
              <w:rPr>
                <w:noProof/>
              </w:rPr>
              <w:fldChar w:fldCharType="begin"/>
            </w:r>
            <w:r>
              <w:rPr>
                <w:noProof/>
              </w:rPr>
              <w:instrText xml:space="preserve"> PAGEREF _Toc262710590 \h </w:instrText>
            </w:r>
          </w:ins>
          <w:r>
            <w:rPr>
              <w:noProof/>
            </w:rPr>
          </w:r>
          <w:ins w:id="558" w:author="Francisco Garcia" w:date="2014-05-26T10:12:00Z">
            <w:r>
              <w:rPr>
                <w:noProof/>
              </w:rPr>
              <w:fldChar w:fldCharType="separate"/>
            </w:r>
            <w:r>
              <w:rPr>
                <w:noProof/>
              </w:rPr>
              <w:t>24</w:t>
            </w:r>
            <w:r>
              <w:rPr>
                <w:noProof/>
              </w:rPr>
              <w:fldChar w:fldCharType="end"/>
            </w:r>
          </w:ins>
        </w:p>
        <w:p w14:paraId="3FA92C41" w14:textId="77777777" w:rsidR="003245B3" w:rsidRDefault="003245B3">
          <w:pPr>
            <w:pStyle w:val="TM3"/>
            <w:tabs>
              <w:tab w:val="left" w:pos="1258"/>
              <w:tab w:val="right" w:leader="dot" w:pos="9062"/>
            </w:tabs>
            <w:rPr>
              <w:ins w:id="559" w:author="Francisco Garcia" w:date="2014-05-26T10:12:00Z"/>
              <w:rFonts w:eastAsiaTheme="minorEastAsia"/>
              <w:noProof/>
              <w:sz w:val="24"/>
              <w:szCs w:val="24"/>
              <w:lang w:val="fr-FR" w:eastAsia="ja-JP"/>
            </w:rPr>
          </w:pPr>
          <w:ins w:id="560" w:author="Francisco Garcia" w:date="2014-05-26T10:12:00Z">
            <w:r w:rsidRPr="001920B0">
              <w:rPr>
                <w:noProof/>
                <w:lang w:val="fr-FR"/>
              </w:rPr>
              <w:t>5.3.15</w:t>
            </w:r>
            <w:r>
              <w:rPr>
                <w:rFonts w:eastAsiaTheme="minorEastAsia"/>
                <w:noProof/>
                <w:sz w:val="24"/>
                <w:szCs w:val="24"/>
                <w:lang w:val="fr-FR" w:eastAsia="ja-JP"/>
              </w:rPr>
              <w:tab/>
            </w:r>
            <w:r w:rsidRPr="001920B0">
              <w:rPr>
                <w:noProof/>
                <w:lang w:val="fr-FR"/>
              </w:rPr>
              <w:t>Ttranscoder</w:t>
            </w:r>
            <w:r>
              <w:rPr>
                <w:noProof/>
              </w:rPr>
              <w:tab/>
            </w:r>
            <w:r>
              <w:rPr>
                <w:noProof/>
              </w:rPr>
              <w:fldChar w:fldCharType="begin"/>
            </w:r>
            <w:r>
              <w:rPr>
                <w:noProof/>
              </w:rPr>
              <w:instrText xml:space="preserve"> PAGEREF _Toc262710591 \h </w:instrText>
            </w:r>
          </w:ins>
          <w:r>
            <w:rPr>
              <w:noProof/>
            </w:rPr>
          </w:r>
          <w:ins w:id="561" w:author="Francisco Garcia" w:date="2014-05-26T10:12:00Z">
            <w:r>
              <w:rPr>
                <w:noProof/>
              </w:rPr>
              <w:fldChar w:fldCharType="separate"/>
            </w:r>
            <w:r>
              <w:rPr>
                <w:noProof/>
              </w:rPr>
              <w:t>24</w:t>
            </w:r>
            <w:r>
              <w:rPr>
                <w:noProof/>
              </w:rPr>
              <w:fldChar w:fldCharType="end"/>
            </w:r>
          </w:ins>
        </w:p>
        <w:p w14:paraId="581399AC" w14:textId="77777777" w:rsidR="003245B3" w:rsidRDefault="003245B3">
          <w:pPr>
            <w:pStyle w:val="TM2"/>
            <w:tabs>
              <w:tab w:val="left" w:pos="749"/>
              <w:tab w:val="right" w:leader="dot" w:pos="9062"/>
            </w:tabs>
            <w:rPr>
              <w:ins w:id="562" w:author="Francisco Garcia" w:date="2014-05-26T10:12:00Z"/>
              <w:rFonts w:eastAsiaTheme="minorEastAsia"/>
              <w:noProof/>
              <w:sz w:val="24"/>
              <w:szCs w:val="24"/>
              <w:lang w:val="fr-FR" w:eastAsia="ja-JP"/>
            </w:rPr>
          </w:pPr>
          <w:ins w:id="563" w:author="Francisco Garcia" w:date="2014-05-26T10:12:00Z">
            <w:r w:rsidRPr="001920B0">
              <w:rPr>
                <w:noProof/>
                <w:lang w:val="fr-FR"/>
              </w:rPr>
              <w:t>5.4</w:t>
            </w:r>
            <w:r>
              <w:rPr>
                <w:rFonts w:eastAsiaTheme="minorEastAsia"/>
                <w:noProof/>
                <w:sz w:val="24"/>
                <w:szCs w:val="24"/>
                <w:lang w:val="fr-FR" w:eastAsia="ja-JP"/>
              </w:rPr>
              <w:tab/>
            </w:r>
            <w:r w:rsidRPr="001920B0">
              <w:rPr>
                <w:noProof/>
                <w:lang w:val="fr-FR"/>
              </w:rPr>
              <w:t>Schéma de diffusion</w:t>
            </w:r>
            <w:r>
              <w:rPr>
                <w:noProof/>
              </w:rPr>
              <w:tab/>
            </w:r>
            <w:r>
              <w:rPr>
                <w:noProof/>
              </w:rPr>
              <w:fldChar w:fldCharType="begin"/>
            </w:r>
            <w:r>
              <w:rPr>
                <w:noProof/>
              </w:rPr>
              <w:instrText xml:space="preserve"> PAGEREF _Toc262710592 \h </w:instrText>
            </w:r>
          </w:ins>
          <w:r>
            <w:rPr>
              <w:noProof/>
            </w:rPr>
          </w:r>
          <w:ins w:id="564" w:author="Francisco Garcia" w:date="2014-05-26T10:12:00Z">
            <w:r>
              <w:rPr>
                <w:noProof/>
              </w:rPr>
              <w:fldChar w:fldCharType="separate"/>
            </w:r>
            <w:r>
              <w:rPr>
                <w:noProof/>
              </w:rPr>
              <w:t>25</w:t>
            </w:r>
            <w:r>
              <w:rPr>
                <w:noProof/>
              </w:rPr>
              <w:fldChar w:fldCharType="end"/>
            </w:r>
          </w:ins>
        </w:p>
        <w:p w14:paraId="02FB3015" w14:textId="77777777" w:rsidR="003245B3" w:rsidRDefault="003245B3">
          <w:pPr>
            <w:pStyle w:val="TM3"/>
            <w:tabs>
              <w:tab w:val="left" w:pos="1136"/>
              <w:tab w:val="right" w:leader="dot" w:pos="9062"/>
            </w:tabs>
            <w:rPr>
              <w:ins w:id="565" w:author="Francisco Garcia" w:date="2014-05-26T10:12:00Z"/>
              <w:rFonts w:eastAsiaTheme="minorEastAsia"/>
              <w:noProof/>
              <w:sz w:val="24"/>
              <w:szCs w:val="24"/>
              <w:lang w:val="fr-FR" w:eastAsia="ja-JP"/>
            </w:rPr>
          </w:pPr>
          <w:ins w:id="566" w:author="Francisco Garcia" w:date="2014-05-26T10:12:00Z">
            <w:r w:rsidRPr="001920B0">
              <w:rPr>
                <w:noProof/>
                <w:lang w:val="fr-FR"/>
              </w:rPr>
              <w:t>5.4.1</w:t>
            </w:r>
            <w:r>
              <w:rPr>
                <w:rFonts w:eastAsiaTheme="minorEastAsia"/>
                <w:noProof/>
                <w:sz w:val="24"/>
                <w:szCs w:val="24"/>
                <w:lang w:val="fr-FR" w:eastAsia="ja-JP"/>
              </w:rPr>
              <w:tab/>
            </w:r>
            <w:r w:rsidRPr="001920B0">
              <w:rPr>
                <w:noProof/>
                <w:lang w:val="fr-FR"/>
              </w:rPr>
              <w:t>Principe de base</w:t>
            </w:r>
            <w:r>
              <w:rPr>
                <w:noProof/>
              </w:rPr>
              <w:tab/>
            </w:r>
            <w:r>
              <w:rPr>
                <w:noProof/>
              </w:rPr>
              <w:fldChar w:fldCharType="begin"/>
            </w:r>
            <w:r>
              <w:rPr>
                <w:noProof/>
              </w:rPr>
              <w:instrText xml:space="preserve"> PAGEREF _Toc262710593 \h </w:instrText>
            </w:r>
          </w:ins>
          <w:r>
            <w:rPr>
              <w:noProof/>
            </w:rPr>
          </w:r>
          <w:ins w:id="567" w:author="Francisco Garcia" w:date="2014-05-26T10:12:00Z">
            <w:r>
              <w:rPr>
                <w:noProof/>
              </w:rPr>
              <w:fldChar w:fldCharType="separate"/>
            </w:r>
            <w:r>
              <w:rPr>
                <w:noProof/>
              </w:rPr>
              <w:t>25</w:t>
            </w:r>
            <w:r>
              <w:rPr>
                <w:noProof/>
              </w:rPr>
              <w:fldChar w:fldCharType="end"/>
            </w:r>
          </w:ins>
        </w:p>
        <w:p w14:paraId="79704BE0" w14:textId="77777777" w:rsidR="003245B3" w:rsidRDefault="003245B3">
          <w:pPr>
            <w:pStyle w:val="TM3"/>
            <w:tabs>
              <w:tab w:val="left" w:pos="1136"/>
              <w:tab w:val="right" w:leader="dot" w:pos="9062"/>
            </w:tabs>
            <w:rPr>
              <w:ins w:id="568" w:author="Francisco Garcia" w:date="2014-05-26T10:12:00Z"/>
              <w:rFonts w:eastAsiaTheme="minorEastAsia"/>
              <w:noProof/>
              <w:sz w:val="24"/>
              <w:szCs w:val="24"/>
              <w:lang w:val="fr-FR" w:eastAsia="ja-JP"/>
            </w:rPr>
          </w:pPr>
          <w:ins w:id="569" w:author="Francisco Garcia" w:date="2014-05-26T10:12:00Z">
            <w:r w:rsidRPr="001920B0">
              <w:rPr>
                <w:noProof/>
                <w:lang w:val="fr-FR"/>
              </w:rPr>
              <w:t>5.4.2</w:t>
            </w:r>
            <w:r>
              <w:rPr>
                <w:rFonts w:eastAsiaTheme="minorEastAsia"/>
                <w:noProof/>
                <w:sz w:val="24"/>
                <w:szCs w:val="24"/>
                <w:lang w:val="fr-FR" w:eastAsia="ja-JP"/>
              </w:rPr>
              <w:tab/>
            </w:r>
            <w:r w:rsidRPr="001920B0">
              <w:rPr>
                <w:noProof/>
                <w:lang w:val="fr-FR"/>
              </w:rPr>
              <w:t>Infomaniak</w:t>
            </w:r>
            <w:r>
              <w:rPr>
                <w:noProof/>
              </w:rPr>
              <w:tab/>
            </w:r>
            <w:r>
              <w:rPr>
                <w:noProof/>
              </w:rPr>
              <w:fldChar w:fldCharType="begin"/>
            </w:r>
            <w:r>
              <w:rPr>
                <w:noProof/>
              </w:rPr>
              <w:instrText xml:space="preserve"> PAGEREF _Toc262710594 \h </w:instrText>
            </w:r>
          </w:ins>
          <w:r>
            <w:rPr>
              <w:noProof/>
            </w:rPr>
          </w:r>
          <w:ins w:id="570" w:author="Francisco Garcia" w:date="2014-05-26T10:12:00Z">
            <w:r>
              <w:rPr>
                <w:noProof/>
              </w:rPr>
              <w:fldChar w:fldCharType="separate"/>
            </w:r>
            <w:r>
              <w:rPr>
                <w:noProof/>
              </w:rPr>
              <w:t>26</w:t>
            </w:r>
            <w:r>
              <w:rPr>
                <w:noProof/>
              </w:rPr>
              <w:fldChar w:fldCharType="end"/>
            </w:r>
          </w:ins>
        </w:p>
        <w:p w14:paraId="641BBDB2" w14:textId="77777777" w:rsidR="003245B3" w:rsidRDefault="003245B3">
          <w:pPr>
            <w:pStyle w:val="TM2"/>
            <w:tabs>
              <w:tab w:val="left" w:pos="749"/>
              <w:tab w:val="right" w:leader="dot" w:pos="9062"/>
            </w:tabs>
            <w:rPr>
              <w:ins w:id="571" w:author="Francisco Garcia" w:date="2014-05-26T10:12:00Z"/>
              <w:rFonts w:eastAsiaTheme="minorEastAsia"/>
              <w:noProof/>
              <w:sz w:val="24"/>
              <w:szCs w:val="24"/>
              <w:lang w:val="fr-FR" w:eastAsia="ja-JP"/>
            </w:rPr>
          </w:pPr>
          <w:ins w:id="572" w:author="Francisco Garcia" w:date="2014-05-26T10:12:00Z">
            <w:r w:rsidRPr="001920B0">
              <w:rPr>
                <w:noProof/>
                <w:lang w:val="fr-FR"/>
              </w:rPr>
              <w:t>5.5</w:t>
            </w:r>
            <w:r>
              <w:rPr>
                <w:rFonts w:eastAsiaTheme="minorEastAsia"/>
                <w:noProof/>
                <w:sz w:val="24"/>
                <w:szCs w:val="24"/>
                <w:lang w:val="fr-FR" w:eastAsia="ja-JP"/>
              </w:rPr>
              <w:tab/>
            </w:r>
            <w:r w:rsidRPr="001920B0">
              <w:rPr>
                <w:noProof/>
                <w:lang w:val="fr-FR"/>
              </w:rPr>
              <w:t>ShoutCast</w:t>
            </w:r>
            <w:r>
              <w:rPr>
                <w:noProof/>
              </w:rPr>
              <w:tab/>
            </w:r>
            <w:r>
              <w:rPr>
                <w:noProof/>
              </w:rPr>
              <w:fldChar w:fldCharType="begin"/>
            </w:r>
            <w:r>
              <w:rPr>
                <w:noProof/>
              </w:rPr>
              <w:instrText xml:space="preserve"> PAGEREF _Toc262710595 \h </w:instrText>
            </w:r>
          </w:ins>
          <w:r>
            <w:rPr>
              <w:noProof/>
            </w:rPr>
          </w:r>
          <w:ins w:id="573" w:author="Francisco Garcia" w:date="2014-05-26T10:12:00Z">
            <w:r>
              <w:rPr>
                <w:noProof/>
              </w:rPr>
              <w:fldChar w:fldCharType="separate"/>
            </w:r>
            <w:r>
              <w:rPr>
                <w:noProof/>
              </w:rPr>
              <w:t>27</w:t>
            </w:r>
            <w:r>
              <w:rPr>
                <w:noProof/>
              </w:rPr>
              <w:fldChar w:fldCharType="end"/>
            </w:r>
          </w:ins>
        </w:p>
        <w:p w14:paraId="17494709" w14:textId="77777777" w:rsidR="003245B3" w:rsidRDefault="003245B3">
          <w:pPr>
            <w:pStyle w:val="TM3"/>
            <w:tabs>
              <w:tab w:val="left" w:pos="1136"/>
              <w:tab w:val="right" w:leader="dot" w:pos="9062"/>
            </w:tabs>
            <w:rPr>
              <w:ins w:id="574" w:author="Francisco Garcia" w:date="2014-05-26T10:12:00Z"/>
              <w:rFonts w:eastAsiaTheme="minorEastAsia"/>
              <w:noProof/>
              <w:sz w:val="24"/>
              <w:szCs w:val="24"/>
              <w:lang w:val="fr-FR" w:eastAsia="ja-JP"/>
            </w:rPr>
          </w:pPr>
          <w:ins w:id="575" w:author="Francisco Garcia" w:date="2014-05-26T10:12:00Z">
            <w:r w:rsidRPr="001920B0">
              <w:rPr>
                <w:noProof/>
                <w:lang w:val="fr-FR"/>
              </w:rPr>
              <w:t>5.5.1</w:t>
            </w:r>
            <w:r>
              <w:rPr>
                <w:rFonts w:eastAsiaTheme="minorEastAsia"/>
                <w:noProof/>
                <w:sz w:val="24"/>
                <w:szCs w:val="24"/>
                <w:lang w:val="fr-FR" w:eastAsia="ja-JP"/>
              </w:rPr>
              <w:tab/>
            </w:r>
            <w:r w:rsidRPr="001920B0">
              <w:rPr>
                <w:noProof/>
                <w:lang w:val="fr-FR"/>
              </w:rPr>
              <w:t>Présentation</w:t>
            </w:r>
            <w:r>
              <w:rPr>
                <w:noProof/>
              </w:rPr>
              <w:tab/>
            </w:r>
            <w:r>
              <w:rPr>
                <w:noProof/>
              </w:rPr>
              <w:fldChar w:fldCharType="begin"/>
            </w:r>
            <w:r>
              <w:rPr>
                <w:noProof/>
              </w:rPr>
              <w:instrText xml:space="preserve"> PAGEREF _Toc262710596 \h </w:instrText>
            </w:r>
          </w:ins>
          <w:r>
            <w:rPr>
              <w:noProof/>
            </w:rPr>
          </w:r>
          <w:ins w:id="576" w:author="Francisco Garcia" w:date="2014-05-26T10:12:00Z">
            <w:r>
              <w:rPr>
                <w:noProof/>
              </w:rPr>
              <w:fldChar w:fldCharType="separate"/>
            </w:r>
            <w:r>
              <w:rPr>
                <w:noProof/>
              </w:rPr>
              <w:t>27</w:t>
            </w:r>
            <w:r>
              <w:rPr>
                <w:noProof/>
              </w:rPr>
              <w:fldChar w:fldCharType="end"/>
            </w:r>
          </w:ins>
        </w:p>
        <w:p w14:paraId="7136D0ED" w14:textId="77777777" w:rsidR="003245B3" w:rsidRDefault="003245B3">
          <w:pPr>
            <w:pStyle w:val="TM3"/>
            <w:tabs>
              <w:tab w:val="left" w:pos="1136"/>
              <w:tab w:val="right" w:leader="dot" w:pos="9062"/>
            </w:tabs>
            <w:rPr>
              <w:ins w:id="577" w:author="Francisco Garcia" w:date="2014-05-26T10:12:00Z"/>
              <w:rFonts w:eastAsiaTheme="minorEastAsia"/>
              <w:noProof/>
              <w:sz w:val="24"/>
              <w:szCs w:val="24"/>
              <w:lang w:val="fr-FR" w:eastAsia="ja-JP"/>
            </w:rPr>
          </w:pPr>
          <w:ins w:id="578" w:author="Francisco Garcia" w:date="2014-05-26T10:12:00Z">
            <w:r w:rsidRPr="001920B0">
              <w:rPr>
                <w:noProof/>
                <w:lang w:val="fr-FR"/>
              </w:rPr>
              <w:t>5.5.2</w:t>
            </w:r>
            <w:r>
              <w:rPr>
                <w:rFonts w:eastAsiaTheme="minorEastAsia"/>
                <w:noProof/>
                <w:sz w:val="24"/>
                <w:szCs w:val="24"/>
                <w:lang w:val="fr-FR" w:eastAsia="ja-JP"/>
              </w:rPr>
              <w:tab/>
            </w:r>
            <w:r w:rsidRPr="001920B0">
              <w:rPr>
                <w:noProof/>
                <w:lang w:val="fr-FR"/>
              </w:rPr>
              <w:t>Pourquoi cet outil ?</w:t>
            </w:r>
            <w:r>
              <w:rPr>
                <w:noProof/>
              </w:rPr>
              <w:tab/>
            </w:r>
            <w:r>
              <w:rPr>
                <w:noProof/>
              </w:rPr>
              <w:fldChar w:fldCharType="begin"/>
            </w:r>
            <w:r>
              <w:rPr>
                <w:noProof/>
              </w:rPr>
              <w:instrText xml:space="preserve"> PAGEREF _Toc262710597 \h </w:instrText>
            </w:r>
          </w:ins>
          <w:r>
            <w:rPr>
              <w:noProof/>
            </w:rPr>
          </w:r>
          <w:ins w:id="579" w:author="Francisco Garcia" w:date="2014-05-26T10:12:00Z">
            <w:r>
              <w:rPr>
                <w:noProof/>
              </w:rPr>
              <w:fldChar w:fldCharType="separate"/>
            </w:r>
            <w:r>
              <w:rPr>
                <w:noProof/>
              </w:rPr>
              <w:t>27</w:t>
            </w:r>
            <w:r>
              <w:rPr>
                <w:noProof/>
              </w:rPr>
              <w:fldChar w:fldCharType="end"/>
            </w:r>
          </w:ins>
        </w:p>
        <w:p w14:paraId="5EF9F7D3" w14:textId="77777777" w:rsidR="003245B3" w:rsidRDefault="003245B3">
          <w:pPr>
            <w:pStyle w:val="TM3"/>
            <w:tabs>
              <w:tab w:val="left" w:pos="1136"/>
              <w:tab w:val="right" w:leader="dot" w:pos="9062"/>
            </w:tabs>
            <w:rPr>
              <w:ins w:id="580" w:author="Francisco Garcia" w:date="2014-05-26T10:12:00Z"/>
              <w:rFonts w:eastAsiaTheme="minorEastAsia"/>
              <w:noProof/>
              <w:sz w:val="24"/>
              <w:szCs w:val="24"/>
              <w:lang w:val="fr-FR" w:eastAsia="ja-JP"/>
            </w:rPr>
          </w:pPr>
          <w:ins w:id="581" w:author="Francisco Garcia" w:date="2014-05-26T10:12:00Z">
            <w:r w:rsidRPr="001920B0">
              <w:rPr>
                <w:noProof/>
                <w:lang w:val="fr-FR"/>
              </w:rPr>
              <w:t>5.5.3</w:t>
            </w:r>
            <w:r>
              <w:rPr>
                <w:rFonts w:eastAsiaTheme="minorEastAsia"/>
                <w:noProof/>
                <w:sz w:val="24"/>
                <w:szCs w:val="24"/>
                <w:lang w:val="fr-FR" w:eastAsia="ja-JP"/>
              </w:rPr>
              <w:tab/>
            </w:r>
            <w:r w:rsidRPr="001920B0">
              <w:rPr>
                <w:noProof/>
                <w:lang w:val="fr-FR"/>
              </w:rPr>
              <w:t>Serveur</w:t>
            </w:r>
            <w:r>
              <w:rPr>
                <w:noProof/>
              </w:rPr>
              <w:tab/>
            </w:r>
            <w:r>
              <w:rPr>
                <w:noProof/>
              </w:rPr>
              <w:fldChar w:fldCharType="begin"/>
            </w:r>
            <w:r>
              <w:rPr>
                <w:noProof/>
              </w:rPr>
              <w:instrText xml:space="preserve"> PAGEREF _Toc262710598 \h </w:instrText>
            </w:r>
          </w:ins>
          <w:r>
            <w:rPr>
              <w:noProof/>
            </w:rPr>
          </w:r>
          <w:ins w:id="582" w:author="Francisco Garcia" w:date="2014-05-26T10:12:00Z">
            <w:r>
              <w:rPr>
                <w:noProof/>
              </w:rPr>
              <w:fldChar w:fldCharType="separate"/>
            </w:r>
            <w:r>
              <w:rPr>
                <w:noProof/>
              </w:rPr>
              <w:t>27</w:t>
            </w:r>
            <w:r>
              <w:rPr>
                <w:noProof/>
              </w:rPr>
              <w:fldChar w:fldCharType="end"/>
            </w:r>
          </w:ins>
        </w:p>
        <w:p w14:paraId="36A550DD" w14:textId="77777777" w:rsidR="003245B3" w:rsidRDefault="003245B3">
          <w:pPr>
            <w:pStyle w:val="TM3"/>
            <w:tabs>
              <w:tab w:val="left" w:pos="1136"/>
              <w:tab w:val="right" w:leader="dot" w:pos="9062"/>
            </w:tabs>
            <w:rPr>
              <w:ins w:id="583" w:author="Francisco Garcia" w:date="2014-05-26T10:12:00Z"/>
              <w:rFonts w:eastAsiaTheme="minorEastAsia"/>
              <w:noProof/>
              <w:sz w:val="24"/>
              <w:szCs w:val="24"/>
              <w:lang w:val="fr-FR" w:eastAsia="ja-JP"/>
            </w:rPr>
          </w:pPr>
          <w:ins w:id="584" w:author="Francisco Garcia" w:date="2014-05-26T10:12:00Z">
            <w:r w:rsidRPr="001920B0">
              <w:rPr>
                <w:noProof/>
                <w:lang w:val="fr-FR"/>
              </w:rPr>
              <w:t>5.5.4</w:t>
            </w:r>
            <w:r>
              <w:rPr>
                <w:rFonts w:eastAsiaTheme="minorEastAsia"/>
                <w:noProof/>
                <w:sz w:val="24"/>
                <w:szCs w:val="24"/>
                <w:lang w:val="fr-FR" w:eastAsia="ja-JP"/>
              </w:rPr>
              <w:tab/>
            </w:r>
            <w:r w:rsidRPr="001920B0">
              <w:rPr>
                <w:noProof/>
                <w:lang w:val="fr-FR"/>
              </w:rPr>
              <w:t>Transcoder</w:t>
            </w:r>
            <w:r>
              <w:rPr>
                <w:noProof/>
              </w:rPr>
              <w:tab/>
            </w:r>
            <w:r>
              <w:rPr>
                <w:noProof/>
              </w:rPr>
              <w:fldChar w:fldCharType="begin"/>
            </w:r>
            <w:r>
              <w:rPr>
                <w:noProof/>
              </w:rPr>
              <w:instrText xml:space="preserve"> PAGEREF _Toc262710599 \h </w:instrText>
            </w:r>
          </w:ins>
          <w:r>
            <w:rPr>
              <w:noProof/>
            </w:rPr>
          </w:r>
          <w:ins w:id="585" w:author="Francisco Garcia" w:date="2014-05-26T10:12:00Z">
            <w:r>
              <w:rPr>
                <w:noProof/>
              </w:rPr>
              <w:fldChar w:fldCharType="separate"/>
            </w:r>
            <w:r>
              <w:rPr>
                <w:noProof/>
              </w:rPr>
              <w:t>27</w:t>
            </w:r>
            <w:r>
              <w:rPr>
                <w:noProof/>
              </w:rPr>
              <w:fldChar w:fldCharType="end"/>
            </w:r>
          </w:ins>
        </w:p>
        <w:p w14:paraId="7F1C07BF" w14:textId="77777777" w:rsidR="003245B3" w:rsidRDefault="003245B3">
          <w:pPr>
            <w:pStyle w:val="TM3"/>
            <w:tabs>
              <w:tab w:val="left" w:pos="1136"/>
              <w:tab w:val="right" w:leader="dot" w:pos="9062"/>
            </w:tabs>
            <w:rPr>
              <w:ins w:id="586" w:author="Francisco Garcia" w:date="2014-05-26T10:12:00Z"/>
              <w:rFonts w:eastAsiaTheme="minorEastAsia"/>
              <w:noProof/>
              <w:sz w:val="24"/>
              <w:szCs w:val="24"/>
              <w:lang w:val="fr-FR" w:eastAsia="ja-JP"/>
            </w:rPr>
          </w:pPr>
          <w:ins w:id="587" w:author="Francisco Garcia" w:date="2014-05-26T10:12:00Z">
            <w:r w:rsidRPr="001920B0">
              <w:rPr>
                <w:noProof/>
                <w:lang w:val="fr-FR"/>
              </w:rPr>
              <w:t>5.5.5</w:t>
            </w:r>
            <w:r>
              <w:rPr>
                <w:rFonts w:eastAsiaTheme="minorEastAsia"/>
                <w:noProof/>
                <w:sz w:val="24"/>
                <w:szCs w:val="24"/>
                <w:lang w:val="fr-FR" w:eastAsia="ja-JP"/>
              </w:rPr>
              <w:tab/>
            </w:r>
            <w:r w:rsidRPr="001920B0">
              <w:rPr>
                <w:noProof/>
                <w:lang w:val="fr-FR"/>
              </w:rPr>
              <w:t>Schéma de fonctionnement résumé</w:t>
            </w:r>
            <w:r>
              <w:rPr>
                <w:noProof/>
              </w:rPr>
              <w:tab/>
            </w:r>
            <w:r>
              <w:rPr>
                <w:noProof/>
              </w:rPr>
              <w:fldChar w:fldCharType="begin"/>
            </w:r>
            <w:r>
              <w:rPr>
                <w:noProof/>
              </w:rPr>
              <w:instrText xml:space="preserve"> PAGEREF _Toc262710600 \h </w:instrText>
            </w:r>
          </w:ins>
          <w:r>
            <w:rPr>
              <w:noProof/>
            </w:rPr>
          </w:r>
          <w:ins w:id="588" w:author="Francisco Garcia" w:date="2014-05-26T10:12:00Z">
            <w:r>
              <w:rPr>
                <w:noProof/>
              </w:rPr>
              <w:fldChar w:fldCharType="separate"/>
            </w:r>
            <w:r>
              <w:rPr>
                <w:noProof/>
              </w:rPr>
              <w:t>28</w:t>
            </w:r>
            <w:r>
              <w:rPr>
                <w:noProof/>
              </w:rPr>
              <w:fldChar w:fldCharType="end"/>
            </w:r>
          </w:ins>
        </w:p>
        <w:p w14:paraId="716225F1" w14:textId="77777777" w:rsidR="003245B3" w:rsidRDefault="003245B3">
          <w:pPr>
            <w:pStyle w:val="TM2"/>
            <w:tabs>
              <w:tab w:val="left" w:pos="749"/>
              <w:tab w:val="right" w:leader="dot" w:pos="9062"/>
            </w:tabs>
            <w:rPr>
              <w:ins w:id="589" w:author="Francisco Garcia" w:date="2014-05-26T10:12:00Z"/>
              <w:rFonts w:eastAsiaTheme="minorEastAsia"/>
              <w:noProof/>
              <w:sz w:val="24"/>
              <w:szCs w:val="24"/>
              <w:lang w:val="fr-FR" w:eastAsia="ja-JP"/>
            </w:rPr>
          </w:pPr>
          <w:ins w:id="590" w:author="Francisco Garcia" w:date="2014-05-26T10:12:00Z">
            <w:r w:rsidRPr="001920B0">
              <w:rPr>
                <w:noProof/>
                <w:lang w:val="fr-FR"/>
              </w:rPr>
              <w:t>5.6</w:t>
            </w:r>
            <w:r>
              <w:rPr>
                <w:rFonts w:eastAsiaTheme="minorEastAsia"/>
                <w:noProof/>
                <w:sz w:val="24"/>
                <w:szCs w:val="24"/>
                <w:lang w:val="fr-FR" w:eastAsia="ja-JP"/>
              </w:rPr>
              <w:tab/>
            </w:r>
            <w:r w:rsidRPr="001920B0">
              <w:rPr>
                <w:noProof/>
                <w:lang w:val="fr-FR"/>
              </w:rPr>
              <w:t>Structures des dossiers/fichiers</w:t>
            </w:r>
            <w:r>
              <w:rPr>
                <w:noProof/>
              </w:rPr>
              <w:tab/>
            </w:r>
            <w:r>
              <w:rPr>
                <w:noProof/>
              </w:rPr>
              <w:fldChar w:fldCharType="begin"/>
            </w:r>
            <w:r>
              <w:rPr>
                <w:noProof/>
              </w:rPr>
              <w:instrText xml:space="preserve"> PAGEREF _Toc262710601 \h </w:instrText>
            </w:r>
          </w:ins>
          <w:r>
            <w:rPr>
              <w:noProof/>
            </w:rPr>
          </w:r>
          <w:ins w:id="591" w:author="Francisco Garcia" w:date="2014-05-26T10:12:00Z">
            <w:r>
              <w:rPr>
                <w:noProof/>
              </w:rPr>
              <w:fldChar w:fldCharType="separate"/>
            </w:r>
            <w:r>
              <w:rPr>
                <w:noProof/>
              </w:rPr>
              <w:t>29</w:t>
            </w:r>
            <w:r>
              <w:rPr>
                <w:noProof/>
              </w:rPr>
              <w:fldChar w:fldCharType="end"/>
            </w:r>
          </w:ins>
        </w:p>
        <w:p w14:paraId="5D567C9E" w14:textId="77777777" w:rsidR="003245B3" w:rsidRDefault="003245B3">
          <w:pPr>
            <w:pStyle w:val="TM3"/>
            <w:tabs>
              <w:tab w:val="left" w:pos="1136"/>
              <w:tab w:val="right" w:leader="dot" w:pos="9062"/>
            </w:tabs>
            <w:rPr>
              <w:ins w:id="592" w:author="Francisco Garcia" w:date="2014-05-26T10:12:00Z"/>
              <w:rFonts w:eastAsiaTheme="minorEastAsia"/>
              <w:noProof/>
              <w:sz w:val="24"/>
              <w:szCs w:val="24"/>
              <w:lang w:val="fr-FR" w:eastAsia="ja-JP"/>
            </w:rPr>
          </w:pPr>
          <w:ins w:id="593" w:author="Francisco Garcia" w:date="2014-05-26T10:12:00Z">
            <w:r w:rsidRPr="001920B0">
              <w:rPr>
                <w:noProof/>
                <w:lang w:val="fr-FR"/>
              </w:rPr>
              <w:t>5.6.1</w:t>
            </w:r>
            <w:r>
              <w:rPr>
                <w:rFonts w:eastAsiaTheme="minorEastAsia"/>
                <w:noProof/>
                <w:sz w:val="24"/>
                <w:szCs w:val="24"/>
                <w:lang w:val="fr-FR" w:eastAsia="ja-JP"/>
              </w:rPr>
              <w:tab/>
            </w:r>
            <w:r w:rsidRPr="001920B0">
              <w:rPr>
                <w:noProof/>
                <w:lang w:val="fr-FR"/>
              </w:rPr>
              <w:t>Schéma</w:t>
            </w:r>
            <w:r>
              <w:rPr>
                <w:noProof/>
              </w:rPr>
              <w:tab/>
            </w:r>
            <w:r>
              <w:rPr>
                <w:noProof/>
              </w:rPr>
              <w:fldChar w:fldCharType="begin"/>
            </w:r>
            <w:r>
              <w:rPr>
                <w:noProof/>
              </w:rPr>
              <w:instrText xml:space="preserve"> PAGEREF _Toc262710602 \h </w:instrText>
            </w:r>
          </w:ins>
          <w:r>
            <w:rPr>
              <w:noProof/>
            </w:rPr>
          </w:r>
          <w:ins w:id="594" w:author="Francisco Garcia" w:date="2014-05-26T10:12:00Z">
            <w:r>
              <w:rPr>
                <w:noProof/>
              </w:rPr>
              <w:fldChar w:fldCharType="separate"/>
            </w:r>
            <w:r>
              <w:rPr>
                <w:noProof/>
              </w:rPr>
              <w:t>29</w:t>
            </w:r>
            <w:r>
              <w:rPr>
                <w:noProof/>
              </w:rPr>
              <w:fldChar w:fldCharType="end"/>
            </w:r>
          </w:ins>
        </w:p>
        <w:p w14:paraId="59F7B328" w14:textId="77777777" w:rsidR="003245B3" w:rsidRDefault="003245B3">
          <w:pPr>
            <w:pStyle w:val="TM3"/>
            <w:tabs>
              <w:tab w:val="left" w:pos="1136"/>
              <w:tab w:val="right" w:leader="dot" w:pos="9062"/>
            </w:tabs>
            <w:rPr>
              <w:ins w:id="595" w:author="Francisco Garcia" w:date="2014-05-26T10:12:00Z"/>
              <w:rFonts w:eastAsiaTheme="minorEastAsia"/>
              <w:noProof/>
              <w:sz w:val="24"/>
              <w:szCs w:val="24"/>
              <w:lang w:val="fr-FR" w:eastAsia="ja-JP"/>
            </w:rPr>
          </w:pPr>
          <w:ins w:id="596" w:author="Francisco Garcia" w:date="2014-05-26T10:12:00Z">
            <w:r w:rsidRPr="001920B0">
              <w:rPr>
                <w:noProof/>
                <w:lang w:val="fr-FR"/>
              </w:rPr>
              <w:t>5.6.2</w:t>
            </w:r>
            <w:r>
              <w:rPr>
                <w:rFonts w:eastAsiaTheme="minorEastAsia"/>
                <w:noProof/>
                <w:sz w:val="24"/>
                <w:szCs w:val="24"/>
                <w:lang w:val="fr-FR" w:eastAsia="ja-JP"/>
              </w:rPr>
              <w:tab/>
            </w:r>
            <w:r w:rsidRPr="001920B0">
              <w:rPr>
                <w:noProof/>
                <w:lang w:val="fr-FR"/>
              </w:rPr>
              <w:t>Exécutables Shoutcast</w:t>
            </w:r>
            <w:r>
              <w:rPr>
                <w:noProof/>
              </w:rPr>
              <w:tab/>
            </w:r>
            <w:r>
              <w:rPr>
                <w:noProof/>
              </w:rPr>
              <w:fldChar w:fldCharType="begin"/>
            </w:r>
            <w:r>
              <w:rPr>
                <w:noProof/>
              </w:rPr>
              <w:instrText xml:space="preserve"> PAGEREF _Toc262710603 \h </w:instrText>
            </w:r>
          </w:ins>
          <w:r>
            <w:rPr>
              <w:noProof/>
            </w:rPr>
          </w:r>
          <w:ins w:id="597" w:author="Francisco Garcia" w:date="2014-05-26T10:12:00Z">
            <w:r>
              <w:rPr>
                <w:noProof/>
              </w:rPr>
              <w:fldChar w:fldCharType="separate"/>
            </w:r>
            <w:r>
              <w:rPr>
                <w:noProof/>
              </w:rPr>
              <w:t>30</w:t>
            </w:r>
            <w:r>
              <w:rPr>
                <w:noProof/>
              </w:rPr>
              <w:fldChar w:fldCharType="end"/>
            </w:r>
          </w:ins>
        </w:p>
        <w:p w14:paraId="0EA0E5BE" w14:textId="77777777" w:rsidR="003245B3" w:rsidRDefault="003245B3">
          <w:pPr>
            <w:pStyle w:val="TM2"/>
            <w:tabs>
              <w:tab w:val="left" w:pos="749"/>
              <w:tab w:val="right" w:leader="dot" w:pos="9062"/>
            </w:tabs>
            <w:rPr>
              <w:ins w:id="598" w:author="Francisco Garcia" w:date="2014-05-26T10:12:00Z"/>
              <w:rFonts w:eastAsiaTheme="minorEastAsia"/>
              <w:noProof/>
              <w:sz w:val="24"/>
              <w:szCs w:val="24"/>
              <w:lang w:val="fr-FR" w:eastAsia="ja-JP"/>
            </w:rPr>
          </w:pPr>
          <w:ins w:id="599" w:author="Francisco Garcia" w:date="2014-05-26T10:12:00Z">
            <w:r w:rsidRPr="001920B0">
              <w:rPr>
                <w:noProof/>
                <w:lang w:val="fr-FR"/>
              </w:rPr>
              <w:t>5.7</w:t>
            </w:r>
            <w:r>
              <w:rPr>
                <w:rFonts w:eastAsiaTheme="minorEastAsia"/>
                <w:noProof/>
                <w:sz w:val="24"/>
                <w:szCs w:val="24"/>
                <w:lang w:val="fr-FR" w:eastAsia="ja-JP"/>
              </w:rPr>
              <w:tab/>
            </w:r>
            <w:r w:rsidRPr="001920B0">
              <w:rPr>
                <w:noProof/>
                <w:lang w:val="fr-FR"/>
              </w:rPr>
              <w:t>Initialisation de l’application</w:t>
            </w:r>
            <w:r>
              <w:rPr>
                <w:noProof/>
              </w:rPr>
              <w:tab/>
            </w:r>
            <w:r>
              <w:rPr>
                <w:noProof/>
              </w:rPr>
              <w:fldChar w:fldCharType="begin"/>
            </w:r>
            <w:r>
              <w:rPr>
                <w:noProof/>
              </w:rPr>
              <w:instrText xml:space="preserve"> PAGEREF _Toc262710604 \h </w:instrText>
            </w:r>
          </w:ins>
          <w:r>
            <w:rPr>
              <w:noProof/>
            </w:rPr>
          </w:r>
          <w:ins w:id="600" w:author="Francisco Garcia" w:date="2014-05-26T10:12:00Z">
            <w:r>
              <w:rPr>
                <w:noProof/>
              </w:rPr>
              <w:fldChar w:fldCharType="separate"/>
            </w:r>
            <w:r>
              <w:rPr>
                <w:noProof/>
              </w:rPr>
              <w:t>31</w:t>
            </w:r>
            <w:r>
              <w:rPr>
                <w:noProof/>
              </w:rPr>
              <w:fldChar w:fldCharType="end"/>
            </w:r>
          </w:ins>
        </w:p>
        <w:p w14:paraId="4D9A6631" w14:textId="77777777" w:rsidR="003245B3" w:rsidRDefault="003245B3">
          <w:pPr>
            <w:pStyle w:val="TM2"/>
            <w:tabs>
              <w:tab w:val="left" w:pos="749"/>
              <w:tab w:val="right" w:leader="dot" w:pos="9062"/>
            </w:tabs>
            <w:rPr>
              <w:ins w:id="601" w:author="Francisco Garcia" w:date="2014-05-26T10:12:00Z"/>
              <w:rFonts w:eastAsiaTheme="minorEastAsia"/>
              <w:noProof/>
              <w:sz w:val="24"/>
              <w:szCs w:val="24"/>
              <w:lang w:val="fr-FR" w:eastAsia="ja-JP"/>
            </w:rPr>
          </w:pPr>
          <w:ins w:id="602" w:author="Francisco Garcia" w:date="2014-05-26T10:12:00Z">
            <w:r w:rsidRPr="001920B0">
              <w:rPr>
                <w:noProof/>
                <w:lang w:val="fr-FR"/>
              </w:rPr>
              <w:t>5.8</w:t>
            </w:r>
            <w:r>
              <w:rPr>
                <w:rFonts w:eastAsiaTheme="minorEastAsia"/>
                <w:noProof/>
                <w:sz w:val="24"/>
                <w:szCs w:val="24"/>
                <w:lang w:val="fr-FR" w:eastAsia="ja-JP"/>
              </w:rPr>
              <w:tab/>
            </w:r>
            <w:r w:rsidRPr="001920B0">
              <w:rPr>
                <w:noProof/>
                <w:lang w:val="fr-FR"/>
              </w:rPr>
              <w:t>Webradio</w:t>
            </w:r>
            <w:r>
              <w:rPr>
                <w:noProof/>
              </w:rPr>
              <w:tab/>
            </w:r>
            <w:r>
              <w:rPr>
                <w:noProof/>
              </w:rPr>
              <w:fldChar w:fldCharType="begin"/>
            </w:r>
            <w:r>
              <w:rPr>
                <w:noProof/>
              </w:rPr>
              <w:instrText xml:space="preserve"> PAGEREF _Toc262710605 \h </w:instrText>
            </w:r>
          </w:ins>
          <w:r>
            <w:rPr>
              <w:noProof/>
            </w:rPr>
          </w:r>
          <w:ins w:id="603" w:author="Francisco Garcia" w:date="2014-05-26T10:12:00Z">
            <w:r>
              <w:rPr>
                <w:noProof/>
              </w:rPr>
              <w:fldChar w:fldCharType="separate"/>
            </w:r>
            <w:r>
              <w:rPr>
                <w:noProof/>
              </w:rPr>
              <w:t>32</w:t>
            </w:r>
            <w:r>
              <w:rPr>
                <w:noProof/>
              </w:rPr>
              <w:fldChar w:fldCharType="end"/>
            </w:r>
          </w:ins>
        </w:p>
        <w:p w14:paraId="374F3A2C" w14:textId="77777777" w:rsidR="003245B3" w:rsidRDefault="003245B3">
          <w:pPr>
            <w:pStyle w:val="TM3"/>
            <w:tabs>
              <w:tab w:val="left" w:pos="1136"/>
              <w:tab w:val="right" w:leader="dot" w:pos="9062"/>
            </w:tabs>
            <w:rPr>
              <w:ins w:id="604" w:author="Francisco Garcia" w:date="2014-05-26T10:12:00Z"/>
              <w:rFonts w:eastAsiaTheme="minorEastAsia"/>
              <w:noProof/>
              <w:sz w:val="24"/>
              <w:szCs w:val="24"/>
              <w:lang w:val="fr-FR" w:eastAsia="ja-JP"/>
            </w:rPr>
          </w:pPr>
          <w:ins w:id="605" w:author="Francisco Garcia" w:date="2014-05-26T10:12:00Z">
            <w:r w:rsidRPr="001920B0">
              <w:rPr>
                <w:noProof/>
                <w:lang w:val="fr-FR"/>
              </w:rPr>
              <w:t>5.8.1</w:t>
            </w:r>
            <w:r>
              <w:rPr>
                <w:rFonts w:eastAsiaTheme="minorEastAsia"/>
                <w:noProof/>
                <w:sz w:val="24"/>
                <w:szCs w:val="24"/>
                <w:lang w:val="fr-FR" w:eastAsia="ja-JP"/>
              </w:rPr>
              <w:tab/>
            </w:r>
            <w:r w:rsidRPr="001920B0">
              <w:rPr>
                <w:noProof/>
                <w:lang w:val="fr-FR"/>
              </w:rPr>
              <w:t>Classes associée</w:t>
            </w:r>
            <w:r>
              <w:rPr>
                <w:noProof/>
              </w:rPr>
              <w:tab/>
            </w:r>
            <w:r>
              <w:rPr>
                <w:noProof/>
              </w:rPr>
              <w:fldChar w:fldCharType="begin"/>
            </w:r>
            <w:r>
              <w:rPr>
                <w:noProof/>
              </w:rPr>
              <w:instrText xml:space="preserve"> PAGEREF _Toc262710606 \h </w:instrText>
            </w:r>
          </w:ins>
          <w:r>
            <w:rPr>
              <w:noProof/>
            </w:rPr>
          </w:r>
          <w:ins w:id="606" w:author="Francisco Garcia" w:date="2014-05-26T10:12:00Z">
            <w:r>
              <w:rPr>
                <w:noProof/>
              </w:rPr>
              <w:fldChar w:fldCharType="separate"/>
            </w:r>
            <w:r>
              <w:rPr>
                <w:noProof/>
              </w:rPr>
              <w:t>32</w:t>
            </w:r>
            <w:r>
              <w:rPr>
                <w:noProof/>
              </w:rPr>
              <w:fldChar w:fldCharType="end"/>
            </w:r>
          </w:ins>
        </w:p>
        <w:p w14:paraId="757771B0" w14:textId="77777777" w:rsidR="003245B3" w:rsidRDefault="003245B3">
          <w:pPr>
            <w:pStyle w:val="TM3"/>
            <w:tabs>
              <w:tab w:val="left" w:pos="1136"/>
              <w:tab w:val="right" w:leader="dot" w:pos="9062"/>
            </w:tabs>
            <w:rPr>
              <w:ins w:id="607" w:author="Francisco Garcia" w:date="2014-05-26T10:12:00Z"/>
              <w:rFonts w:eastAsiaTheme="minorEastAsia"/>
              <w:noProof/>
              <w:sz w:val="24"/>
              <w:szCs w:val="24"/>
              <w:lang w:val="fr-FR" w:eastAsia="ja-JP"/>
            </w:rPr>
          </w:pPr>
          <w:ins w:id="608" w:author="Francisco Garcia" w:date="2014-05-26T10:12:00Z">
            <w:r w:rsidRPr="001920B0">
              <w:rPr>
                <w:noProof/>
                <w:lang w:val="fr-FR"/>
              </w:rPr>
              <w:t>5.8.2</w:t>
            </w:r>
            <w:r>
              <w:rPr>
                <w:rFonts w:eastAsiaTheme="minorEastAsia"/>
                <w:noProof/>
                <w:sz w:val="24"/>
                <w:szCs w:val="24"/>
                <w:lang w:val="fr-FR" w:eastAsia="ja-JP"/>
              </w:rPr>
              <w:tab/>
            </w:r>
            <w:r w:rsidRPr="001920B0">
              <w:rPr>
                <w:noProof/>
                <w:lang w:val="fr-FR"/>
              </w:rPr>
              <w:t>Affichage des webradios disponibles</w:t>
            </w:r>
            <w:r>
              <w:rPr>
                <w:noProof/>
              </w:rPr>
              <w:tab/>
            </w:r>
            <w:r>
              <w:rPr>
                <w:noProof/>
              </w:rPr>
              <w:fldChar w:fldCharType="begin"/>
            </w:r>
            <w:r>
              <w:rPr>
                <w:noProof/>
              </w:rPr>
              <w:instrText xml:space="preserve"> PAGEREF _Toc262710607 \h </w:instrText>
            </w:r>
          </w:ins>
          <w:r>
            <w:rPr>
              <w:noProof/>
            </w:rPr>
          </w:r>
          <w:ins w:id="609" w:author="Francisco Garcia" w:date="2014-05-26T10:12:00Z">
            <w:r>
              <w:rPr>
                <w:noProof/>
              </w:rPr>
              <w:fldChar w:fldCharType="separate"/>
            </w:r>
            <w:r>
              <w:rPr>
                <w:noProof/>
              </w:rPr>
              <w:t>32</w:t>
            </w:r>
            <w:r>
              <w:rPr>
                <w:noProof/>
              </w:rPr>
              <w:fldChar w:fldCharType="end"/>
            </w:r>
          </w:ins>
        </w:p>
        <w:p w14:paraId="025166A0" w14:textId="77777777" w:rsidR="003245B3" w:rsidRDefault="003245B3">
          <w:pPr>
            <w:pStyle w:val="TM3"/>
            <w:tabs>
              <w:tab w:val="left" w:pos="1136"/>
              <w:tab w:val="right" w:leader="dot" w:pos="9062"/>
            </w:tabs>
            <w:rPr>
              <w:ins w:id="610" w:author="Francisco Garcia" w:date="2014-05-26T10:12:00Z"/>
              <w:rFonts w:eastAsiaTheme="minorEastAsia"/>
              <w:noProof/>
              <w:sz w:val="24"/>
              <w:szCs w:val="24"/>
              <w:lang w:val="fr-FR" w:eastAsia="ja-JP"/>
            </w:rPr>
          </w:pPr>
          <w:ins w:id="611" w:author="Francisco Garcia" w:date="2014-05-26T10:12:00Z">
            <w:r w:rsidRPr="001920B0">
              <w:rPr>
                <w:noProof/>
                <w:lang w:val="fr-FR"/>
              </w:rPr>
              <w:t>5.8.3</w:t>
            </w:r>
            <w:r>
              <w:rPr>
                <w:rFonts w:eastAsiaTheme="minorEastAsia"/>
                <w:noProof/>
                <w:sz w:val="24"/>
                <w:szCs w:val="24"/>
                <w:lang w:val="fr-FR" w:eastAsia="ja-JP"/>
              </w:rPr>
              <w:tab/>
            </w:r>
            <w:r w:rsidRPr="001920B0">
              <w:rPr>
                <w:noProof/>
                <w:lang w:val="fr-FR"/>
              </w:rPr>
              <w:t>Création</w:t>
            </w:r>
            <w:r>
              <w:rPr>
                <w:noProof/>
              </w:rPr>
              <w:tab/>
            </w:r>
            <w:r>
              <w:rPr>
                <w:noProof/>
              </w:rPr>
              <w:fldChar w:fldCharType="begin"/>
            </w:r>
            <w:r>
              <w:rPr>
                <w:noProof/>
              </w:rPr>
              <w:instrText xml:space="preserve"> PAGEREF _Toc262710608 \h </w:instrText>
            </w:r>
          </w:ins>
          <w:r>
            <w:rPr>
              <w:noProof/>
            </w:rPr>
          </w:r>
          <w:ins w:id="612" w:author="Francisco Garcia" w:date="2014-05-26T10:12:00Z">
            <w:r>
              <w:rPr>
                <w:noProof/>
              </w:rPr>
              <w:fldChar w:fldCharType="separate"/>
            </w:r>
            <w:r>
              <w:rPr>
                <w:noProof/>
              </w:rPr>
              <w:t>33</w:t>
            </w:r>
            <w:r>
              <w:rPr>
                <w:noProof/>
              </w:rPr>
              <w:fldChar w:fldCharType="end"/>
            </w:r>
          </w:ins>
        </w:p>
        <w:p w14:paraId="07DABB01" w14:textId="77777777" w:rsidR="003245B3" w:rsidRDefault="003245B3">
          <w:pPr>
            <w:pStyle w:val="TM3"/>
            <w:tabs>
              <w:tab w:val="left" w:pos="1136"/>
              <w:tab w:val="right" w:leader="dot" w:pos="9062"/>
            </w:tabs>
            <w:rPr>
              <w:ins w:id="613" w:author="Francisco Garcia" w:date="2014-05-26T10:12:00Z"/>
              <w:rFonts w:eastAsiaTheme="minorEastAsia"/>
              <w:noProof/>
              <w:sz w:val="24"/>
              <w:szCs w:val="24"/>
              <w:lang w:val="fr-FR" w:eastAsia="ja-JP"/>
            </w:rPr>
          </w:pPr>
          <w:ins w:id="614" w:author="Francisco Garcia" w:date="2014-05-26T10:12:00Z">
            <w:r w:rsidRPr="001920B0">
              <w:rPr>
                <w:noProof/>
                <w:lang w:val="fr-FR"/>
              </w:rPr>
              <w:t>5.8.4</w:t>
            </w:r>
            <w:r>
              <w:rPr>
                <w:rFonts w:eastAsiaTheme="minorEastAsia"/>
                <w:noProof/>
                <w:sz w:val="24"/>
                <w:szCs w:val="24"/>
                <w:lang w:val="fr-FR" w:eastAsia="ja-JP"/>
              </w:rPr>
              <w:tab/>
            </w:r>
            <w:r w:rsidRPr="001920B0">
              <w:rPr>
                <w:noProof/>
                <w:lang w:val="fr-FR"/>
              </w:rPr>
              <w:t>Chargement</w:t>
            </w:r>
            <w:r>
              <w:rPr>
                <w:noProof/>
              </w:rPr>
              <w:tab/>
            </w:r>
            <w:r>
              <w:rPr>
                <w:noProof/>
              </w:rPr>
              <w:fldChar w:fldCharType="begin"/>
            </w:r>
            <w:r>
              <w:rPr>
                <w:noProof/>
              </w:rPr>
              <w:instrText xml:space="preserve"> PAGEREF _Toc262710609 \h </w:instrText>
            </w:r>
          </w:ins>
          <w:r>
            <w:rPr>
              <w:noProof/>
            </w:rPr>
          </w:r>
          <w:ins w:id="615" w:author="Francisco Garcia" w:date="2014-05-26T10:12:00Z">
            <w:r>
              <w:rPr>
                <w:noProof/>
              </w:rPr>
              <w:fldChar w:fldCharType="separate"/>
            </w:r>
            <w:r>
              <w:rPr>
                <w:noProof/>
              </w:rPr>
              <w:t>34</w:t>
            </w:r>
            <w:r>
              <w:rPr>
                <w:noProof/>
              </w:rPr>
              <w:fldChar w:fldCharType="end"/>
            </w:r>
          </w:ins>
        </w:p>
        <w:p w14:paraId="6D44D5A7" w14:textId="77777777" w:rsidR="003245B3" w:rsidRDefault="003245B3">
          <w:pPr>
            <w:pStyle w:val="TM3"/>
            <w:tabs>
              <w:tab w:val="left" w:pos="1136"/>
              <w:tab w:val="right" w:leader="dot" w:pos="9062"/>
            </w:tabs>
            <w:rPr>
              <w:ins w:id="616" w:author="Francisco Garcia" w:date="2014-05-26T10:12:00Z"/>
              <w:rFonts w:eastAsiaTheme="minorEastAsia"/>
              <w:noProof/>
              <w:sz w:val="24"/>
              <w:szCs w:val="24"/>
              <w:lang w:val="fr-FR" w:eastAsia="ja-JP"/>
            </w:rPr>
          </w:pPr>
          <w:ins w:id="617" w:author="Francisco Garcia" w:date="2014-05-26T10:12:00Z">
            <w:r w:rsidRPr="001920B0">
              <w:rPr>
                <w:noProof/>
                <w:lang w:val="fr-FR"/>
              </w:rPr>
              <w:t>5.8.5</w:t>
            </w:r>
            <w:r>
              <w:rPr>
                <w:rFonts w:eastAsiaTheme="minorEastAsia"/>
                <w:noProof/>
                <w:sz w:val="24"/>
                <w:szCs w:val="24"/>
                <w:lang w:val="fr-FR" w:eastAsia="ja-JP"/>
              </w:rPr>
              <w:tab/>
            </w:r>
            <w:r w:rsidRPr="001920B0">
              <w:rPr>
                <w:noProof/>
                <w:lang w:val="fr-FR"/>
              </w:rPr>
              <w:t>Duplication</w:t>
            </w:r>
            <w:r>
              <w:rPr>
                <w:noProof/>
              </w:rPr>
              <w:tab/>
            </w:r>
            <w:r>
              <w:rPr>
                <w:noProof/>
              </w:rPr>
              <w:fldChar w:fldCharType="begin"/>
            </w:r>
            <w:r>
              <w:rPr>
                <w:noProof/>
              </w:rPr>
              <w:instrText xml:space="preserve"> PAGEREF _Toc262710610 \h </w:instrText>
            </w:r>
          </w:ins>
          <w:r>
            <w:rPr>
              <w:noProof/>
            </w:rPr>
          </w:r>
          <w:ins w:id="618" w:author="Francisco Garcia" w:date="2014-05-26T10:12:00Z">
            <w:r>
              <w:rPr>
                <w:noProof/>
              </w:rPr>
              <w:fldChar w:fldCharType="separate"/>
            </w:r>
            <w:r>
              <w:rPr>
                <w:noProof/>
              </w:rPr>
              <w:t>35</w:t>
            </w:r>
            <w:r>
              <w:rPr>
                <w:noProof/>
              </w:rPr>
              <w:fldChar w:fldCharType="end"/>
            </w:r>
          </w:ins>
        </w:p>
        <w:p w14:paraId="04C552A9" w14:textId="77777777" w:rsidR="003245B3" w:rsidRDefault="003245B3">
          <w:pPr>
            <w:pStyle w:val="TM3"/>
            <w:tabs>
              <w:tab w:val="left" w:pos="1136"/>
              <w:tab w:val="right" w:leader="dot" w:pos="9062"/>
            </w:tabs>
            <w:rPr>
              <w:ins w:id="619" w:author="Francisco Garcia" w:date="2014-05-26T10:12:00Z"/>
              <w:rFonts w:eastAsiaTheme="minorEastAsia"/>
              <w:noProof/>
              <w:sz w:val="24"/>
              <w:szCs w:val="24"/>
              <w:lang w:val="fr-FR" w:eastAsia="ja-JP"/>
            </w:rPr>
          </w:pPr>
          <w:ins w:id="620" w:author="Francisco Garcia" w:date="2014-05-26T10:12:00Z">
            <w:r w:rsidRPr="001920B0">
              <w:rPr>
                <w:noProof/>
                <w:lang w:val="fr-FR"/>
              </w:rPr>
              <w:t>5.8.6</w:t>
            </w:r>
            <w:r>
              <w:rPr>
                <w:rFonts w:eastAsiaTheme="minorEastAsia"/>
                <w:noProof/>
                <w:sz w:val="24"/>
                <w:szCs w:val="24"/>
                <w:lang w:val="fr-FR" w:eastAsia="ja-JP"/>
              </w:rPr>
              <w:tab/>
            </w:r>
            <w:r w:rsidRPr="001920B0">
              <w:rPr>
                <w:noProof/>
                <w:lang w:val="fr-FR"/>
              </w:rPr>
              <w:t>Suppression</w:t>
            </w:r>
            <w:r>
              <w:rPr>
                <w:noProof/>
              </w:rPr>
              <w:tab/>
            </w:r>
            <w:r>
              <w:rPr>
                <w:noProof/>
              </w:rPr>
              <w:fldChar w:fldCharType="begin"/>
            </w:r>
            <w:r>
              <w:rPr>
                <w:noProof/>
              </w:rPr>
              <w:instrText xml:space="preserve"> PAGEREF _Toc262710611 \h </w:instrText>
            </w:r>
          </w:ins>
          <w:r>
            <w:rPr>
              <w:noProof/>
            </w:rPr>
          </w:r>
          <w:ins w:id="621" w:author="Francisco Garcia" w:date="2014-05-26T10:12:00Z">
            <w:r>
              <w:rPr>
                <w:noProof/>
              </w:rPr>
              <w:fldChar w:fldCharType="separate"/>
            </w:r>
            <w:r>
              <w:rPr>
                <w:noProof/>
              </w:rPr>
              <w:t>36</w:t>
            </w:r>
            <w:r>
              <w:rPr>
                <w:noProof/>
              </w:rPr>
              <w:fldChar w:fldCharType="end"/>
            </w:r>
          </w:ins>
        </w:p>
        <w:p w14:paraId="2100D06C" w14:textId="77777777" w:rsidR="003245B3" w:rsidRDefault="003245B3">
          <w:pPr>
            <w:pStyle w:val="TM3"/>
            <w:tabs>
              <w:tab w:val="left" w:pos="1136"/>
              <w:tab w:val="right" w:leader="dot" w:pos="9062"/>
            </w:tabs>
            <w:rPr>
              <w:ins w:id="622" w:author="Francisco Garcia" w:date="2014-05-26T10:12:00Z"/>
              <w:rFonts w:eastAsiaTheme="minorEastAsia"/>
              <w:noProof/>
              <w:sz w:val="24"/>
              <w:szCs w:val="24"/>
              <w:lang w:val="fr-FR" w:eastAsia="ja-JP"/>
            </w:rPr>
          </w:pPr>
          <w:ins w:id="623" w:author="Francisco Garcia" w:date="2014-05-26T10:12:00Z">
            <w:r w:rsidRPr="001920B0">
              <w:rPr>
                <w:noProof/>
                <w:lang w:val="fr-FR"/>
              </w:rPr>
              <w:t>5.8.7</w:t>
            </w:r>
            <w:r>
              <w:rPr>
                <w:rFonts w:eastAsiaTheme="minorEastAsia"/>
                <w:noProof/>
                <w:sz w:val="24"/>
                <w:szCs w:val="24"/>
                <w:lang w:val="fr-FR" w:eastAsia="ja-JP"/>
              </w:rPr>
              <w:tab/>
            </w:r>
            <w:r w:rsidRPr="001920B0">
              <w:rPr>
                <w:noProof/>
                <w:lang w:val="fr-FR"/>
              </w:rPr>
              <w:t>Changement de nom</w:t>
            </w:r>
            <w:r>
              <w:rPr>
                <w:noProof/>
              </w:rPr>
              <w:tab/>
            </w:r>
            <w:r>
              <w:rPr>
                <w:noProof/>
              </w:rPr>
              <w:fldChar w:fldCharType="begin"/>
            </w:r>
            <w:r>
              <w:rPr>
                <w:noProof/>
              </w:rPr>
              <w:instrText xml:space="preserve"> PAGEREF _Toc262710612 \h </w:instrText>
            </w:r>
          </w:ins>
          <w:r>
            <w:rPr>
              <w:noProof/>
            </w:rPr>
          </w:r>
          <w:ins w:id="624" w:author="Francisco Garcia" w:date="2014-05-26T10:12:00Z">
            <w:r>
              <w:rPr>
                <w:noProof/>
              </w:rPr>
              <w:fldChar w:fldCharType="separate"/>
            </w:r>
            <w:r>
              <w:rPr>
                <w:noProof/>
              </w:rPr>
              <w:t>36</w:t>
            </w:r>
            <w:r>
              <w:rPr>
                <w:noProof/>
              </w:rPr>
              <w:fldChar w:fldCharType="end"/>
            </w:r>
          </w:ins>
        </w:p>
        <w:p w14:paraId="37488D76" w14:textId="77777777" w:rsidR="003245B3" w:rsidRDefault="003245B3">
          <w:pPr>
            <w:pStyle w:val="TM3"/>
            <w:tabs>
              <w:tab w:val="left" w:pos="1136"/>
              <w:tab w:val="right" w:leader="dot" w:pos="9062"/>
            </w:tabs>
            <w:rPr>
              <w:ins w:id="625" w:author="Francisco Garcia" w:date="2014-05-26T10:12:00Z"/>
              <w:rFonts w:eastAsiaTheme="minorEastAsia"/>
              <w:noProof/>
              <w:sz w:val="24"/>
              <w:szCs w:val="24"/>
              <w:lang w:val="fr-FR" w:eastAsia="ja-JP"/>
            </w:rPr>
          </w:pPr>
          <w:ins w:id="626" w:author="Francisco Garcia" w:date="2014-05-26T10:12:00Z">
            <w:r w:rsidRPr="001920B0">
              <w:rPr>
                <w:noProof/>
                <w:lang w:val="fr-FR"/>
              </w:rPr>
              <w:t>5.8.8</w:t>
            </w:r>
            <w:r>
              <w:rPr>
                <w:rFonts w:eastAsiaTheme="minorEastAsia"/>
                <w:noProof/>
                <w:sz w:val="24"/>
                <w:szCs w:val="24"/>
                <w:lang w:val="fr-FR" w:eastAsia="ja-JP"/>
              </w:rPr>
              <w:tab/>
            </w:r>
            <w:r w:rsidRPr="001920B0">
              <w:rPr>
                <w:noProof/>
                <w:lang w:val="fr-FR"/>
              </w:rPr>
              <w:t>Génération des configurations</w:t>
            </w:r>
            <w:r>
              <w:rPr>
                <w:noProof/>
              </w:rPr>
              <w:tab/>
            </w:r>
            <w:r>
              <w:rPr>
                <w:noProof/>
              </w:rPr>
              <w:fldChar w:fldCharType="begin"/>
            </w:r>
            <w:r>
              <w:rPr>
                <w:noProof/>
              </w:rPr>
              <w:instrText xml:space="preserve"> PAGEREF _Toc262710613 \h </w:instrText>
            </w:r>
          </w:ins>
          <w:r>
            <w:rPr>
              <w:noProof/>
            </w:rPr>
          </w:r>
          <w:ins w:id="627" w:author="Francisco Garcia" w:date="2014-05-26T10:12:00Z">
            <w:r>
              <w:rPr>
                <w:noProof/>
              </w:rPr>
              <w:fldChar w:fldCharType="separate"/>
            </w:r>
            <w:r>
              <w:rPr>
                <w:noProof/>
              </w:rPr>
              <w:t>37</w:t>
            </w:r>
            <w:r>
              <w:rPr>
                <w:noProof/>
              </w:rPr>
              <w:fldChar w:fldCharType="end"/>
            </w:r>
          </w:ins>
        </w:p>
        <w:p w14:paraId="7567B39E" w14:textId="77777777" w:rsidR="003245B3" w:rsidRDefault="003245B3">
          <w:pPr>
            <w:pStyle w:val="TM2"/>
            <w:tabs>
              <w:tab w:val="left" w:pos="749"/>
              <w:tab w:val="right" w:leader="dot" w:pos="9062"/>
            </w:tabs>
            <w:rPr>
              <w:ins w:id="628" w:author="Francisco Garcia" w:date="2014-05-26T10:12:00Z"/>
              <w:rFonts w:eastAsiaTheme="minorEastAsia"/>
              <w:noProof/>
              <w:sz w:val="24"/>
              <w:szCs w:val="24"/>
              <w:lang w:val="fr-FR" w:eastAsia="ja-JP"/>
            </w:rPr>
          </w:pPr>
          <w:ins w:id="629" w:author="Francisco Garcia" w:date="2014-05-26T10:12:00Z">
            <w:r w:rsidRPr="001920B0">
              <w:rPr>
                <w:noProof/>
                <w:lang w:val="fr-FR"/>
              </w:rPr>
              <w:t>5.9</w:t>
            </w:r>
            <w:r>
              <w:rPr>
                <w:rFonts w:eastAsiaTheme="minorEastAsia"/>
                <w:noProof/>
                <w:sz w:val="24"/>
                <w:szCs w:val="24"/>
                <w:lang w:val="fr-FR" w:eastAsia="ja-JP"/>
              </w:rPr>
              <w:tab/>
            </w:r>
            <w:r w:rsidRPr="001920B0">
              <w:rPr>
                <w:noProof/>
                <w:lang w:val="fr-FR"/>
              </w:rPr>
              <w:t>Bibliothèque</w:t>
            </w:r>
            <w:r>
              <w:rPr>
                <w:noProof/>
              </w:rPr>
              <w:tab/>
            </w:r>
            <w:r>
              <w:rPr>
                <w:noProof/>
              </w:rPr>
              <w:fldChar w:fldCharType="begin"/>
            </w:r>
            <w:r>
              <w:rPr>
                <w:noProof/>
              </w:rPr>
              <w:instrText xml:space="preserve"> PAGEREF _Toc262710614 \h </w:instrText>
            </w:r>
          </w:ins>
          <w:r>
            <w:rPr>
              <w:noProof/>
            </w:rPr>
          </w:r>
          <w:ins w:id="630" w:author="Francisco Garcia" w:date="2014-05-26T10:12:00Z">
            <w:r>
              <w:rPr>
                <w:noProof/>
              </w:rPr>
              <w:fldChar w:fldCharType="separate"/>
            </w:r>
            <w:r>
              <w:rPr>
                <w:noProof/>
              </w:rPr>
              <w:t>38</w:t>
            </w:r>
            <w:r>
              <w:rPr>
                <w:noProof/>
              </w:rPr>
              <w:fldChar w:fldCharType="end"/>
            </w:r>
          </w:ins>
        </w:p>
        <w:p w14:paraId="2662A6BE" w14:textId="77777777" w:rsidR="003245B3" w:rsidRDefault="003245B3">
          <w:pPr>
            <w:pStyle w:val="TM3"/>
            <w:tabs>
              <w:tab w:val="left" w:pos="1136"/>
              <w:tab w:val="right" w:leader="dot" w:pos="9062"/>
            </w:tabs>
            <w:rPr>
              <w:ins w:id="631" w:author="Francisco Garcia" w:date="2014-05-26T10:12:00Z"/>
              <w:rFonts w:eastAsiaTheme="minorEastAsia"/>
              <w:noProof/>
              <w:sz w:val="24"/>
              <w:szCs w:val="24"/>
              <w:lang w:val="fr-FR" w:eastAsia="ja-JP"/>
            </w:rPr>
          </w:pPr>
          <w:ins w:id="632" w:author="Francisco Garcia" w:date="2014-05-26T10:12:00Z">
            <w:r w:rsidRPr="001920B0">
              <w:rPr>
                <w:noProof/>
                <w:lang w:val="fr-FR"/>
              </w:rPr>
              <w:t>5.9.1</w:t>
            </w:r>
            <w:r>
              <w:rPr>
                <w:rFonts w:eastAsiaTheme="minorEastAsia"/>
                <w:noProof/>
                <w:sz w:val="24"/>
                <w:szCs w:val="24"/>
                <w:lang w:val="fr-FR" w:eastAsia="ja-JP"/>
              </w:rPr>
              <w:tab/>
            </w:r>
            <w:r w:rsidRPr="001920B0">
              <w:rPr>
                <w:noProof/>
                <w:lang w:val="fr-FR"/>
              </w:rPr>
              <w:t>Classes utilisées</w:t>
            </w:r>
            <w:r>
              <w:rPr>
                <w:noProof/>
              </w:rPr>
              <w:tab/>
            </w:r>
            <w:r>
              <w:rPr>
                <w:noProof/>
              </w:rPr>
              <w:fldChar w:fldCharType="begin"/>
            </w:r>
            <w:r>
              <w:rPr>
                <w:noProof/>
              </w:rPr>
              <w:instrText xml:space="preserve"> PAGEREF _Toc262710615 \h </w:instrText>
            </w:r>
          </w:ins>
          <w:r>
            <w:rPr>
              <w:noProof/>
            </w:rPr>
          </w:r>
          <w:ins w:id="633" w:author="Francisco Garcia" w:date="2014-05-26T10:12:00Z">
            <w:r>
              <w:rPr>
                <w:noProof/>
              </w:rPr>
              <w:fldChar w:fldCharType="separate"/>
            </w:r>
            <w:r>
              <w:rPr>
                <w:noProof/>
              </w:rPr>
              <w:t>38</w:t>
            </w:r>
            <w:r>
              <w:rPr>
                <w:noProof/>
              </w:rPr>
              <w:fldChar w:fldCharType="end"/>
            </w:r>
          </w:ins>
        </w:p>
        <w:p w14:paraId="31A381B2" w14:textId="77777777" w:rsidR="003245B3" w:rsidRDefault="003245B3">
          <w:pPr>
            <w:pStyle w:val="TM3"/>
            <w:tabs>
              <w:tab w:val="left" w:pos="1136"/>
              <w:tab w:val="right" w:leader="dot" w:pos="9062"/>
            </w:tabs>
            <w:rPr>
              <w:ins w:id="634" w:author="Francisco Garcia" w:date="2014-05-26T10:12:00Z"/>
              <w:rFonts w:eastAsiaTheme="minorEastAsia"/>
              <w:noProof/>
              <w:sz w:val="24"/>
              <w:szCs w:val="24"/>
              <w:lang w:val="fr-FR" w:eastAsia="ja-JP"/>
            </w:rPr>
          </w:pPr>
          <w:ins w:id="635" w:author="Francisco Garcia" w:date="2014-05-26T10:12:00Z">
            <w:r w:rsidRPr="001920B0">
              <w:rPr>
                <w:noProof/>
                <w:lang w:val="fr-FR"/>
              </w:rPr>
              <w:t>5.9.2</w:t>
            </w:r>
            <w:r>
              <w:rPr>
                <w:rFonts w:eastAsiaTheme="minorEastAsia"/>
                <w:noProof/>
                <w:sz w:val="24"/>
                <w:szCs w:val="24"/>
                <w:lang w:val="fr-FR" w:eastAsia="ja-JP"/>
              </w:rPr>
              <w:tab/>
            </w:r>
            <w:r w:rsidRPr="001920B0">
              <w:rPr>
                <w:noProof/>
                <w:lang w:val="fr-FR"/>
              </w:rPr>
              <w:t>MP3</w:t>
            </w:r>
            <w:r>
              <w:rPr>
                <w:noProof/>
              </w:rPr>
              <w:tab/>
            </w:r>
            <w:r>
              <w:rPr>
                <w:noProof/>
              </w:rPr>
              <w:fldChar w:fldCharType="begin"/>
            </w:r>
            <w:r>
              <w:rPr>
                <w:noProof/>
              </w:rPr>
              <w:instrText xml:space="preserve"> PAGEREF _Toc262710616 \h </w:instrText>
            </w:r>
          </w:ins>
          <w:r>
            <w:rPr>
              <w:noProof/>
            </w:rPr>
          </w:r>
          <w:ins w:id="636" w:author="Francisco Garcia" w:date="2014-05-26T10:12:00Z">
            <w:r>
              <w:rPr>
                <w:noProof/>
              </w:rPr>
              <w:fldChar w:fldCharType="separate"/>
            </w:r>
            <w:r>
              <w:rPr>
                <w:noProof/>
              </w:rPr>
              <w:t>38</w:t>
            </w:r>
            <w:r>
              <w:rPr>
                <w:noProof/>
              </w:rPr>
              <w:fldChar w:fldCharType="end"/>
            </w:r>
          </w:ins>
        </w:p>
        <w:p w14:paraId="68B345C1" w14:textId="77777777" w:rsidR="003245B3" w:rsidRDefault="003245B3">
          <w:pPr>
            <w:pStyle w:val="TM3"/>
            <w:tabs>
              <w:tab w:val="left" w:pos="1136"/>
              <w:tab w:val="right" w:leader="dot" w:pos="9062"/>
            </w:tabs>
            <w:rPr>
              <w:ins w:id="637" w:author="Francisco Garcia" w:date="2014-05-26T10:12:00Z"/>
              <w:rFonts w:eastAsiaTheme="minorEastAsia"/>
              <w:noProof/>
              <w:sz w:val="24"/>
              <w:szCs w:val="24"/>
              <w:lang w:val="fr-FR" w:eastAsia="ja-JP"/>
            </w:rPr>
          </w:pPr>
          <w:ins w:id="638" w:author="Francisco Garcia" w:date="2014-05-26T10:12:00Z">
            <w:r w:rsidRPr="001920B0">
              <w:rPr>
                <w:noProof/>
                <w:lang w:val="fr-FR"/>
              </w:rPr>
              <w:t>5.9.3</w:t>
            </w:r>
            <w:r>
              <w:rPr>
                <w:rFonts w:eastAsiaTheme="minorEastAsia"/>
                <w:noProof/>
                <w:sz w:val="24"/>
                <w:szCs w:val="24"/>
                <w:lang w:val="fr-FR" w:eastAsia="ja-JP"/>
              </w:rPr>
              <w:tab/>
            </w:r>
            <w:r w:rsidRPr="001920B0">
              <w:rPr>
                <w:noProof/>
                <w:lang w:val="fr-FR"/>
              </w:rPr>
              <w:t>Importation</w:t>
            </w:r>
            <w:r>
              <w:rPr>
                <w:noProof/>
              </w:rPr>
              <w:tab/>
            </w:r>
            <w:r>
              <w:rPr>
                <w:noProof/>
              </w:rPr>
              <w:fldChar w:fldCharType="begin"/>
            </w:r>
            <w:r>
              <w:rPr>
                <w:noProof/>
              </w:rPr>
              <w:instrText xml:space="preserve"> PAGEREF _Toc262710617 \h </w:instrText>
            </w:r>
          </w:ins>
          <w:r>
            <w:rPr>
              <w:noProof/>
            </w:rPr>
          </w:r>
          <w:ins w:id="639" w:author="Francisco Garcia" w:date="2014-05-26T10:12:00Z">
            <w:r>
              <w:rPr>
                <w:noProof/>
              </w:rPr>
              <w:fldChar w:fldCharType="separate"/>
            </w:r>
            <w:r>
              <w:rPr>
                <w:noProof/>
              </w:rPr>
              <w:t>38</w:t>
            </w:r>
            <w:r>
              <w:rPr>
                <w:noProof/>
              </w:rPr>
              <w:fldChar w:fldCharType="end"/>
            </w:r>
          </w:ins>
        </w:p>
        <w:p w14:paraId="4087F0E1" w14:textId="77777777" w:rsidR="003245B3" w:rsidRDefault="003245B3">
          <w:pPr>
            <w:pStyle w:val="TM3"/>
            <w:tabs>
              <w:tab w:val="left" w:pos="1136"/>
              <w:tab w:val="right" w:leader="dot" w:pos="9062"/>
            </w:tabs>
            <w:rPr>
              <w:ins w:id="640" w:author="Francisco Garcia" w:date="2014-05-26T10:12:00Z"/>
              <w:rFonts w:eastAsiaTheme="minorEastAsia"/>
              <w:noProof/>
              <w:sz w:val="24"/>
              <w:szCs w:val="24"/>
              <w:lang w:val="fr-FR" w:eastAsia="ja-JP"/>
            </w:rPr>
          </w:pPr>
          <w:ins w:id="641" w:author="Francisco Garcia" w:date="2014-05-26T10:12:00Z">
            <w:r w:rsidRPr="001920B0">
              <w:rPr>
                <w:noProof/>
                <w:lang w:val="fr-FR"/>
              </w:rPr>
              <w:t>5.9.4</w:t>
            </w:r>
            <w:r>
              <w:rPr>
                <w:rFonts w:eastAsiaTheme="minorEastAsia"/>
                <w:noProof/>
                <w:sz w:val="24"/>
                <w:szCs w:val="24"/>
                <w:lang w:val="fr-FR" w:eastAsia="ja-JP"/>
              </w:rPr>
              <w:tab/>
            </w:r>
            <w:r w:rsidRPr="001920B0">
              <w:rPr>
                <w:noProof/>
                <w:lang w:val="fr-FR"/>
              </w:rPr>
              <w:t>Tags ID3</w:t>
            </w:r>
            <w:r>
              <w:rPr>
                <w:noProof/>
              </w:rPr>
              <w:tab/>
            </w:r>
            <w:r>
              <w:rPr>
                <w:noProof/>
              </w:rPr>
              <w:fldChar w:fldCharType="begin"/>
            </w:r>
            <w:r>
              <w:rPr>
                <w:noProof/>
              </w:rPr>
              <w:instrText xml:space="preserve"> PAGEREF _Toc262710618 \h </w:instrText>
            </w:r>
          </w:ins>
          <w:r>
            <w:rPr>
              <w:noProof/>
            </w:rPr>
          </w:r>
          <w:ins w:id="642" w:author="Francisco Garcia" w:date="2014-05-26T10:12:00Z">
            <w:r>
              <w:rPr>
                <w:noProof/>
              </w:rPr>
              <w:fldChar w:fldCharType="separate"/>
            </w:r>
            <w:r>
              <w:rPr>
                <w:noProof/>
              </w:rPr>
              <w:t>40</w:t>
            </w:r>
            <w:r>
              <w:rPr>
                <w:noProof/>
              </w:rPr>
              <w:fldChar w:fldCharType="end"/>
            </w:r>
          </w:ins>
        </w:p>
        <w:p w14:paraId="3A30B391" w14:textId="77777777" w:rsidR="003245B3" w:rsidRDefault="003245B3">
          <w:pPr>
            <w:pStyle w:val="TM3"/>
            <w:tabs>
              <w:tab w:val="left" w:pos="1136"/>
              <w:tab w:val="right" w:leader="dot" w:pos="9062"/>
            </w:tabs>
            <w:rPr>
              <w:ins w:id="643" w:author="Francisco Garcia" w:date="2014-05-26T10:12:00Z"/>
              <w:rFonts w:eastAsiaTheme="minorEastAsia"/>
              <w:noProof/>
              <w:sz w:val="24"/>
              <w:szCs w:val="24"/>
              <w:lang w:val="fr-FR" w:eastAsia="ja-JP"/>
            </w:rPr>
          </w:pPr>
          <w:ins w:id="644" w:author="Francisco Garcia" w:date="2014-05-26T10:12:00Z">
            <w:r w:rsidRPr="001920B0">
              <w:rPr>
                <w:noProof/>
                <w:lang w:val="fr-FR"/>
              </w:rPr>
              <w:t>5.9.5</w:t>
            </w:r>
            <w:r>
              <w:rPr>
                <w:rFonts w:eastAsiaTheme="minorEastAsia"/>
                <w:noProof/>
                <w:sz w:val="24"/>
                <w:szCs w:val="24"/>
                <w:lang w:val="fr-FR" w:eastAsia="ja-JP"/>
              </w:rPr>
              <w:tab/>
            </w:r>
            <w:r w:rsidRPr="001920B0">
              <w:rPr>
                <w:noProof/>
                <w:lang w:val="fr-FR"/>
              </w:rPr>
              <w:t>Analyse des tags</w:t>
            </w:r>
            <w:r>
              <w:rPr>
                <w:noProof/>
              </w:rPr>
              <w:tab/>
            </w:r>
            <w:r>
              <w:rPr>
                <w:noProof/>
              </w:rPr>
              <w:fldChar w:fldCharType="begin"/>
            </w:r>
            <w:r>
              <w:rPr>
                <w:noProof/>
              </w:rPr>
              <w:instrText xml:space="preserve"> PAGEREF _Toc262710619 \h </w:instrText>
            </w:r>
          </w:ins>
          <w:r>
            <w:rPr>
              <w:noProof/>
            </w:rPr>
          </w:r>
          <w:ins w:id="645" w:author="Francisco Garcia" w:date="2014-05-26T10:12:00Z">
            <w:r>
              <w:rPr>
                <w:noProof/>
              </w:rPr>
              <w:fldChar w:fldCharType="separate"/>
            </w:r>
            <w:r>
              <w:rPr>
                <w:noProof/>
              </w:rPr>
              <w:t>40</w:t>
            </w:r>
            <w:r>
              <w:rPr>
                <w:noProof/>
              </w:rPr>
              <w:fldChar w:fldCharType="end"/>
            </w:r>
          </w:ins>
        </w:p>
        <w:p w14:paraId="7965949E" w14:textId="77777777" w:rsidR="003245B3" w:rsidRDefault="003245B3">
          <w:pPr>
            <w:pStyle w:val="TM3"/>
            <w:tabs>
              <w:tab w:val="left" w:pos="1136"/>
              <w:tab w:val="right" w:leader="dot" w:pos="9062"/>
            </w:tabs>
            <w:rPr>
              <w:ins w:id="646" w:author="Francisco Garcia" w:date="2014-05-26T10:12:00Z"/>
              <w:rFonts w:eastAsiaTheme="minorEastAsia"/>
              <w:noProof/>
              <w:sz w:val="24"/>
              <w:szCs w:val="24"/>
              <w:lang w:val="fr-FR" w:eastAsia="ja-JP"/>
            </w:rPr>
          </w:pPr>
          <w:ins w:id="647" w:author="Francisco Garcia" w:date="2014-05-26T10:12:00Z">
            <w:r w:rsidRPr="001920B0">
              <w:rPr>
                <w:noProof/>
                <w:lang w:val="fr-FR"/>
              </w:rPr>
              <w:t>5.9.6</w:t>
            </w:r>
            <w:r>
              <w:rPr>
                <w:rFonts w:eastAsiaTheme="minorEastAsia"/>
                <w:noProof/>
                <w:sz w:val="24"/>
                <w:szCs w:val="24"/>
                <w:lang w:val="fr-FR" w:eastAsia="ja-JP"/>
              </w:rPr>
              <w:tab/>
            </w:r>
            <w:r w:rsidRPr="001920B0">
              <w:rPr>
                <w:noProof/>
                <w:lang w:val="fr-FR"/>
              </w:rPr>
              <w:t>Indexation</w:t>
            </w:r>
            <w:r>
              <w:rPr>
                <w:noProof/>
              </w:rPr>
              <w:tab/>
            </w:r>
            <w:r>
              <w:rPr>
                <w:noProof/>
              </w:rPr>
              <w:fldChar w:fldCharType="begin"/>
            </w:r>
            <w:r>
              <w:rPr>
                <w:noProof/>
              </w:rPr>
              <w:instrText xml:space="preserve"> PAGEREF _Toc262710620 \h </w:instrText>
            </w:r>
          </w:ins>
          <w:r>
            <w:rPr>
              <w:noProof/>
            </w:rPr>
          </w:r>
          <w:ins w:id="648" w:author="Francisco Garcia" w:date="2014-05-26T10:12:00Z">
            <w:r>
              <w:rPr>
                <w:noProof/>
              </w:rPr>
              <w:fldChar w:fldCharType="separate"/>
            </w:r>
            <w:r>
              <w:rPr>
                <w:noProof/>
              </w:rPr>
              <w:t>40</w:t>
            </w:r>
            <w:r>
              <w:rPr>
                <w:noProof/>
              </w:rPr>
              <w:fldChar w:fldCharType="end"/>
            </w:r>
          </w:ins>
        </w:p>
        <w:p w14:paraId="49037486" w14:textId="77777777" w:rsidR="003245B3" w:rsidRDefault="003245B3">
          <w:pPr>
            <w:pStyle w:val="TM3"/>
            <w:tabs>
              <w:tab w:val="left" w:pos="1136"/>
              <w:tab w:val="right" w:leader="dot" w:pos="9062"/>
            </w:tabs>
            <w:rPr>
              <w:ins w:id="649" w:author="Francisco Garcia" w:date="2014-05-26T10:12:00Z"/>
              <w:rFonts w:eastAsiaTheme="minorEastAsia"/>
              <w:noProof/>
              <w:sz w:val="24"/>
              <w:szCs w:val="24"/>
              <w:lang w:val="fr-FR" w:eastAsia="ja-JP"/>
            </w:rPr>
          </w:pPr>
          <w:ins w:id="650" w:author="Francisco Garcia" w:date="2014-05-26T10:12:00Z">
            <w:r w:rsidRPr="001920B0">
              <w:rPr>
                <w:noProof/>
                <w:lang w:val="fr-FR"/>
              </w:rPr>
              <w:t>5.9.7</w:t>
            </w:r>
            <w:r>
              <w:rPr>
                <w:rFonts w:eastAsiaTheme="minorEastAsia"/>
                <w:noProof/>
                <w:sz w:val="24"/>
                <w:szCs w:val="24"/>
                <w:lang w:val="fr-FR" w:eastAsia="ja-JP"/>
              </w:rPr>
              <w:tab/>
            </w:r>
            <w:r w:rsidRPr="001920B0">
              <w:rPr>
                <w:noProof/>
                <w:lang w:val="fr-FR"/>
              </w:rPr>
              <w:t>Modification</w:t>
            </w:r>
            <w:r>
              <w:rPr>
                <w:noProof/>
              </w:rPr>
              <w:tab/>
            </w:r>
            <w:r>
              <w:rPr>
                <w:noProof/>
              </w:rPr>
              <w:fldChar w:fldCharType="begin"/>
            </w:r>
            <w:r>
              <w:rPr>
                <w:noProof/>
              </w:rPr>
              <w:instrText xml:space="preserve"> PAGEREF _Toc262710621 \h </w:instrText>
            </w:r>
          </w:ins>
          <w:r>
            <w:rPr>
              <w:noProof/>
            </w:rPr>
          </w:r>
          <w:ins w:id="651" w:author="Francisco Garcia" w:date="2014-05-26T10:12:00Z">
            <w:r>
              <w:rPr>
                <w:noProof/>
              </w:rPr>
              <w:fldChar w:fldCharType="separate"/>
            </w:r>
            <w:r>
              <w:rPr>
                <w:noProof/>
              </w:rPr>
              <w:t>41</w:t>
            </w:r>
            <w:r>
              <w:rPr>
                <w:noProof/>
              </w:rPr>
              <w:fldChar w:fldCharType="end"/>
            </w:r>
          </w:ins>
        </w:p>
        <w:p w14:paraId="249A0DBA" w14:textId="77777777" w:rsidR="003245B3" w:rsidRDefault="003245B3">
          <w:pPr>
            <w:pStyle w:val="TM3"/>
            <w:tabs>
              <w:tab w:val="left" w:pos="1136"/>
              <w:tab w:val="right" w:leader="dot" w:pos="9062"/>
            </w:tabs>
            <w:rPr>
              <w:ins w:id="652" w:author="Francisco Garcia" w:date="2014-05-26T10:12:00Z"/>
              <w:rFonts w:eastAsiaTheme="minorEastAsia"/>
              <w:noProof/>
              <w:sz w:val="24"/>
              <w:szCs w:val="24"/>
              <w:lang w:val="fr-FR" w:eastAsia="ja-JP"/>
            </w:rPr>
          </w:pPr>
          <w:ins w:id="653" w:author="Francisco Garcia" w:date="2014-05-26T10:12:00Z">
            <w:r w:rsidRPr="001920B0">
              <w:rPr>
                <w:noProof/>
                <w:lang w:val="fr-FR"/>
              </w:rPr>
              <w:t>5.9.8</w:t>
            </w:r>
            <w:r>
              <w:rPr>
                <w:rFonts w:eastAsiaTheme="minorEastAsia"/>
                <w:noProof/>
                <w:sz w:val="24"/>
                <w:szCs w:val="24"/>
                <w:lang w:val="fr-FR" w:eastAsia="ja-JP"/>
              </w:rPr>
              <w:tab/>
            </w:r>
            <w:r w:rsidRPr="001920B0">
              <w:rPr>
                <w:noProof/>
                <w:lang w:val="fr-FR"/>
              </w:rPr>
              <w:t>Suppression</w:t>
            </w:r>
            <w:r>
              <w:rPr>
                <w:noProof/>
              </w:rPr>
              <w:tab/>
            </w:r>
            <w:r>
              <w:rPr>
                <w:noProof/>
              </w:rPr>
              <w:fldChar w:fldCharType="begin"/>
            </w:r>
            <w:r>
              <w:rPr>
                <w:noProof/>
              </w:rPr>
              <w:instrText xml:space="preserve"> PAGEREF _Toc262710622 \h </w:instrText>
            </w:r>
          </w:ins>
          <w:r>
            <w:rPr>
              <w:noProof/>
            </w:rPr>
          </w:r>
          <w:ins w:id="654" w:author="Francisco Garcia" w:date="2014-05-26T10:12:00Z">
            <w:r>
              <w:rPr>
                <w:noProof/>
              </w:rPr>
              <w:fldChar w:fldCharType="separate"/>
            </w:r>
            <w:r>
              <w:rPr>
                <w:noProof/>
              </w:rPr>
              <w:t>41</w:t>
            </w:r>
            <w:r>
              <w:rPr>
                <w:noProof/>
              </w:rPr>
              <w:fldChar w:fldCharType="end"/>
            </w:r>
          </w:ins>
        </w:p>
        <w:p w14:paraId="450D5244" w14:textId="77777777" w:rsidR="003245B3" w:rsidRDefault="003245B3">
          <w:pPr>
            <w:pStyle w:val="TM3"/>
            <w:tabs>
              <w:tab w:val="left" w:pos="1136"/>
              <w:tab w:val="right" w:leader="dot" w:pos="9062"/>
            </w:tabs>
            <w:rPr>
              <w:ins w:id="655" w:author="Francisco Garcia" w:date="2014-05-26T10:12:00Z"/>
              <w:rFonts w:eastAsiaTheme="minorEastAsia"/>
              <w:noProof/>
              <w:sz w:val="24"/>
              <w:szCs w:val="24"/>
              <w:lang w:val="fr-FR" w:eastAsia="ja-JP"/>
            </w:rPr>
          </w:pPr>
          <w:ins w:id="656" w:author="Francisco Garcia" w:date="2014-05-26T10:12:00Z">
            <w:r w:rsidRPr="001920B0">
              <w:rPr>
                <w:noProof/>
                <w:lang w:val="fr-FR"/>
              </w:rPr>
              <w:t>5.9.9</w:t>
            </w:r>
            <w:r>
              <w:rPr>
                <w:rFonts w:eastAsiaTheme="minorEastAsia"/>
                <w:noProof/>
                <w:sz w:val="24"/>
                <w:szCs w:val="24"/>
                <w:lang w:val="fr-FR" w:eastAsia="ja-JP"/>
              </w:rPr>
              <w:tab/>
            </w:r>
            <w:r w:rsidRPr="001920B0">
              <w:rPr>
                <w:noProof/>
                <w:lang w:val="fr-FR"/>
              </w:rPr>
              <w:t>Vérification des données</w:t>
            </w:r>
            <w:r>
              <w:rPr>
                <w:noProof/>
              </w:rPr>
              <w:tab/>
            </w:r>
            <w:r>
              <w:rPr>
                <w:noProof/>
              </w:rPr>
              <w:fldChar w:fldCharType="begin"/>
            </w:r>
            <w:r>
              <w:rPr>
                <w:noProof/>
              </w:rPr>
              <w:instrText xml:space="preserve"> PAGEREF _Toc262710623 \h </w:instrText>
            </w:r>
          </w:ins>
          <w:r>
            <w:rPr>
              <w:noProof/>
            </w:rPr>
          </w:r>
          <w:ins w:id="657" w:author="Francisco Garcia" w:date="2014-05-26T10:12:00Z">
            <w:r>
              <w:rPr>
                <w:noProof/>
              </w:rPr>
              <w:fldChar w:fldCharType="separate"/>
            </w:r>
            <w:r>
              <w:rPr>
                <w:noProof/>
              </w:rPr>
              <w:t>42</w:t>
            </w:r>
            <w:r>
              <w:rPr>
                <w:noProof/>
              </w:rPr>
              <w:fldChar w:fldCharType="end"/>
            </w:r>
          </w:ins>
        </w:p>
        <w:p w14:paraId="2B19CF4C" w14:textId="77777777" w:rsidR="003245B3" w:rsidRDefault="003245B3">
          <w:pPr>
            <w:pStyle w:val="TM3"/>
            <w:tabs>
              <w:tab w:val="left" w:pos="1258"/>
              <w:tab w:val="right" w:leader="dot" w:pos="9062"/>
            </w:tabs>
            <w:rPr>
              <w:ins w:id="658" w:author="Francisco Garcia" w:date="2014-05-26T10:12:00Z"/>
              <w:rFonts w:eastAsiaTheme="minorEastAsia"/>
              <w:noProof/>
              <w:sz w:val="24"/>
              <w:szCs w:val="24"/>
              <w:lang w:val="fr-FR" w:eastAsia="ja-JP"/>
            </w:rPr>
          </w:pPr>
          <w:ins w:id="659" w:author="Francisco Garcia" w:date="2014-05-26T10:12:00Z">
            <w:r w:rsidRPr="001920B0">
              <w:rPr>
                <w:noProof/>
                <w:lang w:val="fr-FR"/>
              </w:rPr>
              <w:lastRenderedPageBreak/>
              <w:t>5.9.10</w:t>
            </w:r>
            <w:r>
              <w:rPr>
                <w:rFonts w:eastAsiaTheme="minorEastAsia"/>
                <w:noProof/>
                <w:sz w:val="24"/>
                <w:szCs w:val="24"/>
                <w:lang w:val="fr-FR" w:eastAsia="ja-JP"/>
              </w:rPr>
              <w:tab/>
            </w:r>
            <w:r w:rsidRPr="001920B0">
              <w:rPr>
                <w:noProof/>
                <w:lang w:val="fr-FR"/>
              </w:rPr>
              <w:t>Recherche</w:t>
            </w:r>
            <w:r>
              <w:rPr>
                <w:noProof/>
              </w:rPr>
              <w:tab/>
            </w:r>
            <w:r>
              <w:rPr>
                <w:noProof/>
              </w:rPr>
              <w:fldChar w:fldCharType="begin"/>
            </w:r>
            <w:r>
              <w:rPr>
                <w:noProof/>
              </w:rPr>
              <w:instrText xml:space="preserve"> PAGEREF _Toc262710624 \h </w:instrText>
            </w:r>
          </w:ins>
          <w:r>
            <w:rPr>
              <w:noProof/>
            </w:rPr>
          </w:r>
          <w:ins w:id="660" w:author="Francisco Garcia" w:date="2014-05-26T10:12:00Z">
            <w:r>
              <w:rPr>
                <w:noProof/>
              </w:rPr>
              <w:fldChar w:fldCharType="separate"/>
            </w:r>
            <w:r>
              <w:rPr>
                <w:noProof/>
              </w:rPr>
              <w:t>42</w:t>
            </w:r>
            <w:r>
              <w:rPr>
                <w:noProof/>
              </w:rPr>
              <w:fldChar w:fldCharType="end"/>
            </w:r>
          </w:ins>
        </w:p>
        <w:p w14:paraId="18327339" w14:textId="77777777" w:rsidR="003245B3" w:rsidRDefault="003245B3">
          <w:pPr>
            <w:pStyle w:val="TM2"/>
            <w:tabs>
              <w:tab w:val="left" w:pos="871"/>
              <w:tab w:val="right" w:leader="dot" w:pos="9062"/>
            </w:tabs>
            <w:rPr>
              <w:ins w:id="661" w:author="Francisco Garcia" w:date="2014-05-26T10:12:00Z"/>
              <w:rFonts w:eastAsiaTheme="minorEastAsia"/>
              <w:noProof/>
              <w:sz w:val="24"/>
              <w:szCs w:val="24"/>
              <w:lang w:val="fr-FR" w:eastAsia="ja-JP"/>
            </w:rPr>
          </w:pPr>
          <w:ins w:id="662" w:author="Francisco Garcia" w:date="2014-05-26T10:12:00Z">
            <w:r w:rsidRPr="001920B0">
              <w:rPr>
                <w:noProof/>
                <w:lang w:val="fr-FR"/>
              </w:rPr>
              <w:t>5.10</w:t>
            </w:r>
            <w:r>
              <w:rPr>
                <w:rFonts w:eastAsiaTheme="minorEastAsia"/>
                <w:noProof/>
                <w:sz w:val="24"/>
                <w:szCs w:val="24"/>
                <w:lang w:val="fr-FR" w:eastAsia="ja-JP"/>
              </w:rPr>
              <w:tab/>
            </w:r>
            <w:r w:rsidRPr="001920B0">
              <w:rPr>
                <w:noProof/>
                <w:lang w:val="fr-FR"/>
              </w:rPr>
              <w:t>Listes de lecture</w:t>
            </w:r>
            <w:r>
              <w:rPr>
                <w:noProof/>
              </w:rPr>
              <w:tab/>
            </w:r>
            <w:r>
              <w:rPr>
                <w:noProof/>
              </w:rPr>
              <w:fldChar w:fldCharType="begin"/>
            </w:r>
            <w:r>
              <w:rPr>
                <w:noProof/>
              </w:rPr>
              <w:instrText xml:space="preserve"> PAGEREF _Toc262710625 \h </w:instrText>
            </w:r>
          </w:ins>
          <w:r>
            <w:rPr>
              <w:noProof/>
            </w:rPr>
          </w:r>
          <w:ins w:id="663" w:author="Francisco Garcia" w:date="2014-05-26T10:12:00Z">
            <w:r>
              <w:rPr>
                <w:noProof/>
              </w:rPr>
              <w:fldChar w:fldCharType="separate"/>
            </w:r>
            <w:r>
              <w:rPr>
                <w:noProof/>
              </w:rPr>
              <w:t>42</w:t>
            </w:r>
            <w:r>
              <w:rPr>
                <w:noProof/>
              </w:rPr>
              <w:fldChar w:fldCharType="end"/>
            </w:r>
          </w:ins>
        </w:p>
        <w:p w14:paraId="627B18AA" w14:textId="77777777" w:rsidR="003245B3" w:rsidRDefault="003245B3">
          <w:pPr>
            <w:pStyle w:val="TM3"/>
            <w:tabs>
              <w:tab w:val="left" w:pos="1258"/>
              <w:tab w:val="right" w:leader="dot" w:pos="9062"/>
            </w:tabs>
            <w:rPr>
              <w:ins w:id="664" w:author="Francisco Garcia" w:date="2014-05-26T10:12:00Z"/>
              <w:rFonts w:eastAsiaTheme="minorEastAsia"/>
              <w:noProof/>
              <w:sz w:val="24"/>
              <w:szCs w:val="24"/>
              <w:lang w:val="fr-FR" w:eastAsia="ja-JP"/>
            </w:rPr>
          </w:pPr>
          <w:ins w:id="665" w:author="Francisco Garcia" w:date="2014-05-26T10:12:00Z">
            <w:r w:rsidRPr="001920B0">
              <w:rPr>
                <w:noProof/>
                <w:lang w:val="fr-FR"/>
              </w:rPr>
              <w:t>5.10.1</w:t>
            </w:r>
            <w:r>
              <w:rPr>
                <w:rFonts w:eastAsiaTheme="minorEastAsia"/>
                <w:noProof/>
                <w:sz w:val="24"/>
                <w:szCs w:val="24"/>
                <w:lang w:val="fr-FR" w:eastAsia="ja-JP"/>
              </w:rPr>
              <w:tab/>
            </w:r>
            <w:r w:rsidRPr="001920B0">
              <w:rPr>
                <w:noProof/>
                <w:lang w:val="fr-FR"/>
              </w:rPr>
              <w:t>Classes utilisées</w:t>
            </w:r>
            <w:r>
              <w:rPr>
                <w:noProof/>
              </w:rPr>
              <w:tab/>
            </w:r>
            <w:r>
              <w:rPr>
                <w:noProof/>
              </w:rPr>
              <w:fldChar w:fldCharType="begin"/>
            </w:r>
            <w:r>
              <w:rPr>
                <w:noProof/>
              </w:rPr>
              <w:instrText xml:space="preserve"> PAGEREF _Toc262710626 \h </w:instrText>
            </w:r>
          </w:ins>
          <w:r>
            <w:rPr>
              <w:noProof/>
            </w:rPr>
          </w:r>
          <w:ins w:id="666" w:author="Francisco Garcia" w:date="2014-05-26T10:12:00Z">
            <w:r>
              <w:rPr>
                <w:noProof/>
              </w:rPr>
              <w:fldChar w:fldCharType="separate"/>
            </w:r>
            <w:r>
              <w:rPr>
                <w:noProof/>
              </w:rPr>
              <w:t>43</w:t>
            </w:r>
            <w:r>
              <w:rPr>
                <w:noProof/>
              </w:rPr>
              <w:fldChar w:fldCharType="end"/>
            </w:r>
          </w:ins>
        </w:p>
        <w:p w14:paraId="276E0C20" w14:textId="77777777" w:rsidR="003245B3" w:rsidRDefault="003245B3">
          <w:pPr>
            <w:pStyle w:val="TM3"/>
            <w:tabs>
              <w:tab w:val="left" w:pos="1258"/>
              <w:tab w:val="right" w:leader="dot" w:pos="9062"/>
            </w:tabs>
            <w:rPr>
              <w:ins w:id="667" w:author="Francisco Garcia" w:date="2014-05-26T10:12:00Z"/>
              <w:rFonts w:eastAsiaTheme="minorEastAsia"/>
              <w:noProof/>
              <w:sz w:val="24"/>
              <w:szCs w:val="24"/>
              <w:lang w:val="fr-FR" w:eastAsia="ja-JP"/>
            </w:rPr>
          </w:pPr>
          <w:ins w:id="668" w:author="Francisco Garcia" w:date="2014-05-26T10:12:00Z">
            <w:r w:rsidRPr="001920B0">
              <w:rPr>
                <w:noProof/>
                <w:lang w:val="fr-FR"/>
              </w:rPr>
              <w:t>5.10.2</w:t>
            </w:r>
            <w:r>
              <w:rPr>
                <w:rFonts w:eastAsiaTheme="minorEastAsia"/>
                <w:noProof/>
                <w:sz w:val="24"/>
                <w:szCs w:val="24"/>
                <w:lang w:val="fr-FR" w:eastAsia="ja-JP"/>
              </w:rPr>
              <w:tab/>
            </w:r>
            <w:r w:rsidRPr="001920B0">
              <w:rPr>
                <w:noProof/>
                <w:lang w:val="fr-FR"/>
              </w:rPr>
              <w:t>Génération de configuration</w:t>
            </w:r>
            <w:r>
              <w:rPr>
                <w:noProof/>
              </w:rPr>
              <w:tab/>
            </w:r>
            <w:r>
              <w:rPr>
                <w:noProof/>
              </w:rPr>
              <w:fldChar w:fldCharType="begin"/>
            </w:r>
            <w:r>
              <w:rPr>
                <w:noProof/>
              </w:rPr>
              <w:instrText xml:space="preserve"> PAGEREF _Toc262710627 \h </w:instrText>
            </w:r>
          </w:ins>
          <w:r>
            <w:rPr>
              <w:noProof/>
            </w:rPr>
          </w:r>
          <w:ins w:id="669" w:author="Francisco Garcia" w:date="2014-05-26T10:12:00Z">
            <w:r>
              <w:rPr>
                <w:noProof/>
              </w:rPr>
              <w:fldChar w:fldCharType="separate"/>
            </w:r>
            <w:r>
              <w:rPr>
                <w:noProof/>
              </w:rPr>
              <w:t>43</w:t>
            </w:r>
            <w:r>
              <w:rPr>
                <w:noProof/>
              </w:rPr>
              <w:fldChar w:fldCharType="end"/>
            </w:r>
          </w:ins>
        </w:p>
        <w:p w14:paraId="43D3DD59" w14:textId="77777777" w:rsidR="003245B3" w:rsidRDefault="003245B3">
          <w:pPr>
            <w:pStyle w:val="TM3"/>
            <w:tabs>
              <w:tab w:val="left" w:pos="1258"/>
              <w:tab w:val="right" w:leader="dot" w:pos="9062"/>
            </w:tabs>
            <w:rPr>
              <w:ins w:id="670" w:author="Francisco Garcia" w:date="2014-05-26T10:12:00Z"/>
              <w:rFonts w:eastAsiaTheme="minorEastAsia"/>
              <w:noProof/>
              <w:sz w:val="24"/>
              <w:szCs w:val="24"/>
              <w:lang w:val="fr-FR" w:eastAsia="ja-JP"/>
            </w:rPr>
          </w:pPr>
          <w:ins w:id="671" w:author="Francisco Garcia" w:date="2014-05-26T10:12:00Z">
            <w:r w:rsidRPr="001920B0">
              <w:rPr>
                <w:noProof/>
                <w:lang w:val="fr-FR"/>
              </w:rPr>
              <w:t>5.10.3</w:t>
            </w:r>
            <w:r>
              <w:rPr>
                <w:rFonts w:eastAsiaTheme="minorEastAsia"/>
                <w:noProof/>
                <w:sz w:val="24"/>
                <w:szCs w:val="24"/>
                <w:lang w:val="fr-FR" w:eastAsia="ja-JP"/>
              </w:rPr>
              <w:tab/>
            </w:r>
            <w:r w:rsidRPr="001920B0">
              <w:rPr>
                <w:noProof/>
                <w:lang w:val="fr-FR"/>
              </w:rPr>
              <w:t>Création d’une playlist</w:t>
            </w:r>
            <w:r>
              <w:rPr>
                <w:noProof/>
              </w:rPr>
              <w:tab/>
            </w:r>
            <w:r>
              <w:rPr>
                <w:noProof/>
              </w:rPr>
              <w:fldChar w:fldCharType="begin"/>
            </w:r>
            <w:r>
              <w:rPr>
                <w:noProof/>
              </w:rPr>
              <w:instrText xml:space="preserve"> PAGEREF _Toc262710628 \h </w:instrText>
            </w:r>
          </w:ins>
          <w:r>
            <w:rPr>
              <w:noProof/>
            </w:rPr>
          </w:r>
          <w:ins w:id="672" w:author="Francisco Garcia" w:date="2014-05-26T10:12:00Z">
            <w:r>
              <w:rPr>
                <w:noProof/>
              </w:rPr>
              <w:fldChar w:fldCharType="separate"/>
            </w:r>
            <w:r>
              <w:rPr>
                <w:noProof/>
              </w:rPr>
              <w:t>44</w:t>
            </w:r>
            <w:r>
              <w:rPr>
                <w:noProof/>
              </w:rPr>
              <w:fldChar w:fldCharType="end"/>
            </w:r>
          </w:ins>
        </w:p>
        <w:p w14:paraId="31DF823D" w14:textId="77777777" w:rsidR="003245B3" w:rsidRDefault="003245B3">
          <w:pPr>
            <w:pStyle w:val="TM3"/>
            <w:tabs>
              <w:tab w:val="left" w:pos="1258"/>
              <w:tab w:val="right" w:leader="dot" w:pos="9062"/>
            </w:tabs>
            <w:rPr>
              <w:ins w:id="673" w:author="Francisco Garcia" w:date="2014-05-26T10:12:00Z"/>
              <w:rFonts w:eastAsiaTheme="minorEastAsia"/>
              <w:noProof/>
              <w:sz w:val="24"/>
              <w:szCs w:val="24"/>
              <w:lang w:val="fr-FR" w:eastAsia="ja-JP"/>
            </w:rPr>
          </w:pPr>
          <w:ins w:id="674" w:author="Francisco Garcia" w:date="2014-05-26T10:12:00Z">
            <w:r w:rsidRPr="001920B0">
              <w:rPr>
                <w:noProof/>
                <w:lang w:val="fr-FR"/>
              </w:rPr>
              <w:t>5.10.4</w:t>
            </w:r>
            <w:r>
              <w:rPr>
                <w:rFonts w:eastAsiaTheme="minorEastAsia"/>
                <w:noProof/>
                <w:sz w:val="24"/>
                <w:szCs w:val="24"/>
                <w:lang w:val="fr-FR" w:eastAsia="ja-JP"/>
              </w:rPr>
              <w:tab/>
            </w:r>
            <w:r w:rsidRPr="001920B0">
              <w:rPr>
                <w:noProof/>
                <w:lang w:val="fr-FR"/>
              </w:rPr>
              <w:t>Génération automatique</w:t>
            </w:r>
            <w:r>
              <w:rPr>
                <w:noProof/>
              </w:rPr>
              <w:tab/>
            </w:r>
            <w:r>
              <w:rPr>
                <w:noProof/>
              </w:rPr>
              <w:fldChar w:fldCharType="begin"/>
            </w:r>
            <w:r>
              <w:rPr>
                <w:noProof/>
              </w:rPr>
              <w:instrText xml:space="preserve"> PAGEREF _Toc262710629 \h </w:instrText>
            </w:r>
          </w:ins>
          <w:r>
            <w:rPr>
              <w:noProof/>
            </w:rPr>
          </w:r>
          <w:ins w:id="675" w:author="Francisco Garcia" w:date="2014-05-26T10:12:00Z">
            <w:r>
              <w:rPr>
                <w:noProof/>
              </w:rPr>
              <w:fldChar w:fldCharType="separate"/>
            </w:r>
            <w:r>
              <w:rPr>
                <w:noProof/>
              </w:rPr>
              <w:t>44</w:t>
            </w:r>
            <w:r>
              <w:rPr>
                <w:noProof/>
              </w:rPr>
              <w:fldChar w:fldCharType="end"/>
            </w:r>
          </w:ins>
        </w:p>
        <w:p w14:paraId="66942F01" w14:textId="77777777" w:rsidR="003245B3" w:rsidRDefault="003245B3">
          <w:pPr>
            <w:pStyle w:val="TM3"/>
            <w:tabs>
              <w:tab w:val="left" w:pos="1258"/>
              <w:tab w:val="right" w:leader="dot" w:pos="9062"/>
            </w:tabs>
            <w:rPr>
              <w:ins w:id="676" w:author="Francisco Garcia" w:date="2014-05-26T10:12:00Z"/>
              <w:rFonts w:eastAsiaTheme="minorEastAsia"/>
              <w:noProof/>
              <w:sz w:val="24"/>
              <w:szCs w:val="24"/>
              <w:lang w:val="fr-FR" w:eastAsia="ja-JP"/>
            </w:rPr>
          </w:pPr>
          <w:ins w:id="677" w:author="Francisco Garcia" w:date="2014-05-26T10:12:00Z">
            <w:r w:rsidRPr="001920B0">
              <w:rPr>
                <w:noProof/>
                <w:lang w:val="fr-FR"/>
              </w:rPr>
              <w:t>5.10.5</w:t>
            </w:r>
            <w:r>
              <w:rPr>
                <w:rFonts w:eastAsiaTheme="minorEastAsia"/>
                <w:noProof/>
                <w:sz w:val="24"/>
                <w:szCs w:val="24"/>
                <w:lang w:val="fr-FR" w:eastAsia="ja-JP"/>
              </w:rPr>
              <w:tab/>
            </w:r>
            <w:r w:rsidRPr="001920B0">
              <w:rPr>
                <w:noProof/>
                <w:lang w:val="fr-FR"/>
              </w:rPr>
              <w:t>Ajout à une playlist</w:t>
            </w:r>
            <w:r>
              <w:rPr>
                <w:noProof/>
              </w:rPr>
              <w:tab/>
            </w:r>
            <w:r>
              <w:rPr>
                <w:noProof/>
              </w:rPr>
              <w:fldChar w:fldCharType="begin"/>
            </w:r>
            <w:r>
              <w:rPr>
                <w:noProof/>
              </w:rPr>
              <w:instrText xml:space="preserve"> PAGEREF _Toc262710630 \h </w:instrText>
            </w:r>
          </w:ins>
          <w:r>
            <w:rPr>
              <w:noProof/>
            </w:rPr>
          </w:r>
          <w:ins w:id="678" w:author="Francisco Garcia" w:date="2014-05-26T10:12:00Z">
            <w:r>
              <w:rPr>
                <w:noProof/>
              </w:rPr>
              <w:fldChar w:fldCharType="separate"/>
            </w:r>
            <w:r>
              <w:rPr>
                <w:noProof/>
              </w:rPr>
              <w:t>45</w:t>
            </w:r>
            <w:r>
              <w:rPr>
                <w:noProof/>
              </w:rPr>
              <w:fldChar w:fldCharType="end"/>
            </w:r>
          </w:ins>
        </w:p>
        <w:p w14:paraId="5DDC3930" w14:textId="77777777" w:rsidR="003245B3" w:rsidRDefault="003245B3">
          <w:pPr>
            <w:pStyle w:val="TM3"/>
            <w:tabs>
              <w:tab w:val="left" w:pos="1258"/>
              <w:tab w:val="right" w:leader="dot" w:pos="9062"/>
            </w:tabs>
            <w:rPr>
              <w:ins w:id="679" w:author="Francisco Garcia" w:date="2014-05-26T10:12:00Z"/>
              <w:rFonts w:eastAsiaTheme="minorEastAsia"/>
              <w:noProof/>
              <w:sz w:val="24"/>
              <w:szCs w:val="24"/>
              <w:lang w:val="fr-FR" w:eastAsia="ja-JP"/>
            </w:rPr>
          </w:pPr>
          <w:ins w:id="680" w:author="Francisco Garcia" w:date="2014-05-26T10:12:00Z">
            <w:r w:rsidRPr="001920B0">
              <w:rPr>
                <w:noProof/>
                <w:lang w:val="fr-FR"/>
              </w:rPr>
              <w:t>5.10.6</w:t>
            </w:r>
            <w:r>
              <w:rPr>
                <w:rFonts w:eastAsiaTheme="minorEastAsia"/>
                <w:noProof/>
                <w:sz w:val="24"/>
                <w:szCs w:val="24"/>
                <w:lang w:val="fr-FR" w:eastAsia="ja-JP"/>
              </w:rPr>
              <w:tab/>
            </w:r>
            <w:r w:rsidRPr="001920B0">
              <w:rPr>
                <w:noProof/>
                <w:lang w:val="fr-FR"/>
              </w:rPr>
              <w:t>Retirer d’une playlist</w:t>
            </w:r>
            <w:r>
              <w:rPr>
                <w:noProof/>
              </w:rPr>
              <w:tab/>
            </w:r>
            <w:r>
              <w:rPr>
                <w:noProof/>
              </w:rPr>
              <w:fldChar w:fldCharType="begin"/>
            </w:r>
            <w:r>
              <w:rPr>
                <w:noProof/>
              </w:rPr>
              <w:instrText xml:space="preserve"> PAGEREF _Toc262710631 \h </w:instrText>
            </w:r>
          </w:ins>
          <w:r>
            <w:rPr>
              <w:noProof/>
            </w:rPr>
          </w:r>
          <w:ins w:id="681" w:author="Francisco Garcia" w:date="2014-05-26T10:12:00Z">
            <w:r>
              <w:rPr>
                <w:noProof/>
              </w:rPr>
              <w:fldChar w:fldCharType="separate"/>
            </w:r>
            <w:r>
              <w:rPr>
                <w:noProof/>
              </w:rPr>
              <w:t>46</w:t>
            </w:r>
            <w:r>
              <w:rPr>
                <w:noProof/>
              </w:rPr>
              <w:fldChar w:fldCharType="end"/>
            </w:r>
          </w:ins>
        </w:p>
        <w:p w14:paraId="648AE1FE" w14:textId="77777777" w:rsidR="003245B3" w:rsidRDefault="003245B3">
          <w:pPr>
            <w:pStyle w:val="TM3"/>
            <w:tabs>
              <w:tab w:val="left" w:pos="1258"/>
              <w:tab w:val="right" w:leader="dot" w:pos="9062"/>
            </w:tabs>
            <w:rPr>
              <w:ins w:id="682" w:author="Francisco Garcia" w:date="2014-05-26T10:12:00Z"/>
              <w:rFonts w:eastAsiaTheme="minorEastAsia"/>
              <w:noProof/>
              <w:sz w:val="24"/>
              <w:szCs w:val="24"/>
              <w:lang w:val="fr-FR" w:eastAsia="ja-JP"/>
            </w:rPr>
          </w:pPr>
          <w:ins w:id="683" w:author="Francisco Garcia" w:date="2014-05-26T10:12:00Z">
            <w:r w:rsidRPr="001920B0">
              <w:rPr>
                <w:noProof/>
                <w:lang w:val="fr-FR"/>
              </w:rPr>
              <w:t>5.10.7</w:t>
            </w:r>
            <w:r>
              <w:rPr>
                <w:rFonts w:eastAsiaTheme="minorEastAsia"/>
                <w:noProof/>
                <w:sz w:val="24"/>
                <w:szCs w:val="24"/>
                <w:lang w:val="fr-FR" w:eastAsia="ja-JP"/>
              </w:rPr>
              <w:tab/>
            </w:r>
            <w:r w:rsidRPr="001920B0">
              <w:rPr>
                <w:noProof/>
                <w:lang w:val="fr-FR"/>
              </w:rPr>
              <w:t>Affichage du contenu</w:t>
            </w:r>
            <w:r>
              <w:rPr>
                <w:noProof/>
              </w:rPr>
              <w:tab/>
            </w:r>
            <w:r>
              <w:rPr>
                <w:noProof/>
              </w:rPr>
              <w:fldChar w:fldCharType="begin"/>
            </w:r>
            <w:r>
              <w:rPr>
                <w:noProof/>
              </w:rPr>
              <w:instrText xml:space="preserve"> PAGEREF _Toc262710632 \h </w:instrText>
            </w:r>
          </w:ins>
          <w:r>
            <w:rPr>
              <w:noProof/>
            </w:rPr>
          </w:r>
          <w:ins w:id="684" w:author="Francisco Garcia" w:date="2014-05-26T10:12:00Z">
            <w:r>
              <w:rPr>
                <w:noProof/>
              </w:rPr>
              <w:fldChar w:fldCharType="separate"/>
            </w:r>
            <w:r>
              <w:rPr>
                <w:noProof/>
              </w:rPr>
              <w:t>46</w:t>
            </w:r>
            <w:r>
              <w:rPr>
                <w:noProof/>
              </w:rPr>
              <w:fldChar w:fldCharType="end"/>
            </w:r>
          </w:ins>
        </w:p>
        <w:p w14:paraId="3F0CBB45" w14:textId="77777777" w:rsidR="003245B3" w:rsidRDefault="003245B3">
          <w:pPr>
            <w:pStyle w:val="TM3"/>
            <w:tabs>
              <w:tab w:val="left" w:pos="1258"/>
              <w:tab w:val="right" w:leader="dot" w:pos="9062"/>
            </w:tabs>
            <w:rPr>
              <w:ins w:id="685" w:author="Francisco Garcia" w:date="2014-05-26T10:12:00Z"/>
              <w:rFonts w:eastAsiaTheme="minorEastAsia"/>
              <w:noProof/>
              <w:sz w:val="24"/>
              <w:szCs w:val="24"/>
              <w:lang w:val="fr-FR" w:eastAsia="ja-JP"/>
            </w:rPr>
          </w:pPr>
          <w:ins w:id="686" w:author="Francisco Garcia" w:date="2014-05-26T10:12:00Z">
            <w:r w:rsidRPr="001920B0">
              <w:rPr>
                <w:noProof/>
                <w:lang w:val="fr-FR"/>
              </w:rPr>
              <w:t>5.10.8</w:t>
            </w:r>
            <w:r>
              <w:rPr>
                <w:rFonts w:eastAsiaTheme="minorEastAsia"/>
                <w:noProof/>
                <w:sz w:val="24"/>
                <w:szCs w:val="24"/>
                <w:lang w:val="fr-FR" w:eastAsia="ja-JP"/>
              </w:rPr>
              <w:tab/>
            </w:r>
            <w:r w:rsidRPr="001920B0">
              <w:rPr>
                <w:noProof/>
                <w:lang w:val="fr-FR"/>
              </w:rPr>
              <w:t>Suppression d’une playlist</w:t>
            </w:r>
            <w:r>
              <w:rPr>
                <w:noProof/>
              </w:rPr>
              <w:tab/>
            </w:r>
            <w:r>
              <w:rPr>
                <w:noProof/>
              </w:rPr>
              <w:fldChar w:fldCharType="begin"/>
            </w:r>
            <w:r>
              <w:rPr>
                <w:noProof/>
              </w:rPr>
              <w:instrText xml:space="preserve"> PAGEREF _Toc262710633 \h </w:instrText>
            </w:r>
          </w:ins>
          <w:r>
            <w:rPr>
              <w:noProof/>
            </w:rPr>
          </w:r>
          <w:ins w:id="687" w:author="Francisco Garcia" w:date="2014-05-26T10:12:00Z">
            <w:r>
              <w:rPr>
                <w:noProof/>
              </w:rPr>
              <w:fldChar w:fldCharType="separate"/>
            </w:r>
            <w:r>
              <w:rPr>
                <w:noProof/>
              </w:rPr>
              <w:t>47</w:t>
            </w:r>
            <w:r>
              <w:rPr>
                <w:noProof/>
              </w:rPr>
              <w:fldChar w:fldCharType="end"/>
            </w:r>
          </w:ins>
        </w:p>
        <w:p w14:paraId="6679126B" w14:textId="77777777" w:rsidR="003245B3" w:rsidRDefault="003245B3">
          <w:pPr>
            <w:pStyle w:val="TM2"/>
            <w:tabs>
              <w:tab w:val="left" w:pos="871"/>
              <w:tab w:val="right" w:leader="dot" w:pos="9062"/>
            </w:tabs>
            <w:rPr>
              <w:ins w:id="688" w:author="Francisco Garcia" w:date="2014-05-26T10:12:00Z"/>
              <w:rFonts w:eastAsiaTheme="minorEastAsia"/>
              <w:noProof/>
              <w:sz w:val="24"/>
              <w:szCs w:val="24"/>
              <w:lang w:val="fr-FR" w:eastAsia="ja-JP"/>
            </w:rPr>
          </w:pPr>
          <w:ins w:id="689" w:author="Francisco Garcia" w:date="2014-05-26T10:12:00Z">
            <w:r w:rsidRPr="001920B0">
              <w:rPr>
                <w:noProof/>
                <w:lang w:val="fr-FR"/>
              </w:rPr>
              <w:t>5.11</w:t>
            </w:r>
            <w:r>
              <w:rPr>
                <w:rFonts w:eastAsiaTheme="minorEastAsia"/>
                <w:noProof/>
                <w:sz w:val="24"/>
                <w:szCs w:val="24"/>
                <w:lang w:val="fr-FR" w:eastAsia="ja-JP"/>
              </w:rPr>
              <w:tab/>
            </w:r>
            <w:r w:rsidRPr="001920B0">
              <w:rPr>
                <w:noProof/>
                <w:lang w:val="fr-FR"/>
              </w:rPr>
              <w:t>Grille horaire</w:t>
            </w:r>
            <w:r>
              <w:rPr>
                <w:noProof/>
              </w:rPr>
              <w:tab/>
            </w:r>
            <w:r>
              <w:rPr>
                <w:noProof/>
              </w:rPr>
              <w:fldChar w:fldCharType="begin"/>
            </w:r>
            <w:r>
              <w:rPr>
                <w:noProof/>
              </w:rPr>
              <w:instrText xml:space="preserve"> PAGEREF _Toc262710634 \h </w:instrText>
            </w:r>
          </w:ins>
          <w:r>
            <w:rPr>
              <w:noProof/>
            </w:rPr>
          </w:r>
          <w:ins w:id="690" w:author="Francisco Garcia" w:date="2014-05-26T10:12:00Z">
            <w:r>
              <w:rPr>
                <w:noProof/>
              </w:rPr>
              <w:fldChar w:fldCharType="separate"/>
            </w:r>
            <w:r>
              <w:rPr>
                <w:noProof/>
              </w:rPr>
              <w:t>48</w:t>
            </w:r>
            <w:r>
              <w:rPr>
                <w:noProof/>
              </w:rPr>
              <w:fldChar w:fldCharType="end"/>
            </w:r>
          </w:ins>
        </w:p>
        <w:p w14:paraId="4DC4703B" w14:textId="77777777" w:rsidR="003245B3" w:rsidRDefault="003245B3">
          <w:pPr>
            <w:pStyle w:val="TM3"/>
            <w:tabs>
              <w:tab w:val="left" w:pos="1258"/>
              <w:tab w:val="right" w:leader="dot" w:pos="9062"/>
            </w:tabs>
            <w:rPr>
              <w:ins w:id="691" w:author="Francisco Garcia" w:date="2014-05-26T10:12:00Z"/>
              <w:rFonts w:eastAsiaTheme="minorEastAsia"/>
              <w:noProof/>
              <w:sz w:val="24"/>
              <w:szCs w:val="24"/>
              <w:lang w:val="fr-FR" w:eastAsia="ja-JP"/>
            </w:rPr>
          </w:pPr>
          <w:ins w:id="692" w:author="Francisco Garcia" w:date="2014-05-26T10:12:00Z">
            <w:r w:rsidRPr="001920B0">
              <w:rPr>
                <w:noProof/>
                <w:lang w:val="fr-FR"/>
              </w:rPr>
              <w:t>5.11.1</w:t>
            </w:r>
            <w:r>
              <w:rPr>
                <w:rFonts w:eastAsiaTheme="minorEastAsia"/>
                <w:noProof/>
                <w:sz w:val="24"/>
                <w:szCs w:val="24"/>
                <w:lang w:val="fr-FR" w:eastAsia="ja-JP"/>
              </w:rPr>
              <w:tab/>
            </w:r>
            <w:r w:rsidRPr="001920B0">
              <w:rPr>
                <w:noProof/>
                <w:lang w:val="fr-FR"/>
              </w:rPr>
              <w:t>Classes utilisées</w:t>
            </w:r>
            <w:r>
              <w:rPr>
                <w:noProof/>
              </w:rPr>
              <w:tab/>
            </w:r>
            <w:r>
              <w:rPr>
                <w:noProof/>
              </w:rPr>
              <w:fldChar w:fldCharType="begin"/>
            </w:r>
            <w:r>
              <w:rPr>
                <w:noProof/>
              </w:rPr>
              <w:instrText xml:space="preserve"> PAGEREF _Toc262710635 \h </w:instrText>
            </w:r>
          </w:ins>
          <w:r>
            <w:rPr>
              <w:noProof/>
            </w:rPr>
          </w:r>
          <w:ins w:id="693" w:author="Francisco Garcia" w:date="2014-05-26T10:12:00Z">
            <w:r>
              <w:rPr>
                <w:noProof/>
              </w:rPr>
              <w:fldChar w:fldCharType="separate"/>
            </w:r>
            <w:r>
              <w:rPr>
                <w:noProof/>
              </w:rPr>
              <w:t>48</w:t>
            </w:r>
            <w:r>
              <w:rPr>
                <w:noProof/>
              </w:rPr>
              <w:fldChar w:fldCharType="end"/>
            </w:r>
          </w:ins>
        </w:p>
        <w:p w14:paraId="04126DB7" w14:textId="77777777" w:rsidR="003245B3" w:rsidRDefault="003245B3">
          <w:pPr>
            <w:pStyle w:val="TM3"/>
            <w:tabs>
              <w:tab w:val="left" w:pos="1258"/>
              <w:tab w:val="right" w:leader="dot" w:pos="9062"/>
            </w:tabs>
            <w:rPr>
              <w:ins w:id="694" w:author="Francisco Garcia" w:date="2014-05-26T10:12:00Z"/>
              <w:rFonts w:eastAsiaTheme="minorEastAsia"/>
              <w:noProof/>
              <w:sz w:val="24"/>
              <w:szCs w:val="24"/>
              <w:lang w:val="fr-FR" w:eastAsia="ja-JP"/>
            </w:rPr>
          </w:pPr>
          <w:ins w:id="695" w:author="Francisco Garcia" w:date="2014-05-26T10:12:00Z">
            <w:r w:rsidRPr="001920B0">
              <w:rPr>
                <w:noProof/>
                <w:lang w:val="fr-FR"/>
              </w:rPr>
              <w:t>5.11.2</w:t>
            </w:r>
            <w:r>
              <w:rPr>
                <w:rFonts w:eastAsiaTheme="minorEastAsia"/>
                <w:noProof/>
                <w:sz w:val="24"/>
                <w:szCs w:val="24"/>
                <w:lang w:val="fr-FR" w:eastAsia="ja-JP"/>
              </w:rPr>
              <w:tab/>
            </w:r>
            <w:r w:rsidRPr="001920B0">
              <w:rPr>
                <w:noProof/>
                <w:lang w:val="fr-FR"/>
              </w:rPr>
              <w:t>Outil utilisé</w:t>
            </w:r>
            <w:r>
              <w:rPr>
                <w:noProof/>
              </w:rPr>
              <w:tab/>
            </w:r>
            <w:r>
              <w:rPr>
                <w:noProof/>
              </w:rPr>
              <w:fldChar w:fldCharType="begin"/>
            </w:r>
            <w:r>
              <w:rPr>
                <w:noProof/>
              </w:rPr>
              <w:instrText xml:space="preserve"> PAGEREF _Toc262710636 \h </w:instrText>
            </w:r>
          </w:ins>
          <w:r>
            <w:rPr>
              <w:noProof/>
            </w:rPr>
          </w:r>
          <w:ins w:id="696" w:author="Francisco Garcia" w:date="2014-05-26T10:12:00Z">
            <w:r>
              <w:rPr>
                <w:noProof/>
              </w:rPr>
              <w:fldChar w:fldCharType="separate"/>
            </w:r>
            <w:r>
              <w:rPr>
                <w:noProof/>
              </w:rPr>
              <w:t>48</w:t>
            </w:r>
            <w:r>
              <w:rPr>
                <w:noProof/>
              </w:rPr>
              <w:fldChar w:fldCharType="end"/>
            </w:r>
          </w:ins>
        </w:p>
        <w:p w14:paraId="5207B6A2" w14:textId="77777777" w:rsidR="003245B3" w:rsidRDefault="003245B3">
          <w:pPr>
            <w:pStyle w:val="TM3"/>
            <w:tabs>
              <w:tab w:val="left" w:pos="1258"/>
              <w:tab w:val="right" w:leader="dot" w:pos="9062"/>
            </w:tabs>
            <w:rPr>
              <w:ins w:id="697" w:author="Francisco Garcia" w:date="2014-05-26T10:12:00Z"/>
              <w:rFonts w:eastAsiaTheme="minorEastAsia"/>
              <w:noProof/>
              <w:sz w:val="24"/>
              <w:szCs w:val="24"/>
              <w:lang w:val="fr-FR" w:eastAsia="ja-JP"/>
            </w:rPr>
          </w:pPr>
          <w:ins w:id="698" w:author="Francisco Garcia" w:date="2014-05-26T10:12:00Z">
            <w:r w:rsidRPr="001920B0">
              <w:rPr>
                <w:noProof/>
                <w:lang w:val="fr-FR"/>
              </w:rPr>
              <w:t>5.11.3</w:t>
            </w:r>
            <w:r>
              <w:rPr>
                <w:rFonts w:eastAsiaTheme="minorEastAsia"/>
                <w:noProof/>
                <w:sz w:val="24"/>
                <w:szCs w:val="24"/>
                <w:lang w:val="fr-FR" w:eastAsia="ja-JP"/>
              </w:rPr>
              <w:tab/>
            </w:r>
            <w:r w:rsidRPr="001920B0">
              <w:rPr>
                <w:noProof/>
                <w:lang w:val="fr-FR"/>
              </w:rPr>
              <w:t>Gestion du calendrier par ShoutCAST</w:t>
            </w:r>
            <w:r>
              <w:rPr>
                <w:noProof/>
              </w:rPr>
              <w:tab/>
            </w:r>
            <w:r>
              <w:rPr>
                <w:noProof/>
              </w:rPr>
              <w:fldChar w:fldCharType="begin"/>
            </w:r>
            <w:r>
              <w:rPr>
                <w:noProof/>
              </w:rPr>
              <w:instrText xml:space="preserve"> PAGEREF _Toc262710637 \h </w:instrText>
            </w:r>
          </w:ins>
          <w:r>
            <w:rPr>
              <w:noProof/>
            </w:rPr>
          </w:r>
          <w:ins w:id="699" w:author="Francisco Garcia" w:date="2014-05-26T10:12:00Z">
            <w:r>
              <w:rPr>
                <w:noProof/>
              </w:rPr>
              <w:fldChar w:fldCharType="separate"/>
            </w:r>
            <w:r>
              <w:rPr>
                <w:noProof/>
              </w:rPr>
              <w:t>49</w:t>
            </w:r>
            <w:r>
              <w:rPr>
                <w:noProof/>
              </w:rPr>
              <w:fldChar w:fldCharType="end"/>
            </w:r>
          </w:ins>
        </w:p>
        <w:p w14:paraId="0CF644B0" w14:textId="77777777" w:rsidR="003245B3" w:rsidRDefault="003245B3">
          <w:pPr>
            <w:pStyle w:val="TM3"/>
            <w:tabs>
              <w:tab w:val="left" w:pos="1258"/>
              <w:tab w:val="right" w:leader="dot" w:pos="9062"/>
            </w:tabs>
            <w:rPr>
              <w:ins w:id="700" w:author="Francisco Garcia" w:date="2014-05-26T10:12:00Z"/>
              <w:rFonts w:eastAsiaTheme="minorEastAsia"/>
              <w:noProof/>
              <w:sz w:val="24"/>
              <w:szCs w:val="24"/>
              <w:lang w:val="fr-FR" w:eastAsia="ja-JP"/>
            </w:rPr>
          </w:pPr>
          <w:ins w:id="701" w:author="Francisco Garcia" w:date="2014-05-26T10:12:00Z">
            <w:r w:rsidRPr="001920B0">
              <w:rPr>
                <w:noProof/>
                <w:lang w:val="fr-FR"/>
              </w:rPr>
              <w:t>5.11.4</w:t>
            </w:r>
            <w:r>
              <w:rPr>
                <w:rFonts w:eastAsiaTheme="minorEastAsia"/>
                <w:noProof/>
                <w:sz w:val="24"/>
                <w:szCs w:val="24"/>
                <w:lang w:val="fr-FR" w:eastAsia="ja-JP"/>
              </w:rPr>
              <w:tab/>
            </w:r>
            <w:r w:rsidRPr="001920B0">
              <w:rPr>
                <w:noProof/>
                <w:lang w:val="fr-FR"/>
              </w:rPr>
              <w:t>Génération de configuration</w:t>
            </w:r>
            <w:r>
              <w:rPr>
                <w:noProof/>
              </w:rPr>
              <w:tab/>
            </w:r>
            <w:r>
              <w:rPr>
                <w:noProof/>
              </w:rPr>
              <w:fldChar w:fldCharType="begin"/>
            </w:r>
            <w:r>
              <w:rPr>
                <w:noProof/>
              </w:rPr>
              <w:instrText xml:space="preserve"> PAGEREF _Toc262710638 \h </w:instrText>
            </w:r>
          </w:ins>
          <w:r>
            <w:rPr>
              <w:noProof/>
            </w:rPr>
          </w:r>
          <w:ins w:id="702" w:author="Francisco Garcia" w:date="2014-05-26T10:12:00Z">
            <w:r>
              <w:rPr>
                <w:noProof/>
              </w:rPr>
              <w:fldChar w:fldCharType="separate"/>
            </w:r>
            <w:r>
              <w:rPr>
                <w:noProof/>
              </w:rPr>
              <w:t>50</w:t>
            </w:r>
            <w:r>
              <w:rPr>
                <w:noProof/>
              </w:rPr>
              <w:fldChar w:fldCharType="end"/>
            </w:r>
          </w:ins>
        </w:p>
        <w:p w14:paraId="5EB5D3A0" w14:textId="77777777" w:rsidR="003245B3" w:rsidRDefault="003245B3">
          <w:pPr>
            <w:pStyle w:val="TM3"/>
            <w:tabs>
              <w:tab w:val="left" w:pos="1258"/>
              <w:tab w:val="right" w:leader="dot" w:pos="9062"/>
            </w:tabs>
            <w:rPr>
              <w:ins w:id="703" w:author="Francisco Garcia" w:date="2014-05-26T10:12:00Z"/>
              <w:rFonts w:eastAsiaTheme="minorEastAsia"/>
              <w:noProof/>
              <w:sz w:val="24"/>
              <w:szCs w:val="24"/>
              <w:lang w:val="fr-FR" w:eastAsia="ja-JP"/>
            </w:rPr>
          </w:pPr>
          <w:ins w:id="704" w:author="Francisco Garcia" w:date="2014-05-26T10:12:00Z">
            <w:r w:rsidRPr="001920B0">
              <w:rPr>
                <w:noProof/>
                <w:lang w:val="fr-FR"/>
              </w:rPr>
              <w:t>5.11.5</w:t>
            </w:r>
            <w:r>
              <w:rPr>
                <w:rFonts w:eastAsiaTheme="minorEastAsia"/>
                <w:noProof/>
                <w:sz w:val="24"/>
                <w:szCs w:val="24"/>
                <w:lang w:val="fr-FR" w:eastAsia="ja-JP"/>
              </w:rPr>
              <w:tab/>
            </w:r>
            <w:r w:rsidRPr="001920B0">
              <w:rPr>
                <w:noProof/>
                <w:lang w:val="fr-FR"/>
              </w:rPr>
              <w:t>Affichage du calendrier</w:t>
            </w:r>
            <w:r>
              <w:rPr>
                <w:noProof/>
              </w:rPr>
              <w:tab/>
            </w:r>
            <w:r>
              <w:rPr>
                <w:noProof/>
              </w:rPr>
              <w:fldChar w:fldCharType="begin"/>
            </w:r>
            <w:r>
              <w:rPr>
                <w:noProof/>
              </w:rPr>
              <w:instrText xml:space="preserve"> PAGEREF _Toc262710639 \h </w:instrText>
            </w:r>
          </w:ins>
          <w:r>
            <w:rPr>
              <w:noProof/>
            </w:rPr>
          </w:r>
          <w:ins w:id="705" w:author="Francisco Garcia" w:date="2014-05-26T10:12:00Z">
            <w:r>
              <w:rPr>
                <w:noProof/>
              </w:rPr>
              <w:fldChar w:fldCharType="separate"/>
            </w:r>
            <w:r>
              <w:rPr>
                <w:noProof/>
              </w:rPr>
              <w:t>50</w:t>
            </w:r>
            <w:r>
              <w:rPr>
                <w:noProof/>
              </w:rPr>
              <w:fldChar w:fldCharType="end"/>
            </w:r>
          </w:ins>
        </w:p>
        <w:p w14:paraId="00848A1B" w14:textId="77777777" w:rsidR="003245B3" w:rsidRDefault="003245B3">
          <w:pPr>
            <w:pStyle w:val="TM3"/>
            <w:tabs>
              <w:tab w:val="left" w:pos="1258"/>
              <w:tab w:val="right" w:leader="dot" w:pos="9062"/>
            </w:tabs>
            <w:rPr>
              <w:ins w:id="706" w:author="Francisco Garcia" w:date="2014-05-26T10:12:00Z"/>
              <w:rFonts w:eastAsiaTheme="minorEastAsia"/>
              <w:noProof/>
              <w:sz w:val="24"/>
              <w:szCs w:val="24"/>
              <w:lang w:val="fr-FR" w:eastAsia="ja-JP"/>
            </w:rPr>
          </w:pPr>
          <w:ins w:id="707" w:author="Francisco Garcia" w:date="2014-05-26T10:12:00Z">
            <w:r w:rsidRPr="001920B0">
              <w:rPr>
                <w:noProof/>
                <w:lang w:val="fr-FR"/>
              </w:rPr>
              <w:t>5.11.6</w:t>
            </w:r>
            <w:r>
              <w:rPr>
                <w:rFonts w:eastAsiaTheme="minorEastAsia"/>
                <w:noProof/>
                <w:sz w:val="24"/>
                <w:szCs w:val="24"/>
                <w:lang w:val="fr-FR" w:eastAsia="ja-JP"/>
              </w:rPr>
              <w:tab/>
            </w:r>
            <w:r w:rsidRPr="001920B0">
              <w:rPr>
                <w:noProof/>
                <w:lang w:val="fr-FR"/>
              </w:rPr>
              <w:t>Sélection depuis le calendrier</w:t>
            </w:r>
            <w:r>
              <w:rPr>
                <w:noProof/>
              </w:rPr>
              <w:tab/>
            </w:r>
            <w:r>
              <w:rPr>
                <w:noProof/>
              </w:rPr>
              <w:fldChar w:fldCharType="begin"/>
            </w:r>
            <w:r>
              <w:rPr>
                <w:noProof/>
              </w:rPr>
              <w:instrText xml:space="preserve"> PAGEREF _Toc262710640 \h </w:instrText>
            </w:r>
          </w:ins>
          <w:r>
            <w:rPr>
              <w:noProof/>
            </w:rPr>
          </w:r>
          <w:ins w:id="708" w:author="Francisco Garcia" w:date="2014-05-26T10:12:00Z">
            <w:r>
              <w:rPr>
                <w:noProof/>
              </w:rPr>
              <w:fldChar w:fldCharType="separate"/>
            </w:r>
            <w:r>
              <w:rPr>
                <w:noProof/>
              </w:rPr>
              <w:t>52</w:t>
            </w:r>
            <w:r>
              <w:rPr>
                <w:noProof/>
              </w:rPr>
              <w:fldChar w:fldCharType="end"/>
            </w:r>
          </w:ins>
        </w:p>
        <w:p w14:paraId="77B2CD47" w14:textId="77777777" w:rsidR="003245B3" w:rsidRDefault="003245B3">
          <w:pPr>
            <w:pStyle w:val="TM3"/>
            <w:tabs>
              <w:tab w:val="left" w:pos="1258"/>
              <w:tab w:val="right" w:leader="dot" w:pos="9062"/>
            </w:tabs>
            <w:rPr>
              <w:ins w:id="709" w:author="Francisco Garcia" w:date="2014-05-26T10:12:00Z"/>
              <w:rFonts w:eastAsiaTheme="minorEastAsia"/>
              <w:noProof/>
              <w:sz w:val="24"/>
              <w:szCs w:val="24"/>
              <w:lang w:val="fr-FR" w:eastAsia="ja-JP"/>
            </w:rPr>
          </w:pPr>
          <w:ins w:id="710" w:author="Francisco Garcia" w:date="2014-05-26T10:12:00Z">
            <w:r w:rsidRPr="001920B0">
              <w:rPr>
                <w:noProof/>
                <w:lang w:val="fr-FR"/>
              </w:rPr>
              <w:t>5.11.7</w:t>
            </w:r>
            <w:r>
              <w:rPr>
                <w:rFonts w:eastAsiaTheme="minorEastAsia"/>
                <w:noProof/>
                <w:sz w:val="24"/>
                <w:szCs w:val="24"/>
                <w:lang w:val="fr-FR" w:eastAsia="ja-JP"/>
              </w:rPr>
              <w:tab/>
            </w:r>
            <w:r w:rsidRPr="001920B0">
              <w:rPr>
                <w:noProof/>
                <w:lang w:val="fr-FR"/>
              </w:rPr>
              <w:t>Création d’un événement</w:t>
            </w:r>
            <w:r>
              <w:rPr>
                <w:noProof/>
              </w:rPr>
              <w:tab/>
            </w:r>
            <w:r>
              <w:rPr>
                <w:noProof/>
              </w:rPr>
              <w:fldChar w:fldCharType="begin"/>
            </w:r>
            <w:r>
              <w:rPr>
                <w:noProof/>
              </w:rPr>
              <w:instrText xml:space="preserve"> PAGEREF _Toc262710641 \h </w:instrText>
            </w:r>
          </w:ins>
          <w:r>
            <w:rPr>
              <w:noProof/>
            </w:rPr>
          </w:r>
          <w:ins w:id="711" w:author="Francisco Garcia" w:date="2014-05-26T10:12:00Z">
            <w:r>
              <w:rPr>
                <w:noProof/>
              </w:rPr>
              <w:fldChar w:fldCharType="separate"/>
            </w:r>
            <w:r>
              <w:rPr>
                <w:noProof/>
              </w:rPr>
              <w:t>52</w:t>
            </w:r>
            <w:r>
              <w:rPr>
                <w:noProof/>
              </w:rPr>
              <w:fldChar w:fldCharType="end"/>
            </w:r>
          </w:ins>
        </w:p>
        <w:p w14:paraId="217A01BA" w14:textId="77777777" w:rsidR="003245B3" w:rsidRDefault="003245B3">
          <w:pPr>
            <w:pStyle w:val="TM3"/>
            <w:tabs>
              <w:tab w:val="left" w:pos="1258"/>
              <w:tab w:val="right" w:leader="dot" w:pos="9062"/>
            </w:tabs>
            <w:rPr>
              <w:ins w:id="712" w:author="Francisco Garcia" w:date="2014-05-26T10:12:00Z"/>
              <w:rFonts w:eastAsiaTheme="minorEastAsia"/>
              <w:noProof/>
              <w:sz w:val="24"/>
              <w:szCs w:val="24"/>
              <w:lang w:val="fr-FR" w:eastAsia="ja-JP"/>
            </w:rPr>
          </w:pPr>
          <w:ins w:id="713" w:author="Francisco Garcia" w:date="2014-05-26T10:12:00Z">
            <w:r w:rsidRPr="001920B0">
              <w:rPr>
                <w:noProof/>
                <w:lang w:val="fr-FR"/>
              </w:rPr>
              <w:t>5.11.8</w:t>
            </w:r>
            <w:r>
              <w:rPr>
                <w:rFonts w:eastAsiaTheme="minorEastAsia"/>
                <w:noProof/>
                <w:sz w:val="24"/>
                <w:szCs w:val="24"/>
                <w:lang w:val="fr-FR" w:eastAsia="ja-JP"/>
              </w:rPr>
              <w:tab/>
            </w:r>
            <w:r w:rsidRPr="001920B0">
              <w:rPr>
                <w:noProof/>
                <w:lang w:val="fr-FR"/>
              </w:rPr>
              <w:t>Modification d’un événement</w:t>
            </w:r>
            <w:r>
              <w:rPr>
                <w:noProof/>
              </w:rPr>
              <w:tab/>
            </w:r>
            <w:r>
              <w:rPr>
                <w:noProof/>
              </w:rPr>
              <w:fldChar w:fldCharType="begin"/>
            </w:r>
            <w:r>
              <w:rPr>
                <w:noProof/>
              </w:rPr>
              <w:instrText xml:space="preserve"> PAGEREF _Toc262710642 \h </w:instrText>
            </w:r>
          </w:ins>
          <w:r>
            <w:rPr>
              <w:noProof/>
            </w:rPr>
          </w:r>
          <w:ins w:id="714" w:author="Francisco Garcia" w:date="2014-05-26T10:12:00Z">
            <w:r>
              <w:rPr>
                <w:noProof/>
              </w:rPr>
              <w:fldChar w:fldCharType="separate"/>
            </w:r>
            <w:r>
              <w:rPr>
                <w:noProof/>
              </w:rPr>
              <w:t>53</w:t>
            </w:r>
            <w:r>
              <w:rPr>
                <w:noProof/>
              </w:rPr>
              <w:fldChar w:fldCharType="end"/>
            </w:r>
          </w:ins>
        </w:p>
        <w:p w14:paraId="60A0EEFF" w14:textId="77777777" w:rsidR="003245B3" w:rsidRDefault="003245B3">
          <w:pPr>
            <w:pStyle w:val="TM3"/>
            <w:tabs>
              <w:tab w:val="left" w:pos="1258"/>
              <w:tab w:val="right" w:leader="dot" w:pos="9062"/>
            </w:tabs>
            <w:rPr>
              <w:ins w:id="715" w:author="Francisco Garcia" w:date="2014-05-26T10:12:00Z"/>
              <w:rFonts w:eastAsiaTheme="minorEastAsia"/>
              <w:noProof/>
              <w:sz w:val="24"/>
              <w:szCs w:val="24"/>
              <w:lang w:val="fr-FR" w:eastAsia="ja-JP"/>
            </w:rPr>
          </w:pPr>
          <w:ins w:id="716" w:author="Francisco Garcia" w:date="2014-05-26T10:12:00Z">
            <w:r w:rsidRPr="001920B0">
              <w:rPr>
                <w:noProof/>
                <w:lang w:val="fr-FR"/>
              </w:rPr>
              <w:t>5.11.9</w:t>
            </w:r>
            <w:r>
              <w:rPr>
                <w:rFonts w:eastAsiaTheme="minorEastAsia"/>
                <w:noProof/>
                <w:sz w:val="24"/>
                <w:szCs w:val="24"/>
                <w:lang w:val="fr-FR" w:eastAsia="ja-JP"/>
              </w:rPr>
              <w:tab/>
            </w:r>
            <w:r w:rsidRPr="001920B0">
              <w:rPr>
                <w:noProof/>
                <w:lang w:val="fr-FR"/>
              </w:rPr>
              <w:t>Suppression d’un événement</w:t>
            </w:r>
            <w:r>
              <w:rPr>
                <w:noProof/>
              </w:rPr>
              <w:tab/>
            </w:r>
            <w:r>
              <w:rPr>
                <w:noProof/>
              </w:rPr>
              <w:fldChar w:fldCharType="begin"/>
            </w:r>
            <w:r>
              <w:rPr>
                <w:noProof/>
              </w:rPr>
              <w:instrText xml:space="preserve"> PAGEREF _Toc262710643 \h </w:instrText>
            </w:r>
          </w:ins>
          <w:r>
            <w:rPr>
              <w:noProof/>
            </w:rPr>
          </w:r>
          <w:ins w:id="717" w:author="Francisco Garcia" w:date="2014-05-26T10:12:00Z">
            <w:r>
              <w:rPr>
                <w:noProof/>
              </w:rPr>
              <w:fldChar w:fldCharType="separate"/>
            </w:r>
            <w:r>
              <w:rPr>
                <w:noProof/>
              </w:rPr>
              <w:t>54</w:t>
            </w:r>
            <w:r>
              <w:rPr>
                <w:noProof/>
              </w:rPr>
              <w:fldChar w:fldCharType="end"/>
            </w:r>
          </w:ins>
        </w:p>
        <w:p w14:paraId="18FD8FD8" w14:textId="77777777" w:rsidR="003245B3" w:rsidRDefault="003245B3">
          <w:pPr>
            <w:pStyle w:val="TM2"/>
            <w:tabs>
              <w:tab w:val="left" w:pos="871"/>
              <w:tab w:val="right" w:leader="dot" w:pos="9062"/>
            </w:tabs>
            <w:rPr>
              <w:ins w:id="718" w:author="Francisco Garcia" w:date="2014-05-26T10:12:00Z"/>
              <w:rFonts w:eastAsiaTheme="minorEastAsia"/>
              <w:noProof/>
              <w:sz w:val="24"/>
              <w:szCs w:val="24"/>
              <w:lang w:val="fr-FR" w:eastAsia="ja-JP"/>
            </w:rPr>
          </w:pPr>
          <w:ins w:id="719" w:author="Francisco Garcia" w:date="2014-05-26T10:12:00Z">
            <w:r w:rsidRPr="001920B0">
              <w:rPr>
                <w:noProof/>
                <w:lang w:val="fr-FR"/>
              </w:rPr>
              <w:t>5.12</w:t>
            </w:r>
            <w:r>
              <w:rPr>
                <w:rFonts w:eastAsiaTheme="minorEastAsia"/>
                <w:noProof/>
                <w:sz w:val="24"/>
                <w:szCs w:val="24"/>
                <w:lang w:val="fr-FR" w:eastAsia="ja-JP"/>
              </w:rPr>
              <w:tab/>
            </w:r>
            <w:r w:rsidRPr="001920B0">
              <w:rPr>
                <w:noProof/>
                <w:lang w:val="fr-FR"/>
              </w:rPr>
              <w:t>Transcoders</w:t>
            </w:r>
            <w:r>
              <w:rPr>
                <w:noProof/>
              </w:rPr>
              <w:tab/>
            </w:r>
            <w:r>
              <w:rPr>
                <w:noProof/>
              </w:rPr>
              <w:fldChar w:fldCharType="begin"/>
            </w:r>
            <w:r>
              <w:rPr>
                <w:noProof/>
              </w:rPr>
              <w:instrText xml:space="preserve"> PAGEREF _Toc262710644 \h </w:instrText>
            </w:r>
          </w:ins>
          <w:r>
            <w:rPr>
              <w:noProof/>
            </w:rPr>
          </w:r>
          <w:ins w:id="720" w:author="Francisco Garcia" w:date="2014-05-26T10:12:00Z">
            <w:r>
              <w:rPr>
                <w:noProof/>
              </w:rPr>
              <w:fldChar w:fldCharType="separate"/>
            </w:r>
            <w:r>
              <w:rPr>
                <w:noProof/>
              </w:rPr>
              <w:t>55</w:t>
            </w:r>
            <w:r>
              <w:rPr>
                <w:noProof/>
              </w:rPr>
              <w:fldChar w:fldCharType="end"/>
            </w:r>
          </w:ins>
        </w:p>
        <w:p w14:paraId="528417D3" w14:textId="77777777" w:rsidR="003245B3" w:rsidRDefault="003245B3">
          <w:pPr>
            <w:pStyle w:val="TM3"/>
            <w:tabs>
              <w:tab w:val="left" w:pos="1258"/>
              <w:tab w:val="right" w:leader="dot" w:pos="9062"/>
            </w:tabs>
            <w:rPr>
              <w:ins w:id="721" w:author="Francisco Garcia" w:date="2014-05-26T10:12:00Z"/>
              <w:rFonts w:eastAsiaTheme="minorEastAsia"/>
              <w:noProof/>
              <w:sz w:val="24"/>
              <w:szCs w:val="24"/>
              <w:lang w:val="fr-FR" w:eastAsia="ja-JP"/>
            </w:rPr>
          </w:pPr>
          <w:ins w:id="722" w:author="Francisco Garcia" w:date="2014-05-26T10:12:00Z">
            <w:r w:rsidRPr="001920B0">
              <w:rPr>
                <w:noProof/>
                <w:lang w:val="fr-FR"/>
              </w:rPr>
              <w:t>5.12.1</w:t>
            </w:r>
            <w:r>
              <w:rPr>
                <w:rFonts w:eastAsiaTheme="minorEastAsia"/>
                <w:noProof/>
                <w:sz w:val="24"/>
                <w:szCs w:val="24"/>
                <w:lang w:val="fr-FR" w:eastAsia="ja-JP"/>
              </w:rPr>
              <w:tab/>
            </w:r>
            <w:r w:rsidRPr="001920B0">
              <w:rPr>
                <w:noProof/>
                <w:lang w:val="fr-FR"/>
              </w:rPr>
              <w:t>Classes utilisées</w:t>
            </w:r>
            <w:r>
              <w:rPr>
                <w:noProof/>
              </w:rPr>
              <w:tab/>
            </w:r>
            <w:r>
              <w:rPr>
                <w:noProof/>
              </w:rPr>
              <w:fldChar w:fldCharType="begin"/>
            </w:r>
            <w:r>
              <w:rPr>
                <w:noProof/>
              </w:rPr>
              <w:instrText xml:space="preserve"> PAGEREF _Toc262710645 \h </w:instrText>
            </w:r>
          </w:ins>
          <w:r>
            <w:rPr>
              <w:noProof/>
            </w:rPr>
          </w:r>
          <w:ins w:id="723" w:author="Francisco Garcia" w:date="2014-05-26T10:12:00Z">
            <w:r>
              <w:rPr>
                <w:noProof/>
              </w:rPr>
              <w:fldChar w:fldCharType="separate"/>
            </w:r>
            <w:r>
              <w:rPr>
                <w:noProof/>
              </w:rPr>
              <w:t>55</w:t>
            </w:r>
            <w:r>
              <w:rPr>
                <w:noProof/>
              </w:rPr>
              <w:fldChar w:fldCharType="end"/>
            </w:r>
          </w:ins>
        </w:p>
        <w:p w14:paraId="3092E8FF" w14:textId="77777777" w:rsidR="003245B3" w:rsidRDefault="003245B3">
          <w:pPr>
            <w:pStyle w:val="TM3"/>
            <w:tabs>
              <w:tab w:val="left" w:pos="1258"/>
              <w:tab w:val="right" w:leader="dot" w:pos="9062"/>
            </w:tabs>
            <w:rPr>
              <w:ins w:id="724" w:author="Francisco Garcia" w:date="2014-05-26T10:12:00Z"/>
              <w:rFonts w:eastAsiaTheme="minorEastAsia"/>
              <w:noProof/>
              <w:sz w:val="24"/>
              <w:szCs w:val="24"/>
              <w:lang w:val="fr-FR" w:eastAsia="ja-JP"/>
            </w:rPr>
          </w:pPr>
          <w:ins w:id="725" w:author="Francisco Garcia" w:date="2014-05-26T10:12:00Z">
            <w:r w:rsidRPr="001920B0">
              <w:rPr>
                <w:noProof/>
                <w:lang w:val="fr-FR"/>
              </w:rPr>
              <w:t>5.12.2</w:t>
            </w:r>
            <w:r>
              <w:rPr>
                <w:rFonts w:eastAsiaTheme="minorEastAsia"/>
                <w:noProof/>
                <w:sz w:val="24"/>
                <w:szCs w:val="24"/>
                <w:lang w:val="fr-FR" w:eastAsia="ja-JP"/>
              </w:rPr>
              <w:tab/>
            </w:r>
            <w:r w:rsidRPr="001920B0">
              <w:rPr>
                <w:noProof/>
                <w:lang w:val="fr-FR"/>
              </w:rPr>
              <w:t>Outil utilisé</w:t>
            </w:r>
            <w:r>
              <w:rPr>
                <w:noProof/>
              </w:rPr>
              <w:tab/>
            </w:r>
            <w:r>
              <w:rPr>
                <w:noProof/>
              </w:rPr>
              <w:fldChar w:fldCharType="begin"/>
            </w:r>
            <w:r>
              <w:rPr>
                <w:noProof/>
              </w:rPr>
              <w:instrText xml:space="preserve"> PAGEREF _Toc262710646 \h </w:instrText>
            </w:r>
          </w:ins>
          <w:r>
            <w:rPr>
              <w:noProof/>
            </w:rPr>
          </w:r>
          <w:ins w:id="726" w:author="Francisco Garcia" w:date="2014-05-26T10:12:00Z">
            <w:r>
              <w:rPr>
                <w:noProof/>
              </w:rPr>
              <w:fldChar w:fldCharType="separate"/>
            </w:r>
            <w:r>
              <w:rPr>
                <w:noProof/>
              </w:rPr>
              <w:t>55</w:t>
            </w:r>
            <w:r>
              <w:rPr>
                <w:noProof/>
              </w:rPr>
              <w:fldChar w:fldCharType="end"/>
            </w:r>
          </w:ins>
        </w:p>
        <w:p w14:paraId="0F015555" w14:textId="77777777" w:rsidR="003245B3" w:rsidRDefault="003245B3">
          <w:pPr>
            <w:pStyle w:val="TM3"/>
            <w:tabs>
              <w:tab w:val="left" w:pos="1258"/>
              <w:tab w:val="right" w:leader="dot" w:pos="9062"/>
            </w:tabs>
            <w:rPr>
              <w:ins w:id="727" w:author="Francisco Garcia" w:date="2014-05-26T10:12:00Z"/>
              <w:rFonts w:eastAsiaTheme="minorEastAsia"/>
              <w:noProof/>
              <w:sz w:val="24"/>
              <w:szCs w:val="24"/>
              <w:lang w:val="fr-FR" w:eastAsia="ja-JP"/>
            </w:rPr>
          </w:pPr>
          <w:ins w:id="728" w:author="Francisco Garcia" w:date="2014-05-26T10:12:00Z">
            <w:r w:rsidRPr="001920B0">
              <w:rPr>
                <w:noProof/>
                <w:lang w:val="fr-FR"/>
              </w:rPr>
              <w:t>5.12.3</w:t>
            </w:r>
            <w:r>
              <w:rPr>
                <w:rFonts w:eastAsiaTheme="minorEastAsia"/>
                <w:noProof/>
                <w:sz w:val="24"/>
                <w:szCs w:val="24"/>
                <w:lang w:val="fr-FR" w:eastAsia="ja-JP"/>
              </w:rPr>
              <w:tab/>
            </w:r>
            <w:r w:rsidRPr="001920B0">
              <w:rPr>
                <w:noProof/>
                <w:lang w:val="fr-FR"/>
              </w:rPr>
              <w:t>Définition des bitrates, taux d’échantillonnage et type d’encoder</w:t>
            </w:r>
            <w:r>
              <w:rPr>
                <w:noProof/>
              </w:rPr>
              <w:tab/>
            </w:r>
            <w:r>
              <w:rPr>
                <w:noProof/>
              </w:rPr>
              <w:fldChar w:fldCharType="begin"/>
            </w:r>
            <w:r>
              <w:rPr>
                <w:noProof/>
              </w:rPr>
              <w:instrText xml:space="preserve"> PAGEREF _Toc262710647 \h </w:instrText>
            </w:r>
          </w:ins>
          <w:r>
            <w:rPr>
              <w:noProof/>
            </w:rPr>
          </w:r>
          <w:ins w:id="729" w:author="Francisco Garcia" w:date="2014-05-26T10:12:00Z">
            <w:r>
              <w:rPr>
                <w:noProof/>
              </w:rPr>
              <w:fldChar w:fldCharType="separate"/>
            </w:r>
            <w:r>
              <w:rPr>
                <w:noProof/>
              </w:rPr>
              <w:t>57</w:t>
            </w:r>
            <w:r>
              <w:rPr>
                <w:noProof/>
              </w:rPr>
              <w:fldChar w:fldCharType="end"/>
            </w:r>
          </w:ins>
        </w:p>
        <w:p w14:paraId="4133576D" w14:textId="77777777" w:rsidR="003245B3" w:rsidRDefault="003245B3">
          <w:pPr>
            <w:pStyle w:val="TM3"/>
            <w:tabs>
              <w:tab w:val="left" w:pos="1258"/>
              <w:tab w:val="right" w:leader="dot" w:pos="9062"/>
            </w:tabs>
            <w:rPr>
              <w:ins w:id="730" w:author="Francisco Garcia" w:date="2014-05-26T10:12:00Z"/>
              <w:rFonts w:eastAsiaTheme="minorEastAsia"/>
              <w:noProof/>
              <w:sz w:val="24"/>
              <w:szCs w:val="24"/>
              <w:lang w:val="fr-FR" w:eastAsia="ja-JP"/>
            </w:rPr>
          </w:pPr>
          <w:ins w:id="731" w:author="Francisco Garcia" w:date="2014-05-26T10:12:00Z">
            <w:r w:rsidRPr="001920B0">
              <w:rPr>
                <w:noProof/>
                <w:lang w:val="fr-FR"/>
              </w:rPr>
              <w:t>5.12.4</w:t>
            </w:r>
            <w:r>
              <w:rPr>
                <w:rFonts w:eastAsiaTheme="minorEastAsia"/>
                <w:noProof/>
                <w:sz w:val="24"/>
                <w:szCs w:val="24"/>
                <w:lang w:val="fr-FR" w:eastAsia="ja-JP"/>
              </w:rPr>
              <w:tab/>
            </w:r>
            <w:r w:rsidRPr="001920B0">
              <w:rPr>
                <w:noProof/>
                <w:lang w:val="fr-FR"/>
              </w:rPr>
              <w:t>Fichier de configuration et log</w:t>
            </w:r>
            <w:r>
              <w:rPr>
                <w:noProof/>
              </w:rPr>
              <w:tab/>
            </w:r>
            <w:r>
              <w:rPr>
                <w:noProof/>
              </w:rPr>
              <w:fldChar w:fldCharType="begin"/>
            </w:r>
            <w:r>
              <w:rPr>
                <w:noProof/>
              </w:rPr>
              <w:instrText xml:space="preserve"> PAGEREF _Toc262710648 \h </w:instrText>
            </w:r>
          </w:ins>
          <w:r>
            <w:rPr>
              <w:noProof/>
            </w:rPr>
          </w:r>
          <w:ins w:id="732" w:author="Francisco Garcia" w:date="2014-05-26T10:12:00Z">
            <w:r>
              <w:rPr>
                <w:noProof/>
              </w:rPr>
              <w:fldChar w:fldCharType="separate"/>
            </w:r>
            <w:r>
              <w:rPr>
                <w:noProof/>
              </w:rPr>
              <w:t>57</w:t>
            </w:r>
            <w:r>
              <w:rPr>
                <w:noProof/>
              </w:rPr>
              <w:fldChar w:fldCharType="end"/>
            </w:r>
          </w:ins>
        </w:p>
        <w:p w14:paraId="69ADB741" w14:textId="77777777" w:rsidR="003245B3" w:rsidRDefault="003245B3">
          <w:pPr>
            <w:pStyle w:val="TM3"/>
            <w:tabs>
              <w:tab w:val="left" w:pos="1258"/>
              <w:tab w:val="right" w:leader="dot" w:pos="9062"/>
            </w:tabs>
            <w:rPr>
              <w:ins w:id="733" w:author="Francisco Garcia" w:date="2014-05-26T10:12:00Z"/>
              <w:rFonts w:eastAsiaTheme="minorEastAsia"/>
              <w:noProof/>
              <w:sz w:val="24"/>
              <w:szCs w:val="24"/>
              <w:lang w:val="fr-FR" w:eastAsia="ja-JP"/>
            </w:rPr>
          </w:pPr>
          <w:ins w:id="734" w:author="Francisco Garcia" w:date="2014-05-26T10:12:00Z">
            <w:r w:rsidRPr="001920B0">
              <w:rPr>
                <w:noProof/>
                <w:lang w:val="fr-FR"/>
              </w:rPr>
              <w:t>5.12.5</w:t>
            </w:r>
            <w:r>
              <w:rPr>
                <w:rFonts w:eastAsiaTheme="minorEastAsia"/>
                <w:noProof/>
                <w:sz w:val="24"/>
                <w:szCs w:val="24"/>
                <w:lang w:val="fr-FR" w:eastAsia="ja-JP"/>
              </w:rPr>
              <w:tab/>
            </w:r>
            <w:r w:rsidRPr="001920B0">
              <w:rPr>
                <w:noProof/>
                <w:lang w:val="fr-FR"/>
              </w:rPr>
              <w:t>Licence MP3</w:t>
            </w:r>
            <w:r>
              <w:rPr>
                <w:noProof/>
              </w:rPr>
              <w:tab/>
            </w:r>
            <w:r>
              <w:rPr>
                <w:noProof/>
              </w:rPr>
              <w:fldChar w:fldCharType="begin"/>
            </w:r>
            <w:r>
              <w:rPr>
                <w:noProof/>
              </w:rPr>
              <w:instrText xml:space="preserve"> PAGEREF _Toc262710649 \h </w:instrText>
            </w:r>
          </w:ins>
          <w:r>
            <w:rPr>
              <w:noProof/>
            </w:rPr>
          </w:r>
          <w:ins w:id="735" w:author="Francisco Garcia" w:date="2014-05-26T10:12:00Z">
            <w:r>
              <w:rPr>
                <w:noProof/>
              </w:rPr>
              <w:fldChar w:fldCharType="separate"/>
            </w:r>
            <w:r>
              <w:rPr>
                <w:noProof/>
              </w:rPr>
              <w:t>59</w:t>
            </w:r>
            <w:r>
              <w:rPr>
                <w:noProof/>
              </w:rPr>
              <w:fldChar w:fldCharType="end"/>
            </w:r>
          </w:ins>
        </w:p>
        <w:p w14:paraId="485C1D77" w14:textId="77777777" w:rsidR="003245B3" w:rsidRDefault="003245B3">
          <w:pPr>
            <w:pStyle w:val="TM3"/>
            <w:tabs>
              <w:tab w:val="left" w:pos="1258"/>
              <w:tab w:val="right" w:leader="dot" w:pos="9062"/>
            </w:tabs>
            <w:rPr>
              <w:ins w:id="736" w:author="Francisco Garcia" w:date="2014-05-26T10:12:00Z"/>
              <w:rFonts w:eastAsiaTheme="minorEastAsia"/>
              <w:noProof/>
              <w:sz w:val="24"/>
              <w:szCs w:val="24"/>
              <w:lang w:val="fr-FR" w:eastAsia="ja-JP"/>
            </w:rPr>
          </w:pPr>
          <w:ins w:id="737" w:author="Francisco Garcia" w:date="2014-05-26T10:12:00Z">
            <w:r w:rsidRPr="001920B0">
              <w:rPr>
                <w:noProof/>
                <w:lang w:val="fr-FR"/>
              </w:rPr>
              <w:t>5.12.6</w:t>
            </w:r>
            <w:r>
              <w:rPr>
                <w:rFonts w:eastAsiaTheme="minorEastAsia"/>
                <w:noProof/>
                <w:sz w:val="24"/>
                <w:szCs w:val="24"/>
                <w:lang w:val="fr-FR" w:eastAsia="ja-JP"/>
              </w:rPr>
              <w:tab/>
            </w:r>
            <w:r w:rsidRPr="001920B0">
              <w:rPr>
                <w:noProof/>
                <w:lang w:val="fr-FR"/>
              </w:rPr>
              <w:t>Création d’un transcoder</w:t>
            </w:r>
            <w:r>
              <w:rPr>
                <w:noProof/>
              </w:rPr>
              <w:tab/>
            </w:r>
            <w:r>
              <w:rPr>
                <w:noProof/>
              </w:rPr>
              <w:fldChar w:fldCharType="begin"/>
            </w:r>
            <w:r>
              <w:rPr>
                <w:noProof/>
              </w:rPr>
              <w:instrText xml:space="preserve"> PAGEREF _Toc262710650 \h </w:instrText>
            </w:r>
          </w:ins>
          <w:r>
            <w:rPr>
              <w:noProof/>
            </w:rPr>
          </w:r>
          <w:ins w:id="738" w:author="Francisco Garcia" w:date="2014-05-26T10:12:00Z">
            <w:r>
              <w:rPr>
                <w:noProof/>
              </w:rPr>
              <w:fldChar w:fldCharType="separate"/>
            </w:r>
            <w:r>
              <w:rPr>
                <w:noProof/>
              </w:rPr>
              <w:t>60</w:t>
            </w:r>
            <w:r>
              <w:rPr>
                <w:noProof/>
              </w:rPr>
              <w:fldChar w:fldCharType="end"/>
            </w:r>
          </w:ins>
        </w:p>
        <w:p w14:paraId="10E34ACE" w14:textId="77777777" w:rsidR="003245B3" w:rsidRDefault="003245B3">
          <w:pPr>
            <w:pStyle w:val="TM3"/>
            <w:tabs>
              <w:tab w:val="left" w:pos="1258"/>
              <w:tab w:val="right" w:leader="dot" w:pos="9062"/>
            </w:tabs>
            <w:rPr>
              <w:ins w:id="739" w:author="Francisco Garcia" w:date="2014-05-26T10:12:00Z"/>
              <w:rFonts w:eastAsiaTheme="minorEastAsia"/>
              <w:noProof/>
              <w:sz w:val="24"/>
              <w:szCs w:val="24"/>
              <w:lang w:val="fr-FR" w:eastAsia="ja-JP"/>
            </w:rPr>
          </w:pPr>
          <w:ins w:id="740" w:author="Francisco Garcia" w:date="2014-05-26T10:12:00Z">
            <w:r w:rsidRPr="001920B0">
              <w:rPr>
                <w:noProof/>
                <w:lang w:val="fr-FR"/>
              </w:rPr>
              <w:t>5.12.7</w:t>
            </w:r>
            <w:r>
              <w:rPr>
                <w:rFonts w:eastAsiaTheme="minorEastAsia"/>
                <w:noProof/>
                <w:sz w:val="24"/>
                <w:szCs w:val="24"/>
                <w:lang w:val="fr-FR" w:eastAsia="ja-JP"/>
              </w:rPr>
              <w:tab/>
            </w:r>
            <w:r w:rsidRPr="001920B0">
              <w:rPr>
                <w:noProof/>
                <w:lang w:val="fr-FR"/>
              </w:rPr>
              <w:t>Résolution de nom</w:t>
            </w:r>
            <w:r>
              <w:rPr>
                <w:noProof/>
              </w:rPr>
              <w:tab/>
            </w:r>
            <w:r>
              <w:rPr>
                <w:noProof/>
              </w:rPr>
              <w:fldChar w:fldCharType="begin"/>
            </w:r>
            <w:r>
              <w:rPr>
                <w:noProof/>
              </w:rPr>
              <w:instrText xml:space="preserve"> PAGEREF _Toc262710651 \h </w:instrText>
            </w:r>
          </w:ins>
          <w:r>
            <w:rPr>
              <w:noProof/>
            </w:rPr>
          </w:r>
          <w:ins w:id="741" w:author="Francisco Garcia" w:date="2014-05-26T10:12:00Z">
            <w:r>
              <w:rPr>
                <w:noProof/>
              </w:rPr>
              <w:fldChar w:fldCharType="separate"/>
            </w:r>
            <w:r>
              <w:rPr>
                <w:noProof/>
              </w:rPr>
              <w:t>61</w:t>
            </w:r>
            <w:r>
              <w:rPr>
                <w:noProof/>
              </w:rPr>
              <w:fldChar w:fldCharType="end"/>
            </w:r>
          </w:ins>
        </w:p>
        <w:p w14:paraId="7AB97BE0" w14:textId="77777777" w:rsidR="003245B3" w:rsidRDefault="003245B3">
          <w:pPr>
            <w:pStyle w:val="TM3"/>
            <w:tabs>
              <w:tab w:val="left" w:pos="1258"/>
              <w:tab w:val="right" w:leader="dot" w:pos="9062"/>
            </w:tabs>
            <w:rPr>
              <w:ins w:id="742" w:author="Francisco Garcia" w:date="2014-05-26T10:12:00Z"/>
              <w:rFonts w:eastAsiaTheme="minorEastAsia"/>
              <w:noProof/>
              <w:sz w:val="24"/>
              <w:szCs w:val="24"/>
              <w:lang w:val="fr-FR" w:eastAsia="ja-JP"/>
            </w:rPr>
          </w:pPr>
          <w:ins w:id="743" w:author="Francisco Garcia" w:date="2014-05-26T10:12:00Z">
            <w:r w:rsidRPr="001920B0">
              <w:rPr>
                <w:noProof/>
                <w:lang w:val="fr-FR"/>
              </w:rPr>
              <w:t>5.12.8</w:t>
            </w:r>
            <w:r>
              <w:rPr>
                <w:rFonts w:eastAsiaTheme="minorEastAsia"/>
                <w:noProof/>
                <w:sz w:val="24"/>
                <w:szCs w:val="24"/>
                <w:lang w:val="fr-FR" w:eastAsia="ja-JP"/>
              </w:rPr>
              <w:tab/>
            </w:r>
            <w:r w:rsidRPr="001920B0">
              <w:rPr>
                <w:noProof/>
                <w:lang w:val="fr-FR"/>
              </w:rPr>
              <w:t>Affichage d’un transcoder</w:t>
            </w:r>
            <w:r>
              <w:rPr>
                <w:noProof/>
              </w:rPr>
              <w:tab/>
            </w:r>
            <w:r>
              <w:rPr>
                <w:noProof/>
              </w:rPr>
              <w:fldChar w:fldCharType="begin"/>
            </w:r>
            <w:r>
              <w:rPr>
                <w:noProof/>
              </w:rPr>
              <w:instrText xml:space="preserve"> PAGEREF _Toc262710652 \h </w:instrText>
            </w:r>
          </w:ins>
          <w:r>
            <w:rPr>
              <w:noProof/>
            </w:rPr>
          </w:r>
          <w:ins w:id="744" w:author="Francisco Garcia" w:date="2014-05-26T10:12:00Z">
            <w:r>
              <w:rPr>
                <w:noProof/>
              </w:rPr>
              <w:fldChar w:fldCharType="separate"/>
            </w:r>
            <w:r>
              <w:rPr>
                <w:noProof/>
              </w:rPr>
              <w:t>61</w:t>
            </w:r>
            <w:r>
              <w:rPr>
                <w:noProof/>
              </w:rPr>
              <w:fldChar w:fldCharType="end"/>
            </w:r>
          </w:ins>
        </w:p>
        <w:p w14:paraId="38D245AC" w14:textId="77777777" w:rsidR="003245B3" w:rsidRDefault="003245B3">
          <w:pPr>
            <w:pStyle w:val="TM3"/>
            <w:tabs>
              <w:tab w:val="left" w:pos="1258"/>
              <w:tab w:val="right" w:leader="dot" w:pos="9062"/>
            </w:tabs>
            <w:rPr>
              <w:ins w:id="745" w:author="Francisco Garcia" w:date="2014-05-26T10:12:00Z"/>
              <w:rFonts w:eastAsiaTheme="minorEastAsia"/>
              <w:noProof/>
              <w:sz w:val="24"/>
              <w:szCs w:val="24"/>
              <w:lang w:val="fr-FR" w:eastAsia="ja-JP"/>
            </w:rPr>
          </w:pPr>
          <w:ins w:id="746" w:author="Francisco Garcia" w:date="2014-05-26T10:12:00Z">
            <w:r w:rsidRPr="001920B0">
              <w:rPr>
                <w:noProof/>
                <w:lang w:val="fr-FR"/>
              </w:rPr>
              <w:t>5.12.9</w:t>
            </w:r>
            <w:r>
              <w:rPr>
                <w:rFonts w:eastAsiaTheme="minorEastAsia"/>
                <w:noProof/>
                <w:sz w:val="24"/>
                <w:szCs w:val="24"/>
                <w:lang w:val="fr-FR" w:eastAsia="ja-JP"/>
              </w:rPr>
              <w:tab/>
            </w:r>
            <w:r w:rsidRPr="001920B0">
              <w:rPr>
                <w:noProof/>
                <w:lang w:val="fr-FR"/>
              </w:rPr>
              <w:t>Modification d’un transcoder</w:t>
            </w:r>
            <w:r>
              <w:rPr>
                <w:noProof/>
              </w:rPr>
              <w:tab/>
            </w:r>
            <w:r>
              <w:rPr>
                <w:noProof/>
              </w:rPr>
              <w:fldChar w:fldCharType="begin"/>
            </w:r>
            <w:r>
              <w:rPr>
                <w:noProof/>
              </w:rPr>
              <w:instrText xml:space="preserve"> PAGEREF _Toc262710653 \h </w:instrText>
            </w:r>
          </w:ins>
          <w:r>
            <w:rPr>
              <w:noProof/>
            </w:rPr>
          </w:r>
          <w:ins w:id="747" w:author="Francisco Garcia" w:date="2014-05-26T10:12:00Z">
            <w:r>
              <w:rPr>
                <w:noProof/>
              </w:rPr>
              <w:fldChar w:fldCharType="separate"/>
            </w:r>
            <w:r>
              <w:rPr>
                <w:noProof/>
              </w:rPr>
              <w:t>61</w:t>
            </w:r>
            <w:r>
              <w:rPr>
                <w:noProof/>
              </w:rPr>
              <w:fldChar w:fldCharType="end"/>
            </w:r>
          </w:ins>
        </w:p>
        <w:p w14:paraId="75C7B6B7" w14:textId="77777777" w:rsidR="003245B3" w:rsidRDefault="003245B3">
          <w:pPr>
            <w:pStyle w:val="TM3"/>
            <w:tabs>
              <w:tab w:val="left" w:pos="1379"/>
              <w:tab w:val="right" w:leader="dot" w:pos="9062"/>
            </w:tabs>
            <w:rPr>
              <w:ins w:id="748" w:author="Francisco Garcia" w:date="2014-05-26T10:12:00Z"/>
              <w:rFonts w:eastAsiaTheme="minorEastAsia"/>
              <w:noProof/>
              <w:sz w:val="24"/>
              <w:szCs w:val="24"/>
              <w:lang w:val="fr-FR" w:eastAsia="ja-JP"/>
            </w:rPr>
          </w:pPr>
          <w:ins w:id="749" w:author="Francisco Garcia" w:date="2014-05-26T10:12:00Z">
            <w:r w:rsidRPr="001920B0">
              <w:rPr>
                <w:noProof/>
                <w:lang w:val="fr-FR"/>
              </w:rPr>
              <w:t>5.12.10</w:t>
            </w:r>
            <w:r>
              <w:rPr>
                <w:rFonts w:eastAsiaTheme="minorEastAsia"/>
                <w:noProof/>
                <w:sz w:val="24"/>
                <w:szCs w:val="24"/>
                <w:lang w:val="fr-FR" w:eastAsia="ja-JP"/>
              </w:rPr>
              <w:tab/>
            </w:r>
            <w:r w:rsidRPr="001920B0">
              <w:rPr>
                <w:noProof/>
                <w:lang w:val="fr-FR"/>
              </w:rPr>
              <w:t>Suppression d’un transcoder</w:t>
            </w:r>
            <w:r>
              <w:rPr>
                <w:noProof/>
              </w:rPr>
              <w:tab/>
            </w:r>
            <w:r>
              <w:rPr>
                <w:noProof/>
              </w:rPr>
              <w:fldChar w:fldCharType="begin"/>
            </w:r>
            <w:r>
              <w:rPr>
                <w:noProof/>
              </w:rPr>
              <w:instrText xml:space="preserve"> PAGEREF _Toc262710654 \h </w:instrText>
            </w:r>
          </w:ins>
          <w:r>
            <w:rPr>
              <w:noProof/>
            </w:rPr>
          </w:r>
          <w:ins w:id="750" w:author="Francisco Garcia" w:date="2014-05-26T10:12:00Z">
            <w:r>
              <w:rPr>
                <w:noProof/>
              </w:rPr>
              <w:fldChar w:fldCharType="separate"/>
            </w:r>
            <w:r>
              <w:rPr>
                <w:noProof/>
              </w:rPr>
              <w:t>61</w:t>
            </w:r>
            <w:r>
              <w:rPr>
                <w:noProof/>
              </w:rPr>
              <w:fldChar w:fldCharType="end"/>
            </w:r>
          </w:ins>
        </w:p>
        <w:p w14:paraId="09B98584" w14:textId="77777777" w:rsidR="003245B3" w:rsidRDefault="003245B3">
          <w:pPr>
            <w:pStyle w:val="TM3"/>
            <w:tabs>
              <w:tab w:val="left" w:pos="1379"/>
              <w:tab w:val="right" w:leader="dot" w:pos="9062"/>
            </w:tabs>
            <w:rPr>
              <w:ins w:id="751" w:author="Francisco Garcia" w:date="2014-05-26T10:12:00Z"/>
              <w:rFonts w:eastAsiaTheme="minorEastAsia"/>
              <w:noProof/>
              <w:sz w:val="24"/>
              <w:szCs w:val="24"/>
              <w:lang w:val="fr-FR" w:eastAsia="ja-JP"/>
            </w:rPr>
          </w:pPr>
          <w:ins w:id="752" w:author="Francisco Garcia" w:date="2014-05-26T10:12:00Z">
            <w:r w:rsidRPr="001920B0">
              <w:rPr>
                <w:noProof/>
                <w:lang w:val="fr-FR"/>
              </w:rPr>
              <w:t>5.12.11</w:t>
            </w:r>
            <w:r>
              <w:rPr>
                <w:rFonts w:eastAsiaTheme="minorEastAsia"/>
                <w:noProof/>
                <w:sz w:val="24"/>
                <w:szCs w:val="24"/>
                <w:lang w:val="fr-FR" w:eastAsia="ja-JP"/>
              </w:rPr>
              <w:tab/>
            </w:r>
            <w:r w:rsidRPr="001920B0">
              <w:rPr>
                <w:noProof/>
                <w:lang w:val="fr-FR"/>
              </w:rPr>
              <w:t>Exécution et fermeture</w:t>
            </w:r>
            <w:r>
              <w:rPr>
                <w:noProof/>
              </w:rPr>
              <w:tab/>
            </w:r>
            <w:r>
              <w:rPr>
                <w:noProof/>
              </w:rPr>
              <w:fldChar w:fldCharType="begin"/>
            </w:r>
            <w:r>
              <w:rPr>
                <w:noProof/>
              </w:rPr>
              <w:instrText xml:space="preserve"> PAGEREF _Toc262710655 \h </w:instrText>
            </w:r>
          </w:ins>
          <w:r>
            <w:rPr>
              <w:noProof/>
            </w:rPr>
          </w:r>
          <w:ins w:id="753" w:author="Francisco Garcia" w:date="2014-05-26T10:12:00Z">
            <w:r>
              <w:rPr>
                <w:noProof/>
              </w:rPr>
              <w:fldChar w:fldCharType="separate"/>
            </w:r>
            <w:r>
              <w:rPr>
                <w:noProof/>
              </w:rPr>
              <w:t>61</w:t>
            </w:r>
            <w:r>
              <w:rPr>
                <w:noProof/>
              </w:rPr>
              <w:fldChar w:fldCharType="end"/>
            </w:r>
          </w:ins>
        </w:p>
        <w:p w14:paraId="2D43D652" w14:textId="77777777" w:rsidR="003245B3" w:rsidRDefault="003245B3">
          <w:pPr>
            <w:pStyle w:val="TM3"/>
            <w:tabs>
              <w:tab w:val="left" w:pos="1379"/>
              <w:tab w:val="right" w:leader="dot" w:pos="9062"/>
            </w:tabs>
            <w:rPr>
              <w:ins w:id="754" w:author="Francisco Garcia" w:date="2014-05-26T10:12:00Z"/>
              <w:rFonts w:eastAsiaTheme="minorEastAsia"/>
              <w:noProof/>
              <w:sz w:val="24"/>
              <w:szCs w:val="24"/>
              <w:lang w:val="fr-FR" w:eastAsia="ja-JP"/>
            </w:rPr>
          </w:pPr>
          <w:ins w:id="755" w:author="Francisco Garcia" w:date="2014-05-26T10:12:00Z">
            <w:r w:rsidRPr="001920B0">
              <w:rPr>
                <w:noProof/>
                <w:lang w:val="fr-FR"/>
              </w:rPr>
              <w:t>5.12.12</w:t>
            </w:r>
            <w:r>
              <w:rPr>
                <w:rFonts w:eastAsiaTheme="minorEastAsia"/>
                <w:noProof/>
                <w:sz w:val="24"/>
                <w:szCs w:val="24"/>
                <w:lang w:val="fr-FR" w:eastAsia="ja-JP"/>
              </w:rPr>
              <w:tab/>
            </w:r>
            <w:r w:rsidRPr="001920B0">
              <w:rPr>
                <w:noProof/>
                <w:lang w:val="fr-FR"/>
              </w:rPr>
              <w:t>Administration web (weblet)</w:t>
            </w:r>
            <w:r>
              <w:rPr>
                <w:noProof/>
              </w:rPr>
              <w:tab/>
            </w:r>
            <w:r>
              <w:rPr>
                <w:noProof/>
              </w:rPr>
              <w:fldChar w:fldCharType="begin"/>
            </w:r>
            <w:r>
              <w:rPr>
                <w:noProof/>
              </w:rPr>
              <w:instrText xml:space="preserve"> PAGEREF _Toc262710656 \h </w:instrText>
            </w:r>
          </w:ins>
          <w:r>
            <w:rPr>
              <w:noProof/>
            </w:rPr>
          </w:r>
          <w:ins w:id="756" w:author="Francisco Garcia" w:date="2014-05-26T10:12:00Z">
            <w:r>
              <w:rPr>
                <w:noProof/>
              </w:rPr>
              <w:fldChar w:fldCharType="separate"/>
            </w:r>
            <w:r>
              <w:rPr>
                <w:noProof/>
              </w:rPr>
              <w:t>62</w:t>
            </w:r>
            <w:r>
              <w:rPr>
                <w:noProof/>
              </w:rPr>
              <w:fldChar w:fldCharType="end"/>
            </w:r>
          </w:ins>
        </w:p>
        <w:p w14:paraId="1E81D890" w14:textId="77777777" w:rsidR="003245B3" w:rsidRDefault="003245B3">
          <w:pPr>
            <w:pStyle w:val="TM3"/>
            <w:tabs>
              <w:tab w:val="left" w:pos="1379"/>
              <w:tab w:val="right" w:leader="dot" w:pos="9062"/>
            </w:tabs>
            <w:rPr>
              <w:ins w:id="757" w:author="Francisco Garcia" w:date="2014-05-26T10:12:00Z"/>
              <w:rFonts w:eastAsiaTheme="minorEastAsia"/>
              <w:noProof/>
              <w:sz w:val="24"/>
              <w:szCs w:val="24"/>
              <w:lang w:val="fr-FR" w:eastAsia="ja-JP"/>
            </w:rPr>
          </w:pPr>
          <w:ins w:id="758" w:author="Francisco Garcia" w:date="2014-05-26T10:12:00Z">
            <w:r w:rsidRPr="001920B0">
              <w:rPr>
                <w:noProof/>
                <w:lang w:val="fr-FR"/>
              </w:rPr>
              <w:t>5.12.13</w:t>
            </w:r>
            <w:r>
              <w:rPr>
                <w:rFonts w:eastAsiaTheme="minorEastAsia"/>
                <w:noProof/>
                <w:sz w:val="24"/>
                <w:szCs w:val="24"/>
                <w:lang w:val="fr-FR" w:eastAsia="ja-JP"/>
              </w:rPr>
              <w:tab/>
            </w:r>
            <w:r w:rsidRPr="001920B0">
              <w:rPr>
                <w:noProof/>
                <w:lang w:val="fr-FR"/>
              </w:rPr>
              <w:t>Capture live</w:t>
            </w:r>
            <w:r>
              <w:rPr>
                <w:noProof/>
              </w:rPr>
              <w:tab/>
            </w:r>
            <w:r>
              <w:rPr>
                <w:noProof/>
              </w:rPr>
              <w:fldChar w:fldCharType="begin"/>
            </w:r>
            <w:r>
              <w:rPr>
                <w:noProof/>
              </w:rPr>
              <w:instrText xml:space="preserve"> PAGEREF _Toc262710657 \h </w:instrText>
            </w:r>
          </w:ins>
          <w:r>
            <w:rPr>
              <w:noProof/>
            </w:rPr>
          </w:r>
          <w:ins w:id="759" w:author="Francisco Garcia" w:date="2014-05-26T10:12:00Z">
            <w:r>
              <w:rPr>
                <w:noProof/>
              </w:rPr>
              <w:fldChar w:fldCharType="separate"/>
            </w:r>
            <w:r>
              <w:rPr>
                <w:noProof/>
              </w:rPr>
              <w:t>63</w:t>
            </w:r>
            <w:r>
              <w:rPr>
                <w:noProof/>
              </w:rPr>
              <w:fldChar w:fldCharType="end"/>
            </w:r>
          </w:ins>
        </w:p>
        <w:p w14:paraId="765DDECE" w14:textId="77777777" w:rsidR="003245B3" w:rsidRDefault="003245B3">
          <w:pPr>
            <w:pStyle w:val="TM3"/>
            <w:tabs>
              <w:tab w:val="left" w:pos="1379"/>
              <w:tab w:val="right" w:leader="dot" w:pos="9062"/>
            </w:tabs>
            <w:rPr>
              <w:ins w:id="760" w:author="Francisco Garcia" w:date="2014-05-26T10:12:00Z"/>
              <w:rFonts w:eastAsiaTheme="minorEastAsia"/>
              <w:noProof/>
              <w:sz w:val="24"/>
              <w:szCs w:val="24"/>
              <w:lang w:val="fr-FR" w:eastAsia="ja-JP"/>
            </w:rPr>
          </w:pPr>
          <w:ins w:id="761" w:author="Francisco Garcia" w:date="2014-05-26T10:12:00Z">
            <w:r w:rsidRPr="001920B0">
              <w:rPr>
                <w:noProof/>
                <w:lang w:val="fr-FR"/>
              </w:rPr>
              <w:lastRenderedPageBreak/>
              <w:t>5.12.14</w:t>
            </w:r>
            <w:r>
              <w:rPr>
                <w:rFonts w:eastAsiaTheme="minorEastAsia"/>
                <w:noProof/>
                <w:sz w:val="24"/>
                <w:szCs w:val="24"/>
                <w:lang w:val="fr-FR" w:eastAsia="ja-JP"/>
              </w:rPr>
              <w:tab/>
            </w:r>
            <w:r w:rsidRPr="001920B0">
              <w:rPr>
                <w:noProof/>
                <w:lang w:val="fr-FR"/>
              </w:rPr>
              <w:t>Historique</w:t>
            </w:r>
            <w:r>
              <w:rPr>
                <w:noProof/>
              </w:rPr>
              <w:tab/>
            </w:r>
            <w:r>
              <w:rPr>
                <w:noProof/>
              </w:rPr>
              <w:fldChar w:fldCharType="begin"/>
            </w:r>
            <w:r>
              <w:rPr>
                <w:noProof/>
              </w:rPr>
              <w:instrText xml:space="preserve"> PAGEREF _Toc262710658 \h </w:instrText>
            </w:r>
          </w:ins>
          <w:r>
            <w:rPr>
              <w:noProof/>
            </w:rPr>
          </w:r>
          <w:ins w:id="762" w:author="Francisco Garcia" w:date="2014-05-26T10:12:00Z">
            <w:r>
              <w:rPr>
                <w:noProof/>
              </w:rPr>
              <w:fldChar w:fldCharType="separate"/>
            </w:r>
            <w:r>
              <w:rPr>
                <w:noProof/>
              </w:rPr>
              <w:t>63</w:t>
            </w:r>
            <w:r>
              <w:rPr>
                <w:noProof/>
              </w:rPr>
              <w:fldChar w:fldCharType="end"/>
            </w:r>
          </w:ins>
        </w:p>
        <w:p w14:paraId="0A398484" w14:textId="77777777" w:rsidR="003245B3" w:rsidRDefault="003245B3">
          <w:pPr>
            <w:pStyle w:val="TM2"/>
            <w:tabs>
              <w:tab w:val="left" w:pos="871"/>
              <w:tab w:val="right" w:leader="dot" w:pos="9062"/>
            </w:tabs>
            <w:rPr>
              <w:ins w:id="763" w:author="Francisco Garcia" w:date="2014-05-26T10:12:00Z"/>
              <w:rFonts w:eastAsiaTheme="minorEastAsia"/>
              <w:noProof/>
              <w:sz w:val="24"/>
              <w:szCs w:val="24"/>
              <w:lang w:val="fr-FR" w:eastAsia="ja-JP"/>
            </w:rPr>
          </w:pPr>
          <w:ins w:id="764" w:author="Francisco Garcia" w:date="2014-05-26T10:12:00Z">
            <w:r w:rsidRPr="001920B0">
              <w:rPr>
                <w:noProof/>
                <w:lang w:val="fr-FR"/>
              </w:rPr>
              <w:t>5.13</w:t>
            </w:r>
            <w:r>
              <w:rPr>
                <w:rFonts w:eastAsiaTheme="minorEastAsia"/>
                <w:noProof/>
                <w:sz w:val="24"/>
                <w:szCs w:val="24"/>
                <w:lang w:val="fr-FR" w:eastAsia="ja-JP"/>
              </w:rPr>
              <w:tab/>
            </w:r>
            <w:r w:rsidRPr="001920B0">
              <w:rPr>
                <w:noProof/>
                <w:lang w:val="fr-FR"/>
              </w:rPr>
              <w:t>Serveur de diffusion interne</w:t>
            </w:r>
            <w:r>
              <w:rPr>
                <w:noProof/>
              </w:rPr>
              <w:tab/>
            </w:r>
            <w:r>
              <w:rPr>
                <w:noProof/>
              </w:rPr>
              <w:fldChar w:fldCharType="begin"/>
            </w:r>
            <w:r>
              <w:rPr>
                <w:noProof/>
              </w:rPr>
              <w:instrText xml:space="preserve"> PAGEREF _Toc262710659 \h </w:instrText>
            </w:r>
          </w:ins>
          <w:r>
            <w:rPr>
              <w:noProof/>
            </w:rPr>
          </w:r>
          <w:ins w:id="765" w:author="Francisco Garcia" w:date="2014-05-26T10:12:00Z">
            <w:r>
              <w:rPr>
                <w:noProof/>
              </w:rPr>
              <w:fldChar w:fldCharType="separate"/>
            </w:r>
            <w:r>
              <w:rPr>
                <w:noProof/>
              </w:rPr>
              <w:t>66</w:t>
            </w:r>
            <w:r>
              <w:rPr>
                <w:noProof/>
              </w:rPr>
              <w:fldChar w:fldCharType="end"/>
            </w:r>
          </w:ins>
        </w:p>
        <w:p w14:paraId="5B9D8335" w14:textId="77777777" w:rsidR="003245B3" w:rsidRDefault="003245B3">
          <w:pPr>
            <w:pStyle w:val="TM3"/>
            <w:tabs>
              <w:tab w:val="left" w:pos="1258"/>
              <w:tab w:val="right" w:leader="dot" w:pos="9062"/>
            </w:tabs>
            <w:rPr>
              <w:ins w:id="766" w:author="Francisco Garcia" w:date="2014-05-26T10:12:00Z"/>
              <w:rFonts w:eastAsiaTheme="minorEastAsia"/>
              <w:noProof/>
              <w:sz w:val="24"/>
              <w:szCs w:val="24"/>
              <w:lang w:val="fr-FR" w:eastAsia="ja-JP"/>
            </w:rPr>
          </w:pPr>
          <w:ins w:id="767" w:author="Francisco Garcia" w:date="2014-05-26T10:12:00Z">
            <w:r w:rsidRPr="001920B0">
              <w:rPr>
                <w:noProof/>
                <w:lang w:val="fr-FR"/>
              </w:rPr>
              <w:t>5.13.1</w:t>
            </w:r>
            <w:r>
              <w:rPr>
                <w:rFonts w:eastAsiaTheme="minorEastAsia"/>
                <w:noProof/>
                <w:sz w:val="24"/>
                <w:szCs w:val="24"/>
                <w:lang w:val="fr-FR" w:eastAsia="ja-JP"/>
              </w:rPr>
              <w:tab/>
            </w:r>
            <w:r w:rsidRPr="001920B0">
              <w:rPr>
                <w:noProof/>
                <w:lang w:val="fr-FR"/>
              </w:rPr>
              <w:t>Classes utilisées</w:t>
            </w:r>
            <w:r>
              <w:rPr>
                <w:noProof/>
              </w:rPr>
              <w:tab/>
            </w:r>
            <w:r>
              <w:rPr>
                <w:noProof/>
              </w:rPr>
              <w:fldChar w:fldCharType="begin"/>
            </w:r>
            <w:r>
              <w:rPr>
                <w:noProof/>
              </w:rPr>
              <w:instrText xml:space="preserve"> PAGEREF _Toc262710660 \h </w:instrText>
            </w:r>
          </w:ins>
          <w:r>
            <w:rPr>
              <w:noProof/>
            </w:rPr>
          </w:r>
          <w:ins w:id="768" w:author="Francisco Garcia" w:date="2014-05-26T10:12:00Z">
            <w:r>
              <w:rPr>
                <w:noProof/>
              </w:rPr>
              <w:fldChar w:fldCharType="separate"/>
            </w:r>
            <w:r>
              <w:rPr>
                <w:noProof/>
              </w:rPr>
              <w:t>66</w:t>
            </w:r>
            <w:r>
              <w:rPr>
                <w:noProof/>
              </w:rPr>
              <w:fldChar w:fldCharType="end"/>
            </w:r>
          </w:ins>
        </w:p>
        <w:p w14:paraId="44BF7E7E" w14:textId="77777777" w:rsidR="003245B3" w:rsidRDefault="003245B3">
          <w:pPr>
            <w:pStyle w:val="TM3"/>
            <w:tabs>
              <w:tab w:val="left" w:pos="1258"/>
              <w:tab w:val="right" w:leader="dot" w:pos="9062"/>
            </w:tabs>
            <w:rPr>
              <w:ins w:id="769" w:author="Francisco Garcia" w:date="2014-05-26T10:12:00Z"/>
              <w:rFonts w:eastAsiaTheme="minorEastAsia"/>
              <w:noProof/>
              <w:sz w:val="24"/>
              <w:szCs w:val="24"/>
              <w:lang w:val="fr-FR" w:eastAsia="ja-JP"/>
            </w:rPr>
          </w:pPr>
          <w:ins w:id="770" w:author="Francisco Garcia" w:date="2014-05-26T10:12:00Z">
            <w:r w:rsidRPr="001920B0">
              <w:rPr>
                <w:noProof/>
                <w:lang w:val="fr-FR"/>
              </w:rPr>
              <w:t>5.13.2</w:t>
            </w:r>
            <w:r>
              <w:rPr>
                <w:rFonts w:eastAsiaTheme="minorEastAsia"/>
                <w:noProof/>
                <w:sz w:val="24"/>
                <w:szCs w:val="24"/>
                <w:lang w:val="fr-FR" w:eastAsia="ja-JP"/>
              </w:rPr>
              <w:tab/>
            </w:r>
            <w:r w:rsidRPr="001920B0">
              <w:rPr>
                <w:noProof/>
                <w:lang w:val="fr-FR"/>
              </w:rPr>
              <w:t>Outil utilisé</w:t>
            </w:r>
            <w:r>
              <w:rPr>
                <w:noProof/>
              </w:rPr>
              <w:tab/>
            </w:r>
            <w:r>
              <w:rPr>
                <w:noProof/>
              </w:rPr>
              <w:fldChar w:fldCharType="begin"/>
            </w:r>
            <w:r>
              <w:rPr>
                <w:noProof/>
              </w:rPr>
              <w:instrText xml:space="preserve"> PAGEREF _Toc262710661 \h </w:instrText>
            </w:r>
          </w:ins>
          <w:r>
            <w:rPr>
              <w:noProof/>
            </w:rPr>
          </w:r>
          <w:ins w:id="771" w:author="Francisco Garcia" w:date="2014-05-26T10:12:00Z">
            <w:r>
              <w:rPr>
                <w:noProof/>
              </w:rPr>
              <w:fldChar w:fldCharType="separate"/>
            </w:r>
            <w:r>
              <w:rPr>
                <w:noProof/>
              </w:rPr>
              <w:t>67</w:t>
            </w:r>
            <w:r>
              <w:rPr>
                <w:noProof/>
              </w:rPr>
              <w:fldChar w:fldCharType="end"/>
            </w:r>
          </w:ins>
        </w:p>
        <w:p w14:paraId="01647361" w14:textId="77777777" w:rsidR="003245B3" w:rsidRDefault="003245B3">
          <w:pPr>
            <w:pStyle w:val="TM3"/>
            <w:tabs>
              <w:tab w:val="left" w:pos="1258"/>
              <w:tab w:val="right" w:leader="dot" w:pos="9062"/>
            </w:tabs>
            <w:rPr>
              <w:ins w:id="772" w:author="Francisco Garcia" w:date="2014-05-26T10:12:00Z"/>
              <w:rFonts w:eastAsiaTheme="minorEastAsia"/>
              <w:noProof/>
              <w:sz w:val="24"/>
              <w:szCs w:val="24"/>
              <w:lang w:val="fr-FR" w:eastAsia="ja-JP"/>
            </w:rPr>
          </w:pPr>
          <w:ins w:id="773" w:author="Francisco Garcia" w:date="2014-05-26T10:12:00Z">
            <w:r w:rsidRPr="001920B0">
              <w:rPr>
                <w:noProof/>
                <w:lang w:val="fr-FR"/>
              </w:rPr>
              <w:t>5.13.3</w:t>
            </w:r>
            <w:r>
              <w:rPr>
                <w:rFonts w:eastAsiaTheme="minorEastAsia"/>
                <w:noProof/>
                <w:sz w:val="24"/>
                <w:szCs w:val="24"/>
                <w:lang w:val="fr-FR" w:eastAsia="ja-JP"/>
              </w:rPr>
              <w:tab/>
            </w:r>
            <w:r w:rsidRPr="001920B0">
              <w:rPr>
                <w:noProof/>
                <w:lang w:val="fr-FR"/>
              </w:rPr>
              <w:t>Configuration</w:t>
            </w:r>
            <w:r>
              <w:rPr>
                <w:noProof/>
              </w:rPr>
              <w:tab/>
            </w:r>
            <w:r>
              <w:rPr>
                <w:noProof/>
              </w:rPr>
              <w:fldChar w:fldCharType="begin"/>
            </w:r>
            <w:r>
              <w:rPr>
                <w:noProof/>
              </w:rPr>
              <w:instrText xml:space="preserve"> PAGEREF _Toc262710662 \h </w:instrText>
            </w:r>
          </w:ins>
          <w:r>
            <w:rPr>
              <w:noProof/>
            </w:rPr>
          </w:r>
          <w:ins w:id="774" w:author="Francisco Garcia" w:date="2014-05-26T10:12:00Z">
            <w:r>
              <w:rPr>
                <w:noProof/>
              </w:rPr>
              <w:fldChar w:fldCharType="separate"/>
            </w:r>
            <w:r>
              <w:rPr>
                <w:noProof/>
              </w:rPr>
              <w:t>67</w:t>
            </w:r>
            <w:r>
              <w:rPr>
                <w:noProof/>
              </w:rPr>
              <w:fldChar w:fldCharType="end"/>
            </w:r>
          </w:ins>
        </w:p>
        <w:p w14:paraId="05AB0E48" w14:textId="77777777" w:rsidR="003245B3" w:rsidRDefault="003245B3">
          <w:pPr>
            <w:pStyle w:val="TM3"/>
            <w:tabs>
              <w:tab w:val="left" w:pos="1258"/>
              <w:tab w:val="right" w:leader="dot" w:pos="9062"/>
            </w:tabs>
            <w:rPr>
              <w:ins w:id="775" w:author="Francisco Garcia" w:date="2014-05-26T10:12:00Z"/>
              <w:rFonts w:eastAsiaTheme="minorEastAsia"/>
              <w:noProof/>
              <w:sz w:val="24"/>
              <w:szCs w:val="24"/>
              <w:lang w:val="fr-FR" w:eastAsia="ja-JP"/>
            </w:rPr>
          </w:pPr>
          <w:ins w:id="776" w:author="Francisco Garcia" w:date="2014-05-26T10:12:00Z">
            <w:r w:rsidRPr="001920B0">
              <w:rPr>
                <w:noProof/>
                <w:lang w:val="fr-FR"/>
              </w:rPr>
              <w:t>5.13.4</w:t>
            </w:r>
            <w:r>
              <w:rPr>
                <w:rFonts w:eastAsiaTheme="minorEastAsia"/>
                <w:noProof/>
                <w:sz w:val="24"/>
                <w:szCs w:val="24"/>
                <w:lang w:val="fr-FR" w:eastAsia="ja-JP"/>
              </w:rPr>
              <w:tab/>
            </w:r>
            <w:r w:rsidRPr="001920B0">
              <w:rPr>
                <w:noProof/>
                <w:lang w:val="fr-FR"/>
              </w:rPr>
              <w:t>Mise à jour de la configuration</w:t>
            </w:r>
            <w:r>
              <w:rPr>
                <w:noProof/>
              </w:rPr>
              <w:tab/>
            </w:r>
            <w:r>
              <w:rPr>
                <w:noProof/>
              </w:rPr>
              <w:fldChar w:fldCharType="begin"/>
            </w:r>
            <w:r>
              <w:rPr>
                <w:noProof/>
              </w:rPr>
              <w:instrText xml:space="preserve"> PAGEREF _Toc262710663 \h </w:instrText>
            </w:r>
          </w:ins>
          <w:r>
            <w:rPr>
              <w:noProof/>
            </w:rPr>
          </w:r>
          <w:ins w:id="777" w:author="Francisco Garcia" w:date="2014-05-26T10:12:00Z">
            <w:r>
              <w:rPr>
                <w:noProof/>
              </w:rPr>
              <w:fldChar w:fldCharType="separate"/>
            </w:r>
            <w:r>
              <w:rPr>
                <w:noProof/>
              </w:rPr>
              <w:t>68</w:t>
            </w:r>
            <w:r>
              <w:rPr>
                <w:noProof/>
              </w:rPr>
              <w:fldChar w:fldCharType="end"/>
            </w:r>
          </w:ins>
        </w:p>
        <w:p w14:paraId="0E4FA2EC" w14:textId="77777777" w:rsidR="003245B3" w:rsidRDefault="003245B3">
          <w:pPr>
            <w:pStyle w:val="TM3"/>
            <w:tabs>
              <w:tab w:val="left" w:pos="1258"/>
              <w:tab w:val="right" w:leader="dot" w:pos="9062"/>
            </w:tabs>
            <w:rPr>
              <w:ins w:id="778" w:author="Francisco Garcia" w:date="2014-05-26T10:12:00Z"/>
              <w:rFonts w:eastAsiaTheme="minorEastAsia"/>
              <w:noProof/>
              <w:sz w:val="24"/>
              <w:szCs w:val="24"/>
              <w:lang w:val="fr-FR" w:eastAsia="ja-JP"/>
            </w:rPr>
          </w:pPr>
          <w:ins w:id="779" w:author="Francisco Garcia" w:date="2014-05-26T10:12:00Z">
            <w:r w:rsidRPr="001920B0">
              <w:rPr>
                <w:noProof/>
                <w:lang w:val="fr-FR"/>
              </w:rPr>
              <w:t>5.13.5</w:t>
            </w:r>
            <w:r>
              <w:rPr>
                <w:rFonts w:eastAsiaTheme="minorEastAsia"/>
                <w:noProof/>
                <w:sz w:val="24"/>
                <w:szCs w:val="24"/>
                <w:lang w:val="fr-FR" w:eastAsia="ja-JP"/>
              </w:rPr>
              <w:tab/>
            </w:r>
            <w:r w:rsidRPr="001920B0">
              <w:rPr>
                <w:noProof/>
                <w:lang w:val="fr-FR"/>
              </w:rPr>
              <w:t>Exécution et fermeture</w:t>
            </w:r>
            <w:r>
              <w:rPr>
                <w:noProof/>
              </w:rPr>
              <w:tab/>
            </w:r>
            <w:r>
              <w:rPr>
                <w:noProof/>
              </w:rPr>
              <w:fldChar w:fldCharType="begin"/>
            </w:r>
            <w:r>
              <w:rPr>
                <w:noProof/>
              </w:rPr>
              <w:instrText xml:space="preserve"> PAGEREF _Toc262710664 \h </w:instrText>
            </w:r>
          </w:ins>
          <w:r>
            <w:rPr>
              <w:noProof/>
            </w:rPr>
          </w:r>
          <w:ins w:id="780" w:author="Francisco Garcia" w:date="2014-05-26T10:12:00Z">
            <w:r>
              <w:rPr>
                <w:noProof/>
              </w:rPr>
              <w:fldChar w:fldCharType="separate"/>
            </w:r>
            <w:r>
              <w:rPr>
                <w:noProof/>
              </w:rPr>
              <w:t>68</w:t>
            </w:r>
            <w:r>
              <w:rPr>
                <w:noProof/>
              </w:rPr>
              <w:fldChar w:fldCharType="end"/>
            </w:r>
          </w:ins>
        </w:p>
        <w:p w14:paraId="2029F0A4" w14:textId="77777777" w:rsidR="003245B3" w:rsidRDefault="003245B3">
          <w:pPr>
            <w:pStyle w:val="TM3"/>
            <w:tabs>
              <w:tab w:val="left" w:pos="1258"/>
              <w:tab w:val="right" w:leader="dot" w:pos="9062"/>
            </w:tabs>
            <w:rPr>
              <w:ins w:id="781" w:author="Francisco Garcia" w:date="2014-05-26T10:12:00Z"/>
              <w:rFonts w:eastAsiaTheme="minorEastAsia"/>
              <w:noProof/>
              <w:sz w:val="24"/>
              <w:szCs w:val="24"/>
              <w:lang w:val="fr-FR" w:eastAsia="ja-JP"/>
            </w:rPr>
          </w:pPr>
          <w:ins w:id="782" w:author="Francisco Garcia" w:date="2014-05-26T10:12:00Z">
            <w:r w:rsidRPr="001920B0">
              <w:rPr>
                <w:noProof/>
                <w:lang w:val="fr-FR"/>
              </w:rPr>
              <w:t>5.13.6</w:t>
            </w:r>
            <w:r>
              <w:rPr>
                <w:rFonts w:eastAsiaTheme="minorEastAsia"/>
                <w:noProof/>
                <w:sz w:val="24"/>
                <w:szCs w:val="24"/>
                <w:lang w:val="fr-FR" w:eastAsia="ja-JP"/>
              </w:rPr>
              <w:tab/>
            </w:r>
            <w:r w:rsidRPr="001920B0">
              <w:rPr>
                <w:noProof/>
                <w:lang w:val="fr-FR"/>
              </w:rPr>
              <w:t>Statistiques et auditeurs</w:t>
            </w:r>
            <w:r>
              <w:rPr>
                <w:noProof/>
              </w:rPr>
              <w:tab/>
            </w:r>
            <w:r>
              <w:rPr>
                <w:noProof/>
              </w:rPr>
              <w:fldChar w:fldCharType="begin"/>
            </w:r>
            <w:r>
              <w:rPr>
                <w:noProof/>
              </w:rPr>
              <w:instrText xml:space="preserve"> PAGEREF _Toc262710665 \h </w:instrText>
            </w:r>
          </w:ins>
          <w:r>
            <w:rPr>
              <w:noProof/>
            </w:rPr>
          </w:r>
          <w:ins w:id="783" w:author="Francisco Garcia" w:date="2014-05-26T10:12:00Z">
            <w:r>
              <w:rPr>
                <w:noProof/>
              </w:rPr>
              <w:fldChar w:fldCharType="separate"/>
            </w:r>
            <w:r>
              <w:rPr>
                <w:noProof/>
              </w:rPr>
              <w:t>69</w:t>
            </w:r>
            <w:r>
              <w:rPr>
                <w:noProof/>
              </w:rPr>
              <w:fldChar w:fldCharType="end"/>
            </w:r>
          </w:ins>
        </w:p>
        <w:p w14:paraId="040180EE" w14:textId="77777777" w:rsidR="003245B3" w:rsidRDefault="003245B3">
          <w:pPr>
            <w:pStyle w:val="TM3"/>
            <w:tabs>
              <w:tab w:val="left" w:pos="1258"/>
              <w:tab w:val="right" w:leader="dot" w:pos="9062"/>
            </w:tabs>
            <w:rPr>
              <w:ins w:id="784" w:author="Francisco Garcia" w:date="2014-05-26T10:12:00Z"/>
              <w:rFonts w:eastAsiaTheme="minorEastAsia"/>
              <w:noProof/>
              <w:sz w:val="24"/>
              <w:szCs w:val="24"/>
              <w:lang w:val="fr-FR" w:eastAsia="ja-JP"/>
            </w:rPr>
          </w:pPr>
          <w:ins w:id="785" w:author="Francisco Garcia" w:date="2014-05-26T10:12:00Z">
            <w:r w:rsidRPr="001920B0">
              <w:rPr>
                <w:noProof/>
                <w:lang w:val="fr-FR"/>
              </w:rPr>
              <w:t>5.13.7</w:t>
            </w:r>
            <w:r>
              <w:rPr>
                <w:rFonts w:eastAsiaTheme="minorEastAsia"/>
                <w:noProof/>
                <w:sz w:val="24"/>
                <w:szCs w:val="24"/>
                <w:lang w:val="fr-FR" w:eastAsia="ja-JP"/>
              </w:rPr>
              <w:tab/>
            </w:r>
            <w:r w:rsidRPr="001920B0">
              <w:rPr>
                <w:noProof/>
                <w:lang w:val="fr-FR"/>
              </w:rPr>
              <w:t>Affichage des interfaces web</w:t>
            </w:r>
            <w:r>
              <w:rPr>
                <w:noProof/>
              </w:rPr>
              <w:tab/>
            </w:r>
            <w:r>
              <w:rPr>
                <w:noProof/>
              </w:rPr>
              <w:fldChar w:fldCharType="begin"/>
            </w:r>
            <w:r>
              <w:rPr>
                <w:noProof/>
              </w:rPr>
              <w:instrText xml:space="preserve"> PAGEREF _Toc262710666 \h </w:instrText>
            </w:r>
          </w:ins>
          <w:r>
            <w:rPr>
              <w:noProof/>
            </w:rPr>
          </w:r>
          <w:ins w:id="786" w:author="Francisco Garcia" w:date="2014-05-26T10:12:00Z">
            <w:r>
              <w:rPr>
                <w:noProof/>
              </w:rPr>
              <w:fldChar w:fldCharType="separate"/>
            </w:r>
            <w:r>
              <w:rPr>
                <w:noProof/>
              </w:rPr>
              <w:t>70</w:t>
            </w:r>
            <w:r>
              <w:rPr>
                <w:noProof/>
              </w:rPr>
              <w:fldChar w:fldCharType="end"/>
            </w:r>
          </w:ins>
        </w:p>
        <w:p w14:paraId="48BBDCBD" w14:textId="77777777" w:rsidR="003245B3" w:rsidRDefault="003245B3">
          <w:pPr>
            <w:pStyle w:val="TM2"/>
            <w:tabs>
              <w:tab w:val="left" w:pos="871"/>
              <w:tab w:val="right" w:leader="dot" w:pos="9062"/>
            </w:tabs>
            <w:rPr>
              <w:ins w:id="787" w:author="Francisco Garcia" w:date="2014-05-26T10:12:00Z"/>
              <w:rFonts w:eastAsiaTheme="minorEastAsia"/>
              <w:noProof/>
              <w:sz w:val="24"/>
              <w:szCs w:val="24"/>
              <w:lang w:val="fr-FR" w:eastAsia="ja-JP"/>
            </w:rPr>
          </w:pPr>
          <w:ins w:id="788" w:author="Francisco Garcia" w:date="2014-05-26T10:12:00Z">
            <w:r w:rsidRPr="001920B0">
              <w:rPr>
                <w:noProof/>
                <w:lang w:val="fr-FR"/>
              </w:rPr>
              <w:t>5.14</w:t>
            </w:r>
            <w:r>
              <w:rPr>
                <w:rFonts w:eastAsiaTheme="minorEastAsia"/>
                <w:noProof/>
                <w:sz w:val="24"/>
                <w:szCs w:val="24"/>
                <w:lang w:val="fr-FR" w:eastAsia="ja-JP"/>
              </w:rPr>
              <w:tab/>
            </w:r>
            <w:r w:rsidRPr="001920B0">
              <w:rPr>
                <w:noProof/>
                <w:lang w:val="fr-FR"/>
              </w:rPr>
              <w:t>Gestion des processus</w:t>
            </w:r>
            <w:r>
              <w:rPr>
                <w:noProof/>
              </w:rPr>
              <w:tab/>
            </w:r>
            <w:r>
              <w:rPr>
                <w:noProof/>
              </w:rPr>
              <w:fldChar w:fldCharType="begin"/>
            </w:r>
            <w:r>
              <w:rPr>
                <w:noProof/>
              </w:rPr>
              <w:instrText xml:space="preserve"> PAGEREF _Toc262710667 \h </w:instrText>
            </w:r>
          </w:ins>
          <w:r>
            <w:rPr>
              <w:noProof/>
            </w:rPr>
          </w:r>
          <w:ins w:id="789" w:author="Francisco Garcia" w:date="2014-05-26T10:12:00Z">
            <w:r>
              <w:rPr>
                <w:noProof/>
              </w:rPr>
              <w:fldChar w:fldCharType="separate"/>
            </w:r>
            <w:r>
              <w:rPr>
                <w:noProof/>
              </w:rPr>
              <w:t>71</w:t>
            </w:r>
            <w:r>
              <w:rPr>
                <w:noProof/>
              </w:rPr>
              <w:fldChar w:fldCharType="end"/>
            </w:r>
          </w:ins>
        </w:p>
        <w:p w14:paraId="6A1013ED" w14:textId="77777777" w:rsidR="003245B3" w:rsidRDefault="003245B3">
          <w:pPr>
            <w:pStyle w:val="TM3"/>
            <w:tabs>
              <w:tab w:val="left" w:pos="1258"/>
              <w:tab w:val="right" w:leader="dot" w:pos="9062"/>
            </w:tabs>
            <w:rPr>
              <w:ins w:id="790" w:author="Francisco Garcia" w:date="2014-05-26T10:12:00Z"/>
              <w:rFonts w:eastAsiaTheme="minorEastAsia"/>
              <w:noProof/>
              <w:sz w:val="24"/>
              <w:szCs w:val="24"/>
              <w:lang w:val="fr-FR" w:eastAsia="ja-JP"/>
            </w:rPr>
          </w:pPr>
          <w:ins w:id="791" w:author="Francisco Garcia" w:date="2014-05-26T10:12:00Z">
            <w:r w:rsidRPr="001920B0">
              <w:rPr>
                <w:noProof/>
                <w:lang w:val="fr-FR"/>
              </w:rPr>
              <w:t>5.14.1</w:t>
            </w:r>
            <w:r>
              <w:rPr>
                <w:rFonts w:eastAsiaTheme="minorEastAsia"/>
                <w:noProof/>
                <w:sz w:val="24"/>
                <w:szCs w:val="24"/>
                <w:lang w:val="fr-FR" w:eastAsia="ja-JP"/>
              </w:rPr>
              <w:tab/>
            </w:r>
            <w:r w:rsidRPr="001920B0">
              <w:rPr>
                <w:noProof/>
                <w:lang w:val="fr-FR"/>
              </w:rPr>
              <w:t>IsRunning</w:t>
            </w:r>
            <w:r>
              <w:rPr>
                <w:noProof/>
              </w:rPr>
              <w:tab/>
            </w:r>
            <w:r>
              <w:rPr>
                <w:noProof/>
              </w:rPr>
              <w:fldChar w:fldCharType="begin"/>
            </w:r>
            <w:r>
              <w:rPr>
                <w:noProof/>
              </w:rPr>
              <w:instrText xml:space="preserve"> PAGEREF _Toc262710668 \h </w:instrText>
            </w:r>
          </w:ins>
          <w:r>
            <w:rPr>
              <w:noProof/>
            </w:rPr>
          </w:r>
          <w:ins w:id="792" w:author="Francisco Garcia" w:date="2014-05-26T10:12:00Z">
            <w:r>
              <w:rPr>
                <w:noProof/>
              </w:rPr>
              <w:fldChar w:fldCharType="separate"/>
            </w:r>
            <w:r>
              <w:rPr>
                <w:noProof/>
              </w:rPr>
              <w:t>71</w:t>
            </w:r>
            <w:r>
              <w:rPr>
                <w:noProof/>
              </w:rPr>
              <w:fldChar w:fldCharType="end"/>
            </w:r>
          </w:ins>
        </w:p>
        <w:p w14:paraId="05D96011" w14:textId="77777777" w:rsidR="003245B3" w:rsidRDefault="003245B3">
          <w:pPr>
            <w:pStyle w:val="TM3"/>
            <w:tabs>
              <w:tab w:val="left" w:pos="1258"/>
              <w:tab w:val="right" w:leader="dot" w:pos="9062"/>
            </w:tabs>
            <w:rPr>
              <w:ins w:id="793" w:author="Francisco Garcia" w:date="2014-05-26T10:12:00Z"/>
              <w:rFonts w:eastAsiaTheme="minorEastAsia"/>
              <w:noProof/>
              <w:sz w:val="24"/>
              <w:szCs w:val="24"/>
              <w:lang w:val="fr-FR" w:eastAsia="ja-JP"/>
            </w:rPr>
          </w:pPr>
          <w:ins w:id="794" w:author="Francisco Garcia" w:date="2014-05-26T10:12:00Z">
            <w:r w:rsidRPr="001920B0">
              <w:rPr>
                <w:noProof/>
                <w:lang w:val="fr-FR"/>
              </w:rPr>
              <w:t>5.14.2</w:t>
            </w:r>
            <w:r>
              <w:rPr>
                <w:rFonts w:eastAsiaTheme="minorEastAsia"/>
                <w:noProof/>
                <w:sz w:val="24"/>
                <w:szCs w:val="24"/>
                <w:lang w:val="fr-FR" w:eastAsia="ja-JP"/>
              </w:rPr>
              <w:tab/>
            </w:r>
            <w:r w:rsidRPr="001920B0">
              <w:rPr>
                <w:noProof/>
                <w:lang w:val="fr-FR"/>
              </w:rPr>
              <w:t>Détection des crashs/fermetures externes</w:t>
            </w:r>
            <w:r>
              <w:rPr>
                <w:noProof/>
              </w:rPr>
              <w:tab/>
            </w:r>
            <w:r>
              <w:rPr>
                <w:noProof/>
              </w:rPr>
              <w:fldChar w:fldCharType="begin"/>
            </w:r>
            <w:r>
              <w:rPr>
                <w:noProof/>
              </w:rPr>
              <w:instrText xml:space="preserve"> PAGEREF _Toc262710669 \h </w:instrText>
            </w:r>
          </w:ins>
          <w:r>
            <w:rPr>
              <w:noProof/>
            </w:rPr>
          </w:r>
          <w:ins w:id="795" w:author="Francisco Garcia" w:date="2014-05-26T10:12:00Z">
            <w:r>
              <w:rPr>
                <w:noProof/>
              </w:rPr>
              <w:fldChar w:fldCharType="separate"/>
            </w:r>
            <w:r>
              <w:rPr>
                <w:noProof/>
              </w:rPr>
              <w:t>71</w:t>
            </w:r>
            <w:r>
              <w:rPr>
                <w:noProof/>
              </w:rPr>
              <w:fldChar w:fldCharType="end"/>
            </w:r>
          </w:ins>
        </w:p>
        <w:p w14:paraId="7F470E0A" w14:textId="77777777" w:rsidR="003245B3" w:rsidRDefault="003245B3">
          <w:pPr>
            <w:pStyle w:val="TM3"/>
            <w:tabs>
              <w:tab w:val="left" w:pos="1258"/>
              <w:tab w:val="right" w:leader="dot" w:pos="9062"/>
            </w:tabs>
            <w:rPr>
              <w:ins w:id="796" w:author="Francisco Garcia" w:date="2014-05-26T10:12:00Z"/>
              <w:rFonts w:eastAsiaTheme="minorEastAsia"/>
              <w:noProof/>
              <w:sz w:val="24"/>
              <w:szCs w:val="24"/>
              <w:lang w:val="fr-FR" w:eastAsia="ja-JP"/>
            </w:rPr>
          </w:pPr>
          <w:ins w:id="797" w:author="Francisco Garcia" w:date="2014-05-26T10:12:00Z">
            <w:r w:rsidRPr="001920B0">
              <w:rPr>
                <w:noProof/>
                <w:lang w:val="fr-FR"/>
              </w:rPr>
              <w:t>5.14.3</w:t>
            </w:r>
            <w:r>
              <w:rPr>
                <w:rFonts w:eastAsiaTheme="minorEastAsia"/>
                <w:noProof/>
                <w:sz w:val="24"/>
                <w:szCs w:val="24"/>
                <w:lang w:val="fr-FR" w:eastAsia="ja-JP"/>
              </w:rPr>
              <w:tab/>
            </w:r>
            <w:r w:rsidRPr="001920B0">
              <w:rPr>
                <w:noProof/>
                <w:lang w:val="fr-FR"/>
              </w:rPr>
              <w:t>Fermeture automatique</w:t>
            </w:r>
            <w:r>
              <w:rPr>
                <w:noProof/>
              </w:rPr>
              <w:tab/>
            </w:r>
            <w:r>
              <w:rPr>
                <w:noProof/>
              </w:rPr>
              <w:fldChar w:fldCharType="begin"/>
            </w:r>
            <w:r>
              <w:rPr>
                <w:noProof/>
              </w:rPr>
              <w:instrText xml:space="preserve"> PAGEREF _Toc262710670 \h </w:instrText>
            </w:r>
          </w:ins>
          <w:r>
            <w:rPr>
              <w:noProof/>
            </w:rPr>
          </w:r>
          <w:ins w:id="798" w:author="Francisco Garcia" w:date="2014-05-26T10:12:00Z">
            <w:r>
              <w:rPr>
                <w:noProof/>
              </w:rPr>
              <w:fldChar w:fldCharType="separate"/>
            </w:r>
            <w:r>
              <w:rPr>
                <w:noProof/>
              </w:rPr>
              <w:t>71</w:t>
            </w:r>
            <w:r>
              <w:rPr>
                <w:noProof/>
              </w:rPr>
              <w:fldChar w:fldCharType="end"/>
            </w:r>
          </w:ins>
        </w:p>
        <w:p w14:paraId="63F299BB" w14:textId="77777777" w:rsidR="003245B3" w:rsidRDefault="003245B3">
          <w:pPr>
            <w:pStyle w:val="TM1"/>
            <w:tabs>
              <w:tab w:val="left" w:pos="362"/>
              <w:tab w:val="right" w:leader="dot" w:pos="9062"/>
            </w:tabs>
            <w:rPr>
              <w:ins w:id="799" w:author="Francisco Garcia" w:date="2014-05-26T10:12:00Z"/>
              <w:rFonts w:eastAsiaTheme="minorEastAsia"/>
              <w:noProof/>
              <w:sz w:val="24"/>
              <w:szCs w:val="24"/>
              <w:lang w:val="fr-FR" w:eastAsia="ja-JP"/>
            </w:rPr>
          </w:pPr>
          <w:ins w:id="800" w:author="Francisco Garcia" w:date="2014-05-26T10:12:00Z">
            <w:r w:rsidRPr="001920B0">
              <w:rPr>
                <w:noProof/>
                <w:lang w:val="fr-FR"/>
              </w:rPr>
              <w:t>6</w:t>
            </w:r>
            <w:r>
              <w:rPr>
                <w:rFonts w:eastAsiaTheme="minorEastAsia"/>
                <w:noProof/>
                <w:sz w:val="24"/>
                <w:szCs w:val="24"/>
                <w:lang w:val="fr-FR" w:eastAsia="ja-JP"/>
              </w:rPr>
              <w:tab/>
            </w:r>
            <w:r w:rsidRPr="001920B0">
              <w:rPr>
                <w:noProof/>
                <w:lang w:val="fr-FR"/>
              </w:rPr>
              <w:t>Tests</w:t>
            </w:r>
            <w:r>
              <w:rPr>
                <w:noProof/>
              </w:rPr>
              <w:tab/>
            </w:r>
            <w:r>
              <w:rPr>
                <w:noProof/>
              </w:rPr>
              <w:fldChar w:fldCharType="begin"/>
            </w:r>
            <w:r>
              <w:rPr>
                <w:noProof/>
              </w:rPr>
              <w:instrText xml:space="preserve"> PAGEREF _Toc262710671 \h </w:instrText>
            </w:r>
          </w:ins>
          <w:r>
            <w:rPr>
              <w:noProof/>
            </w:rPr>
          </w:r>
          <w:ins w:id="801" w:author="Francisco Garcia" w:date="2014-05-26T10:12:00Z">
            <w:r>
              <w:rPr>
                <w:noProof/>
              </w:rPr>
              <w:fldChar w:fldCharType="separate"/>
            </w:r>
            <w:r>
              <w:rPr>
                <w:noProof/>
              </w:rPr>
              <w:t>72</w:t>
            </w:r>
            <w:r>
              <w:rPr>
                <w:noProof/>
              </w:rPr>
              <w:fldChar w:fldCharType="end"/>
            </w:r>
          </w:ins>
        </w:p>
        <w:p w14:paraId="6D007DC3" w14:textId="77777777" w:rsidR="003245B3" w:rsidRDefault="003245B3">
          <w:pPr>
            <w:pStyle w:val="TM2"/>
            <w:tabs>
              <w:tab w:val="left" w:pos="749"/>
              <w:tab w:val="right" w:leader="dot" w:pos="9062"/>
            </w:tabs>
            <w:rPr>
              <w:ins w:id="802" w:author="Francisco Garcia" w:date="2014-05-26T10:12:00Z"/>
              <w:rFonts w:eastAsiaTheme="minorEastAsia"/>
              <w:noProof/>
              <w:sz w:val="24"/>
              <w:szCs w:val="24"/>
              <w:lang w:val="fr-FR" w:eastAsia="ja-JP"/>
            </w:rPr>
          </w:pPr>
          <w:ins w:id="803" w:author="Francisco Garcia" w:date="2014-05-26T10:12:00Z">
            <w:r w:rsidRPr="001920B0">
              <w:rPr>
                <w:noProof/>
                <w:lang w:val="fr-FR"/>
              </w:rPr>
              <w:t>6.1</w:t>
            </w:r>
            <w:r>
              <w:rPr>
                <w:rFonts w:eastAsiaTheme="minorEastAsia"/>
                <w:noProof/>
                <w:sz w:val="24"/>
                <w:szCs w:val="24"/>
                <w:lang w:val="fr-FR" w:eastAsia="ja-JP"/>
              </w:rPr>
              <w:tab/>
            </w:r>
            <w:r w:rsidRPr="001920B0">
              <w:rPr>
                <w:noProof/>
                <w:lang w:val="fr-FR"/>
              </w:rPr>
              <w:t>Webradios</w:t>
            </w:r>
            <w:r>
              <w:rPr>
                <w:noProof/>
              </w:rPr>
              <w:tab/>
            </w:r>
            <w:r>
              <w:rPr>
                <w:noProof/>
              </w:rPr>
              <w:fldChar w:fldCharType="begin"/>
            </w:r>
            <w:r>
              <w:rPr>
                <w:noProof/>
              </w:rPr>
              <w:instrText xml:space="preserve"> PAGEREF _Toc262710672 \h </w:instrText>
            </w:r>
          </w:ins>
          <w:r>
            <w:rPr>
              <w:noProof/>
            </w:rPr>
          </w:r>
          <w:ins w:id="804" w:author="Francisco Garcia" w:date="2014-05-26T10:12:00Z">
            <w:r>
              <w:rPr>
                <w:noProof/>
              </w:rPr>
              <w:fldChar w:fldCharType="separate"/>
            </w:r>
            <w:r>
              <w:rPr>
                <w:noProof/>
              </w:rPr>
              <w:t>72</w:t>
            </w:r>
            <w:r>
              <w:rPr>
                <w:noProof/>
              </w:rPr>
              <w:fldChar w:fldCharType="end"/>
            </w:r>
          </w:ins>
        </w:p>
        <w:p w14:paraId="46E59215" w14:textId="77777777" w:rsidR="003245B3" w:rsidRDefault="003245B3">
          <w:pPr>
            <w:pStyle w:val="TM2"/>
            <w:tabs>
              <w:tab w:val="left" w:pos="749"/>
              <w:tab w:val="right" w:leader="dot" w:pos="9062"/>
            </w:tabs>
            <w:rPr>
              <w:ins w:id="805" w:author="Francisco Garcia" w:date="2014-05-26T10:12:00Z"/>
              <w:rFonts w:eastAsiaTheme="minorEastAsia"/>
              <w:noProof/>
              <w:sz w:val="24"/>
              <w:szCs w:val="24"/>
              <w:lang w:val="fr-FR" w:eastAsia="ja-JP"/>
            </w:rPr>
          </w:pPr>
          <w:ins w:id="806" w:author="Francisco Garcia" w:date="2014-05-26T10:12:00Z">
            <w:r w:rsidRPr="001920B0">
              <w:rPr>
                <w:noProof/>
                <w:lang w:val="fr-FR"/>
              </w:rPr>
              <w:t>6.2</w:t>
            </w:r>
            <w:r>
              <w:rPr>
                <w:rFonts w:eastAsiaTheme="minorEastAsia"/>
                <w:noProof/>
                <w:sz w:val="24"/>
                <w:szCs w:val="24"/>
                <w:lang w:val="fr-FR" w:eastAsia="ja-JP"/>
              </w:rPr>
              <w:tab/>
            </w:r>
            <w:r w:rsidRPr="001920B0">
              <w:rPr>
                <w:noProof/>
                <w:lang w:val="fr-FR"/>
              </w:rPr>
              <w:t>Bibliothèque</w:t>
            </w:r>
            <w:r>
              <w:rPr>
                <w:noProof/>
              </w:rPr>
              <w:tab/>
            </w:r>
            <w:r>
              <w:rPr>
                <w:noProof/>
              </w:rPr>
              <w:fldChar w:fldCharType="begin"/>
            </w:r>
            <w:r>
              <w:rPr>
                <w:noProof/>
              </w:rPr>
              <w:instrText xml:space="preserve"> PAGEREF _Toc262710673 \h </w:instrText>
            </w:r>
          </w:ins>
          <w:r>
            <w:rPr>
              <w:noProof/>
            </w:rPr>
          </w:r>
          <w:ins w:id="807" w:author="Francisco Garcia" w:date="2014-05-26T10:12:00Z">
            <w:r>
              <w:rPr>
                <w:noProof/>
              </w:rPr>
              <w:fldChar w:fldCharType="separate"/>
            </w:r>
            <w:r>
              <w:rPr>
                <w:noProof/>
              </w:rPr>
              <w:t>72</w:t>
            </w:r>
            <w:r>
              <w:rPr>
                <w:noProof/>
              </w:rPr>
              <w:fldChar w:fldCharType="end"/>
            </w:r>
          </w:ins>
        </w:p>
        <w:p w14:paraId="70220D5D" w14:textId="77777777" w:rsidR="003245B3" w:rsidRDefault="003245B3">
          <w:pPr>
            <w:pStyle w:val="TM2"/>
            <w:tabs>
              <w:tab w:val="left" w:pos="749"/>
              <w:tab w:val="right" w:leader="dot" w:pos="9062"/>
            </w:tabs>
            <w:rPr>
              <w:ins w:id="808" w:author="Francisco Garcia" w:date="2014-05-26T10:12:00Z"/>
              <w:rFonts w:eastAsiaTheme="minorEastAsia"/>
              <w:noProof/>
              <w:sz w:val="24"/>
              <w:szCs w:val="24"/>
              <w:lang w:val="fr-FR" w:eastAsia="ja-JP"/>
            </w:rPr>
          </w:pPr>
          <w:ins w:id="809" w:author="Francisco Garcia" w:date="2014-05-26T10:12:00Z">
            <w:r w:rsidRPr="001920B0">
              <w:rPr>
                <w:noProof/>
                <w:lang w:val="fr-FR"/>
              </w:rPr>
              <w:t>6.3</w:t>
            </w:r>
            <w:r>
              <w:rPr>
                <w:rFonts w:eastAsiaTheme="minorEastAsia"/>
                <w:noProof/>
                <w:sz w:val="24"/>
                <w:szCs w:val="24"/>
                <w:lang w:val="fr-FR" w:eastAsia="ja-JP"/>
              </w:rPr>
              <w:tab/>
            </w:r>
            <w:r w:rsidRPr="001920B0">
              <w:rPr>
                <w:noProof/>
                <w:lang w:val="fr-FR"/>
              </w:rPr>
              <w:t>Listes de lecture</w:t>
            </w:r>
            <w:r>
              <w:rPr>
                <w:noProof/>
              </w:rPr>
              <w:tab/>
            </w:r>
            <w:r>
              <w:rPr>
                <w:noProof/>
              </w:rPr>
              <w:fldChar w:fldCharType="begin"/>
            </w:r>
            <w:r>
              <w:rPr>
                <w:noProof/>
              </w:rPr>
              <w:instrText xml:space="preserve"> PAGEREF _Toc262710674 \h </w:instrText>
            </w:r>
          </w:ins>
          <w:r>
            <w:rPr>
              <w:noProof/>
            </w:rPr>
          </w:r>
          <w:ins w:id="810" w:author="Francisco Garcia" w:date="2014-05-26T10:12:00Z">
            <w:r>
              <w:rPr>
                <w:noProof/>
              </w:rPr>
              <w:fldChar w:fldCharType="separate"/>
            </w:r>
            <w:r>
              <w:rPr>
                <w:noProof/>
              </w:rPr>
              <w:t>72</w:t>
            </w:r>
            <w:r>
              <w:rPr>
                <w:noProof/>
              </w:rPr>
              <w:fldChar w:fldCharType="end"/>
            </w:r>
          </w:ins>
        </w:p>
        <w:p w14:paraId="65678B8A" w14:textId="77777777" w:rsidR="003245B3" w:rsidRDefault="003245B3">
          <w:pPr>
            <w:pStyle w:val="TM2"/>
            <w:tabs>
              <w:tab w:val="left" w:pos="749"/>
              <w:tab w:val="right" w:leader="dot" w:pos="9062"/>
            </w:tabs>
            <w:rPr>
              <w:ins w:id="811" w:author="Francisco Garcia" w:date="2014-05-26T10:12:00Z"/>
              <w:rFonts w:eastAsiaTheme="minorEastAsia"/>
              <w:noProof/>
              <w:sz w:val="24"/>
              <w:szCs w:val="24"/>
              <w:lang w:val="fr-FR" w:eastAsia="ja-JP"/>
            </w:rPr>
          </w:pPr>
          <w:ins w:id="812" w:author="Francisco Garcia" w:date="2014-05-26T10:12:00Z">
            <w:r w:rsidRPr="001920B0">
              <w:rPr>
                <w:noProof/>
                <w:lang w:val="fr-FR"/>
              </w:rPr>
              <w:t>6.4</w:t>
            </w:r>
            <w:r>
              <w:rPr>
                <w:rFonts w:eastAsiaTheme="minorEastAsia"/>
                <w:noProof/>
                <w:sz w:val="24"/>
                <w:szCs w:val="24"/>
                <w:lang w:val="fr-FR" w:eastAsia="ja-JP"/>
              </w:rPr>
              <w:tab/>
            </w:r>
            <w:r w:rsidRPr="001920B0">
              <w:rPr>
                <w:noProof/>
                <w:lang w:val="fr-FR"/>
              </w:rPr>
              <w:t>Grille horaire</w:t>
            </w:r>
            <w:r>
              <w:rPr>
                <w:noProof/>
              </w:rPr>
              <w:tab/>
            </w:r>
            <w:r>
              <w:rPr>
                <w:noProof/>
              </w:rPr>
              <w:fldChar w:fldCharType="begin"/>
            </w:r>
            <w:r>
              <w:rPr>
                <w:noProof/>
              </w:rPr>
              <w:instrText xml:space="preserve"> PAGEREF _Toc262710675 \h </w:instrText>
            </w:r>
          </w:ins>
          <w:r>
            <w:rPr>
              <w:noProof/>
            </w:rPr>
          </w:r>
          <w:ins w:id="813" w:author="Francisco Garcia" w:date="2014-05-26T10:12:00Z">
            <w:r>
              <w:rPr>
                <w:noProof/>
              </w:rPr>
              <w:fldChar w:fldCharType="separate"/>
            </w:r>
            <w:r>
              <w:rPr>
                <w:noProof/>
              </w:rPr>
              <w:t>72</w:t>
            </w:r>
            <w:r>
              <w:rPr>
                <w:noProof/>
              </w:rPr>
              <w:fldChar w:fldCharType="end"/>
            </w:r>
          </w:ins>
        </w:p>
        <w:p w14:paraId="5061168E" w14:textId="77777777" w:rsidR="003245B3" w:rsidRDefault="003245B3">
          <w:pPr>
            <w:pStyle w:val="TM2"/>
            <w:tabs>
              <w:tab w:val="left" w:pos="749"/>
              <w:tab w:val="right" w:leader="dot" w:pos="9062"/>
            </w:tabs>
            <w:rPr>
              <w:ins w:id="814" w:author="Francisco Garcia" w:date="2014-05-26T10:12:00Z"/>
              <w:rFonts w:eastAsiaTheme="minorEastAsia"/>
              <w:noProof/>
              <w:sz w:val="24"/>
              <w:szCs w:val="24"/>
              <w:lang w:val="fr-FR" w:eastAsia="ja-JP"/>
            </w:rPr>
          </w:pPr>
          <w:ins w:id="815" w:author="Francisco Garcia" w:date="2014-05-26T10:12:00Z">
            <w:r w:rsidRPr="001920B0">
              <w:rPr>
                <w:noProof/>
                <w:lang w:val="fr-FR"/>
              </w:rPr>
              <w:t>6.5</w:t>
            </w:r>
            <w:r>
              <w:rPr>
                <w:rFonts w:eastAsiaTheme="minorEastAsia"/>
                <w:noProof/>
                <w:sz w:val="24"/>
                <w:szCs w:val="24"/>
                <w:lang w:val="fr-FR" w:eastAsia="ja-JP"/>
              </w:rPr>
              <w:tab/>
            </w:r>
            <w:r w:rsidRPr="001920B0">
              <w:rPr>
                <w:noProof/>
                <w:lang w:val="fr-FR"/>
              </w:rPr>
              <w:t>Transcoders</w:t>
            </w:r>
            <w:r>
              <w:rPr>
                <w:noProof/>
              </w:rPr>
              <w:tab/>
            </w:r>
            <w:r>
              <w:rPr>
                <w:noProof/>
              </w:rPr>
              <w:fldChar w:fldCharType="begin"/>
            </w:r>
            <w:r>
              <w:rPr>
                <w:noProof/>
              </w:rPr>
              <w:instrText xml:space="preserve"> PAGEREF _Toc262710676 \h </w:instrText>
            </w:r>
          </w:ins>
          <w:r>
            <w:rPr>
              <w:noProof/>
            </w:rPr>
          </w:r>
          <w:ins w:id="816" w:author="Francisco Garcia" w:date="2014-05-26T10:12:00Z">
            <w:r>
              <w:rPr>
                <w:noProof/>
              </w:rPr>
              <w:fldChar w:fldCharType="separate"/>
            </w:r>
            <w:r>
              <w:rPr>
                <w:noProof/>
              </w:rPr>
              <w:t>72</w:t>
            </w:r>
            <w:r>
              <w:rPr>
                <w:noProof/>
              </w:rPr>
              <w:fldChar w:fldCharType="end"/>
            </w:r>
          </w:ins>
        </w:p>
        <w:p w14:paraId="37AB353B" w14:textId="77777777" w:rsidR="003245B3" w:rsidRDefault="003245B3">
          <w:pPr>
            <w:pStyle w:val="TM2"/>
            <w:tabs>
              <w:tab w:val="left" w:pos="749"/>
              <w:tab w:val="right" w:leader="dot" w:pos="9062"/>
            </w:tabs>
            <w:rPr>
              <w:ins w:id="817" w:author="Francisco Garcia" w:date="2014-05-26T10:12:00Z"/>
              <w:rFonts w:eastAsiaTheme="minorEastAsia"/>
              <w:noProof/>
              <w:sz w:val="24"/>
              <w:szCs w:val="24"/>
              <w:lang w:val="fr-FR" w:eastAsia="ja-JP"/>
            </w:rPr>
          </w:pPr>
          <w:ins w:id="818" w:author="Francisco Garcia" w:date="2014-05-26T10:12:00Z">
            <w:r w:rsidRPr="001920B0">
              <w:rPr>
                <w:noProof/>
                <w:lang w:val="fr-FR"/>
              </w:rPr>
              <w:t>6.6</w:t>
            </w:r>
            <w:r>
              <w:rPr>
                <w:rFonts w:eastAsiaTheme="minorEastAsia"/>
                <w:noProof/>
                <w:sz w:val="24"/>
                <w:szCs w:val="24"/>
                <w:lang w:val="fr-FR" w:eastAsia="ja-JP"/>
              </w:rPr>
              <w:tab/>
            </w:r>
            <w:r w:rsidRPr="001920B0">
              <w:rPr>
                <w:noProof/>
                <w:lang w:val="fr-FR"/>
              </w:rPr>
              <w:t>Serveur de diffusion</w:t>
            </w:r>
            <w:r>
              <w:rPr>
                <w:noProof/>
              </w:rPr>
              <w:tab/>
            </w:r>
            <w:r>
              <w:rPr>
                <w:noProof/>
              </w:rPr>
              <w:fldChar w:fldCharType="begin"/>
            </w:r>
            <w:r>
              <w:rPr>
                <w:noProof/>
              </w:rPr>
              <w:instrText xml:space="preserve"> PAGEREF _Toc262710677 \h </w:instrText>
            </w:r>
          </w:ins>
          <w:r>
            <w:rPr>
              <w:noProof/>
            </w:rPr>
          </w:r>
          <w:ins w:id="819" w:author="Francisco Garcia" w:date="2014-05-26T10:12:00Z">
            <w:r>
              <w:rPr>
                <w:noProof/>
              </w:rPr>
              <w:fldChar w:fldCharType="separate"/>
            </w:r>
            <w:r>
              <w:rPr>
                <w:noProof/>
              </w:rPr>
              <w:t>72</w:t>
            </w:r>
            <w:r>
              <w:rPr>
                <w:noProof/>
              </w:rPr>
              <w:fldChar w:fldCharType="end"/>
            </w:r>
          </w:ins>
        </w:p>
        <w:p w14:paraId="3E25E4A3" w14:textId="77777777" w:rsidR="003245B3" w:rsidRDefault="003245B3">
          <w:pPr>
            <w:pStyle w:val="TM1"/>
            <w:tabs>
              <w:tab w:val="left" w:pos="362"/>
              <w:tab w:val="right" w:leader="dot" w:pos="9062"/>
            </w:tabs>
            <w:rPr>
              <w:ins w:id="820" w:author="Francisco Garcia" w:date="2014-05-26T10:12:00Z"/>
              <w:rFonts w:eastAsiaTheme="minorEastAsia"/>
              <w:noProof/>
              <w:sz w:val="24"/>
              <w:szCs w:val="24"/>
              <w:lang w:val="fr-FR" w:eastAsia="ja-JP"/>
            </w:rPr>
          </w:pPr>
          <w:ins w:id="821" w:author="Francisco Garcia" w:date="2014-05-26T10:12:00Z">
            <w:r w:rsidRPr="001920B0">
              <w:rPr>
                <w:noProof/>
                <w:lang w:val="fr-FR"/>
              </w:rPr>
              <w:t>7</w:t>
            </w:r>
            <w:r>
              <w:rPr>
                <w:rFonts w:eastAsiaTheme="minorEastAsia"/>
                <w:noProof/>
                <w:sz w:val="24"/>
                <w:szCs w:val="24"/>
                <w:lang w:val="fr-FR" w:eastAsia="ja-JP"/>
              </w:rPr>
              <w:tab/>
            </w:r>
            <w:r w:rsidRPr="001920B0">
              <w:rPr>
                <w:noProof/>
                <w:lang w:val="fr-FR"/>
              </w:rPr>
              <w:t>Plannings</w:t>
            </w:r>
            <w:r>
              <w:rPr>
                <w:noProof/>
              </w:rPr>
              <w:tab/>
            </w:r>
            <w:r>
              <w:rPr>
                <w:noProof/>
              </w:rPr>
              <w:fldChar w:fldCharType="begin"/>
            </w:r>
            <w:r>
              <w:rPr>
                <w:noProof/>
              </w:rPr>
              <w:instrText xml:space="preserve"> PAGEREF _Toc262710678 \h </w:instrText>
            </w:r>
          </w:ins>
          <w:r>
            <w:rPr>
              <w:noProof/>
            </w:rPr>
          </w:r>
          <w:ins w:id="822" w:author="Francisco Garcia" w:date="2014-05-26T10:12:00Z">
            <w:r>
              <w:rPr>
                <w:noProof/>
              </w:rPr>
              <w:fldChar w:fldCharType="separate"/>
            </w:r>
            <w:r>
              <w:rPr>
                <w:noProof/>
              </w:rPr>
              <w:t>73</w:t>
            </w:r>
            <w:r>
              <w:rPr>
                <w:noProof/>
              </w:rPr>
              <w:fldChar w:fldCharType="end"/>
            </w:r>
          </w:ins>
        </w:p>
        <w:p w14:paraId="4EC110A3" w14:textId="77777777" w:rsidR="003245B3" w:rsidRDefault="003245B3">
          <w:pPr>
            <w:pStyle w:val="TM2"/>
            <w:tabs>
              <w:tab w:val="left" w:pos="749"/>
              <w:tab w:val="right" w:leader="dot" w:pos="9062"/>
            </w:tabs>
            <w:rPr>
              <w:ins w:id="823" w:author="Francisco Garcia" w:date="2014-05-26T10:12:00Z"/>
              <w:rFonts w:eastAsiaTheme="minorEastAsia"/>
              <w:noProof/>
              <w:sz w:val="24"/>
              <w:szCs w:val="24"/>
              <w:lang w:val="fr-FR" w:eastAsia="ja-JP"/>
            </w:rPr>
          </w:pPr>
          <w:ins w:id="824" w:author="Francisco Garcia" w:date="2014-05-26T10:12:00Z">
            <w:r w:rsidRPr="001920B0">
              <w:rPr>
                <w:noProof/>
                <w:lang w:val="fr-FR"/>
              </w:rPr>
              <w:t>7.1</w:t>
            </w:r>
            <w:r>
              <w:rPr>
                <w:rFonts w:eastAsiaTheme="minorEastAsia"/>
                <w:noProof/>
                <w:sz w:val="24"/>
                <w:szCs w:val="24"/>
                <w:lang w:val="fr-FR" w:eastAsia="ja-JP"/>
              </w:rPr>
              <w:tab/>
            </w:r>
            <w:r w:rsidRPr="001920B0">
              <w:rPr>
                <w:noProof/>
                <w:lang w:val="fr-FR"/>
              </w:rPr>
              <w:t>Prévu</w:t>
            </w:r>
            <w:r>
              <w:rPr>
                <w:noProof/>
              </w:rPr>
              <w:tab/>
            </w:r>
            <w:r>
              <w:rPr>
                <w:noProof/>
              </w:rPr>
              <w:fldChar w:fldCharType="begin"/>
            </w:r>
            <w:r>
              <w:rPr>
                <w:noProof/>
              </w:rPr>
              <w:instrText xml:space="preserve"> PAGEREF _Toc262710679 \h </w:instrText>
            </w:r>
          </w:ins>
          <w:r>
            <w:rPr>
              <w:noProof/>
            </w:rPr>
          </w:r>
          <w:ins w:id="825" w:author="Francisco Garcia" w:date="2014-05-26T10:12:00Z">
            <w:r>
              <w:rPr>
                <w:noProof/>
              </w:rPr>
              <w:fldChar w:fldCharType="separate"/>
            </w:r>
            <w:r>
              <w:rPr>
                <w:noProof/>
              </w:rPr>
              <w:t>73</w:t>
            </w:r>
            <w:r>
              <w:rPr>
                <w:noProof/>
              </w:rPr>
              <w:fldChar w:fldCharType="end"/>
            </w:r>
          </w:ins>
        </w:p>
        <w:p w14:paraId="5FA82BBC" w14:textId="77777777" w:rsidR="003245B3" w:rsidRDefault="003245B3">
          <w:pPr>
            <w:pStyle w:val="TM2"/>
            <w:tabs>
              <w:tab w:val="left" w:pos="749"/>
              <w:tab w:val="right" w:leader="dot" w:pos="9062"/>
            </w:tabs>
            <w:rPr>
              <w:ins w:id="826" w:author="Francisco Garcia" w:date="2014-05-26T10:12:00Z"/>
              <w:rFonts w:eastAsiaTheme="minorEastAsia"/>
              <w:noProof/>
              <w:sz w:val="24"/>
              <w:szCs w:val="24"/>
              <w:lang w:val="fr-FR" w:eastAsia="ja-JP"/>
            </w:rPr>
          </w:pPr>
          <w:ins w:id="827" w:author="Francisco Garcia" w:date="2014-05-26T10:12:00Z">
            <w:r w:rsidRPr="001920B0">
              <w:rPr>
                <w:noProof/>
                <w:lang w:val="fr-FR"/>
              </w:rPr>
              <w:t>7.2</w:t>
            </w:r>
            <w:r>
              <w:rPr>
                <w:rFonts w:eastAsiaTheme="minorEastAsia"/>
                <w:noProof/>
                <w:sz w:val="24"/>
                <w:szCs w:val="24"/>
                <w:lang w:val="fr-FR" w:eastAsia="ja-JP"/>
              </w:rPr>
              <w:tab/>
            </w:r>
            <w:r w:rsidRPr="001920B0">
              <w:rPr>
                <w:noProof/>
                <w:lang w:val="fr-FR"/>
              </w:rPr>
              <w:t>Final</w:t>
            </w:r>
            <w:r>
              <w:rPr>
                <w:noProof/>
              </w:rPr>
              <w:tab/>
            </w:r>
            <w:r>
              <w:rPr>
                <w:noProof/>
              </w:rPr>
              <w:fldChar w:fldCharType="begin"/>
            </w:r>
            <w:r>
              <w:rPr>
                <w:noProof/>
              </w:rPr>
              <w:instrText xml:space="preserve"> PAGEREF _Toc262710680 \h </w:instrText>
            </w:r>
          </w:ins>
          <w:r>
            <w:rPr>
              <w:noProof/>
            </w:rPr>
          </w:r>
          <w:ins w:id="828" w:author="Francisco Garcia" w:date="2014-05-26T10:12:00Z">
            <w:r>
              <w:rPr>
                <w:noProof/>
              </w:rPr>
              <w:fldChar w:fldCharType="separate"/>
            </w:r>
            <w:r>
              <w:rPr>
                <w:noProof/>
              </w:rPr>
              <w:t>73</w:t>
            </w:r>
            <w:r>
              <w:rPr>
                <w:noProof/>
              </w:rPr>
              <w:fldChar w:fldCharType="end"/>
            </w:r>
          </w:ins>
        </w:p>
        <w:p w14:paraId="51A2A210" w14:textId="77777777" w:rsidR="003245B3" w:rsidRDefault="003245B3">
          <w:pPr>
            <w:pStyle w:val="TM1"/>
            <w:tabs>
              <w:tab w:val="left" w:pos="362"/>
              <w:tab w:val="right" w:leader="dot" w:pos="9062"/>
            </w:tabs>
            <w:rPr>
              <w:ins w:id="829" w:author="Francisco Garcia" w:date="2014-05-26T10:12:00Z"/>
              <w:rFonts w:eastAsiaTheme="minorEastAsia"/>
              <w:noProof/>
              <w:sz w:val="24"/>
              <w:szCs w:val="24"/>
              <w:lang w:val="fr-FR" w:eastAsia="ja-JP"/>
            </w:rPr>
          </w:pPr>
          <w:ins w:id="830" w:author="Francisco Garcia" w:date="2014-05-26T10:12:00Z">
            <w:r w:rsidRPr="001920B0">
              <w:rPr>
                <w:noProof/>
                <w:lang w:val="fr-FR"/>
              </w:rPr>
              <w:t>8</w:t>
            </w:r>
            <w:r>
              <w:rPr>
                <w:rFonts w:eastAsiaTheme="minorEastAsia"/>
                <w:noProof/>
                <w:sz w:val="24"/>
                <w:szCs w:val="24"/>
                <w:lang w:val="fr-FR" w:eastAsia="ja-JP"/>
              </w:rPr>
              <w:tab/>
            </w:r>
            <w:r w:rsidRPr="001920B0">
              <w:rPr>
                <w:noProof/>
                <w:lang w:val="fr-FR"/>
              </w:rPr>
              <w:t>Apports personnels</w:t>
            </w:r>
            <w:r>
              <w:rPr>
                <w:noProof/>
              </w:rPr>
              <w:tab/>
            </w:r>
            <w:r>
              <w:rPr>
                <w:noProof/>
              </w:rPr>
              <w:fldChar w:fldCharType="begin"/>
            </w:r>
            <w:r>
              <w:rPr>
                <w:noProof/>
              </w:rPr>
              <w:instrText xml:space="preserve"> PAGEREF _Toc262710681 \h </w:instrText>
            </w:r>
          </w:ins>
          <w:r>
            <w:rPr>
              <w:noProof/>
            </w:rPr>
          </w:r>
          <w:ins w:id="831" w:author="Francisco Garcia" w:date="2014-05-26T10:12:00Z">
            <w:r>
              <w:rPr>
                <w:noProof/>
              </w:rPr>
              <w:fldChar w:fldCharType="separate"/>
            </w:r>
            <w:r>
              <w:rPr>
                <w:noProof/>
              </w:rPr>
              <w:t>74</w:t>
            </w:r>
            <w:r>
              <w:rPr>
                <w:noProof/>
              </w:rPr>
              <w:fldChar w:fldCharType="end"/>
            </w:r>
          </w:ins>
        </w:p>
        <w:p w14:paraId="673026B0" w14:textId="77777777" w:rsidR="003245B3" w:rsidRDefault="003245B3">
          <w:pPr>
            <w:pStyle w:val="TM1"/>
            <w:tabs>
              <w:tab w:val="left" w:pos="362"/>
              <w:tab w:val="right" w:leader="dot" w:pos="9062"/>
            </w:tabs>
            <w:rPr>
              <w:ins w:id="832" w:author="Francisco Garcia" w:date="2014-05-26T10:12:00Z"/>
              <w:rFonts w:eastAsiaTheme="minorEastAsia"/>
              <w:noProof/>
              <w:sz w:val="24"/>
              <w:szCs w:val="24"/>
              <w:lang w:val="fr-FR" w:eastAsia="ja-JP"/>
            </w:rPr>
          </w:pPr>
          <w:ins w:id="833" w:author="Francisco Garcia" w:date="2014-05-26T10:12:00Z">
            <w:r w:rsidRPr="001920B0">
              <w:rPr>
                <w:noProof/>
                <w:lang w:val="fr-FR"/>
              </w:rPr>
              <w:t>9</w:t>
            </w:r>
            <w:r>
              <w:rPr>
                <w:rFonts w:eastAsiaTheme="minorEastAsia"/>
                <w:noProof/>
                <w:sz w:val="24"/>
                <w:szCs w:val="24"/>
                <w:lang w:val="fr-FR" w:eastAsia="ja-JP"/>
              </w:rPr>
              <w:tab/>
            </w:r>
            <w:r w:rsidRPr="001920B0">
              <w:rPr>
                <w:noProof/>
                <w:lang w:val="fr-FR"/>
              </w:rPr>
              <w:t>Conclusion</w:t>
            </w:r>
            <w:r>
              <w:rPr>
                <w:noProof/>
              </w:rPr>
              <w:tab/>
            </w:r>
            <w:r>
              <w:rPr>
                <w:noProof/>
              </w:rPr>
              <w:fldChar w:fldCharType="begin"/>
            </w:r>
            <w:r>
              <w:rPr>
                <w:noProof/>
              </w:rPr>
              <w:instrText xml:space="preserve"> PAGEREF _Toc262710682 \h </w:instrText>
            </w:r>
          </w:ins>
          <w:r>
            <w:rPr>
              <w:noProof/>
            </w:rPr>
          </w:r>
          <w:ins w:id="834" w:author="Francisco Garcia" w:date="2014-05-26T10:12:00Z">
            <w:r>
              <w:rPr>
                <w:noProof/>
              </w:rPr>
              <w:fldChar w:fldCharType="separate"/>
            </w:r>
            <w:r>
              <w:rPr>
                <w:noProof/>
              </w:rPr>
              <w:t>75</w:t>
            </w:r>
            <w:r>
              <w:rPr>
                <w:noProof/>
              </w:rPr>
              <w:fldChar w:fldCharType="end"/>
            </w:r>
          </w:ins>
        </w:p>
        <w:p w14:paraId="3D4916D6" w14:textId="77777777" w:rsidR="003245B3" w:rsidRDefault="003245B3">
          <w:pPr>
            <w:pStyle w:val="TM1"/>
            <w:tabs>
              <w:tab w:val="left" w:pos="484"/>
              <w:tab w:val="right" w:leader="dot" w:pos="9062"/>
            </w:tabs>
            <w:rPr>
              <w:ins w:id="835" w:author="Francisco Garcia" w:date="2014-05-26T10:12:00Z"/>
              <w:rFonts w:eastAsiaTheme="minorEastAsia"/>
              <w:noProof/>
              <w:sz w:val="24"/>
              <w:szCs w:val="24"/>
              <w:lang w:val="fr-FR" w:eastAsia="ja-JP"/>
            </w:rPr>
          </w:pPr>
          <w:ins w:id="836" w:author="Francisco Garcia" w:date="2014-05-26T10:12:00Z">
            <w:r w:rsidRPr="001920B0">
              <w:rPr>
                <w:noProof/>
                <w:lang w:val="fr-FR"/>
              </w:rPr>
              <w:t>10</w:t>
            </w:r>
            <w:r>
              <w:rPr>
                <w:rFonts w:eastAsiaTheme="minorEastAsia"/>
                <w:noProof/>
                <w:sz w:val="24"/>
                <w:szCs w:val="24"/>
                <w:lang w:val="fr-FR" w:eastAsia="ja-JP"/>
              </w:rPr>
              <w:tab/>
            </w:r>
            <w:r w:rsidRPr="001920B0">
              <w:rPr>
                <w:noProof/>
                <w:lang w:val="fr-FR"/>
              </w:rPr>
              <w:t>Améliorations possibles</w:t>
            </w:r>
            <w:r>
              <w:rPr>
                <w:noProof/>
              </w:rPr>
              <w:tab/>
            </w:r>
            <w:r>
              <w:rPr>
                <w:noProof/>
              </w:rPr>
              <w:fldChar w:fldCharType="begin"/>
            </w:r>
            <w:r>
              <w:rPr>
                <w:noProof/>
              </w:rPr>
              <w:instrText xml:space="preserve"> PAGEREF _Toc262710683 \h </w:instrText>
            </w:r>
          </w:ins>
          <w:r>
            <w:rPr>
              <w:noProof/>
            </w:rPr>
          </w:r>
          <w:ins w:id="837" w:author="Francisco Garcia" w:date="2014-05-26T10:12:00Z">
            <w:r>
              <w:rPr>
                <w:noProof/>
              </w:rPr>
              <w:fldChar w:fldCharType="separate"/>
            </w:r>
            <w:r>
              <w:rPr>
                <w:noProof/>
              </w:rPr>
              <w:t>76</w:t>
            </w:r>
            <w:r>
              <w:rPr>
                <w:noProof/>
              </w:rPr>
              <w:fldChar w:fldCharType="end"/>
            </w:r>
          </w:ins>
        </w:p>
        <w:p w14:paraId="37FDF4F9" w14:textId="77777777" w:rsidR="003245B3" w:rsidRDefault="003245B3">
          <w:pPr>
            <w:pStyle w:val="TM1"/>
            <w:tabs>
              <w:tab w:val="left" w:pos="484"/>
              <w:tab w:val="right" w:leader="dot" w:pos="9062"/>
            </w:tabs>
            <w:rPr>
              <w:ins w:id="838" w:author="Francisco Garcia" w:date="2014-05-26T10:12:00Z"/>
              <w:rFonts w:eastAsiaTheme="minorEastAsia"/>
              <w:noProof/>
              <w:sz w:val="24"/>
              <w:szCs w:val="24"/>
              <w:lang w:val="fr-FR" w:eastAsia="ja-JP"/>
            </w:rPr>
          </w:pPr>
          <w:ins w:id="839" w:author="Francisco Garcia" w:date="2014-05-26T10:12:00Z">
            <w:r w:rsidRPr="001920B0">
              <w:rPr>
                <w:noProof/>
                <w:lang w:val="fr-FR"/>
              </w:rPr>
              <w:t>11</w:t>
            </w:r>
            <w:r>
              <w:rPr>
                <w:rFonts w:eastAsiaTheme="minorEastAsia"/>
                <w:noProof/>
                <w:sz w:val="24"/>
                <w:szCs w:val="24"/>
                <w:lang w:val="fr-FR" w:eastAsia="ja-JP"/>
              </w:rPr>
              <w:tab/>
            </w:r>
            <w:r w:rsidRPr="001920B0">
              <w:rPr>
                <w:noProof/>
                <w:lang w:val="fr-FR"/>
              </w:rPr>
              <w:t>Glossaire</w:t>
            </w:r>
            <w:r>
              <w:rPr>
                <w:noProof/>
              </w:rPr>
              <w:tab/>
            </w:r>
            <w:r>
              <w:rPr>
                <w:noProof/>
              </w:rPr>
              <w:fldChar w:fldCharType="begin"/>
            </w:r>
            <w:r>
              <w:rPr>
                <w:noProof/>
              </w:rPr>
              <w:instrText xml:space="preserve"> PAGEREF _Toc262710684 \h </w:instrText>
            </w:r>
          </w:ins>
          <w:r>
            <w:rPr>
              <w:noProof/>
            </w:rPr>
          </w:r>
          <w:ins w:id="840" w:author="Francisco Garcia" w:date="2014-05-26T10:12:00Z">
            <w:r>
              <w:rPr>
                <w:noProof/>
              </w:rPr>
              <w:fldChar w:fldCharType="separate"/>
            </w:r>
            <w:r>
              <w:rPr>
                <w:noProof/>
              </w:rPr>
              <w:t>76</w:t>
            </w:r>
            <w:r>
              <w:rPr>
                <w:noProof/>
              </w:rPr>
              <w:fldChar w:fldCharType="end"/>
            </w:r>
          </w:ins>
        </w:p>
        <w:p w14:paraId="24ABB725" w14:textId="77777777" w:rsidR="003245B3" w:rsidRDefault="003245B3">
          <w:pPr>
            <w:pStyle w:val="TM1"/>
            <w:tabs>
              <w:tab w:val="left" w:pos="484"/>
              <w:tab w:val="right" w:leader="dot" w:pos="9062"/>
            </w:tabs>
            <w:rPr>
              <w:ins w:id="841" w:author="Francisco Garcia" w:date="2014-05-26T10:12:00Z"/>
              <w:rFonts w:eastAsiaTheme="minorEastAsia"/>
              <w:noProof/>
              <w:sz w:val="24"/>
              <w:szCs w:val="24"/>
              <w:lang w:val="fr-FR" w:eastAsia="ja-JP"/>
            </w:rPr>
          </w:pPr>
          <w:ins w:id="842" w:author="Francisco Garcia" w:date="2014-05-26T10:12:00Z">
            <w:r w:rsidRPr="001920B0">
              <w:rPr>
                <w:noProof/>
                <w:lang w:val="fr-FR"/>
              </w:rPr>
              <w:t>12</w:t>
            </w:r>
            <w:r>
              <w:rPr>
                <w:rFonts w:eastAsiaTheme="minorEastAsia"/>
                <w:noProof/>
                <w:sz w:val="24"/>
                <w:szCs w:val="24"/>
                <w:lang w:val="fr-FR" w:eastAsia="ja-JP"/>
              </w:rPr>
              <w:tab/>
            </w:r>
            <w:r w:rsidRPr="001920B0">
              <w:rPr>
                <w:noProof/>
                <w:lang w:val="fr-FR"/>
              </w:rPr>
              <w:t>Références</w:t>
            </w:r>
            <w:r>
              <w:rPr>
                <w:noProof/>
              </w:rPr>
              <w:tab/>
            </w:r>
            <w:r>
              <w:rPr>
                <w:noProof/>
              </w:rPr>
              <w:fldChar w:fldCharType="begin"/>
            </w:r>
            <w:r>
              <w:rPr>
                <w:noProof/>
              </w:rPr>
              <w:instrText xml:space="preserve"> PAGEREF _Toc262710685 \h </w:instrText>
            </w:r>
          </w:ins>
          <w:r>
            <w:rPr>
              <w:noProof/>
            </w:rPr>
          </w:r>
          <w:ins w:id="843" w:author="Francisco Garcia" w:date="2014-05-26T10:12:00Z">
            <w:r>
              <w:rPr>
                <w:noProof/>
              </w:rPr>
              <w:fldChar w:fldCharType="separate"/>
            </w:r>
            <w:r>
              <w:rPr>
                <w:noProof/>
              </w:rPr>
              <w:t>76</w:t>
            </w:r>
            <w:r>
              <w:rPr>
                <w:noProof/>
              </w:rPr>
              <w:fldChar w:fldCharType="end"/>
            </w:r>
          </w:ins>
        </w:p>
        <w:p w14:paraId="6A9DD33E" w14:textId="77777777" w:rsidR="003245B3" w:rsidRDefault="003245B3">
          <w:pPr>
            <w:pStyle w:val="TM1"/>
            <w:tabs>
              <w:tab w:val="left" w:pos="484"/>
              <w:tab w:val="right" w:leader="dot" w:pos="9062"/>
            </w:tabs>
            <w:rPr>
              <w:ins w:id="844" w:author="Francisco Garcia" w:date="2014-05-26T10:12:00Z"/>
              <w:rFonts w:eastAsiaTheme="minorEastAsia"/>
              <w:noProof/>
              <w:sz w:val="24"/>
              <w:szCs w:val="24"/>
              <w:lang w:val="fr-FR" w:eastAsia="ja-JP"/>
            </w:rPr>
          </w:pPr>
          <w:ins w:id="845" w:author="Francisco Garcia" w:date="2014-05-26T10:12:00Z">
            <w:r w:rsidRPr="001920B0">
              <w:rPr>
                <w:noProof/>
                <w:lang w:val="fr-FR"/>
              </w:rPr>
              <w:t>13</w:t>
            </w:r>
            <w:r>
              <w:rPr>
                <w:rFonts w:eastAsiaTheme="minorEastAsia"/>
                <w:noProof/>
                <w:sz w:val="24"/>
                <w:szCs w:val="24"/>
                <w:lang w:val="fr-FR" w:eastAsia="ja-JP"/>
              </w:rPr>
              <w:tab/>
            </w:r>
            <w:r w:rsidRPr="001920B0">
              <w:rPr>
                <w:noProof/>
                <w:lang w:val="fr-FR"/>
              </w:rPr>
              <w:t>Annexes</w:t>
            </w:r>
            <w:r>
              <w:rPr>
                <w:noProof/>
              </w:rPr>
              <w:tab/>
            </w:r>
            <w:r>
              <w:rPr>
                <w:noProof/>
              </w:rPr>
              <w:fldChar w:fldCharType="begin"/>
            </w:r>
            <w:r>
              <w:rPr>
                <w:noProof/>
              </w:rPr>
              <w:instrText xml:space="preserve"> PAGEREF _Toc262710686 \h </w:instrText>
            </w:r>
          </w:ins>
          <w:r>
            <w:rPr>
              <w:noProof/>
            </w:rPr>
          </w:r>
          <w:ins w:id="846" w:author="Francisco Garcia" w:date="2014-05-26T10:12:00Z">
            <w:r>
              <w:rPr>
                <w:noProof/>
              </w:rPr>
              <w:fldChar w:fldCharType="separate"/>
            </w:r>
            <w:r>
              <w:rPr>
                <w:noProof/>
              </w:rPr>
              <w:t>76</w:t>
            </w:r>
            <w:r>
              <w:rPr>
                <w:noProof/>
              </w:rPr>
              <w:fldChar w:fldCharType="end"/>
            </w:r>
          </w:ins>
        </w:p>
        <w:p w14:paraId="43BDD255" w14:textId="77777777" w:rsidR="001E3BC7" w:rsidRPr="003245B3" w:rsidRDefault="001E3BC7">
          <w:pPr>
            <w:rPr>
              <w:lang w:val="fr-FR"/>
            </w:rPr>
          </w:pPr>
          <w:r w:rsidRPr="003245B3">
            <w:rPr>
              <w:b/>
              <w:bCs/>
              <w:lang w:val="fr-FR"/>
            </w:rPr>
            <w:fldChar w:fldCharType="end"/>
          </w:r>
        </w:p>
      </w:sdtContent>
    </w:sdt>
    <w:p w14:paraId="643AD46E" w14:textId="77777777" w:rsidR="001E3BC7" w:rsidRPr="003245B3" w:rsidRDefault="001E3BC7">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3FF459BA" w14:textId="77777777" w:rsidR="001E3BC7" w:rsidRPr="003245B3" w:rsidRDefault="001E3BC7" w:rsidP="001E3BC7">
      <w:pPr>
        <w:pStyle w:val="Titre1"/>
        <w:rPr>
          <w:lang w:val="fr-FR"/>
        </w:rPr>
      </w:pPr>
      <w:bookmarkStart w:id="847" w:name="_Toc262710517"/>
      <w:bookmarkStart w:id="848" w:name="_Toc387323322"/>
      <w:r w:rsidRPr="003245B3">
        <w:rPr>
          <w:lang w:val="fr-FR"/>
        </w:rPr>
        <w:lastRenderedPageBreak/>
        <w:t>Introduction</w:t>
      </w:r>
      <w:bookmarkEnd w:id="847"/>
      <w:bookmarkEnd w:id="848"/>
    </w:p>
    <w:p w14:paraId="1C22FF47" w14:textId="77777777" w:rsidR="001E3BC7" w:rsidRPr="003245B3" w:rsidRDefault="001E3BC7" w:rsidP="001E3BC7">
      <w:pPr>
        <w:pStyle w:val="Titre2"/>
        <w:rPr>
          <w:lang w:val="fr-FR"/>
        </w:rPr>
      </w:pPr>
      <w:bookmarkStart w:id="849" w:name="_Toc262710518"/>
      <w:bookmarkStart w:id="850" w:name="_Toc387323323"/>
      <w:r w:rsidRPr="003245B3">
        <w:rPr>
          <w:lang w:val="fr-FR"/>
        </w:rPr>
        <w:t>Mise en situation</w:t>
      </w:r>
      <w:bookmarkEnd w:id="849"/>
      <w:bookmarkEnd w:id="850"/>
    </w:p>
    <w:p w14:paraId="05A7FDF2" w14:textId="77777777" w:rsidR="001E3BC7" w:rsidRPr="003245B3" w:rsidRDefault="001E3BC7" w:rsidP="001E3BC7">
      <w:pPr>
        <w:rPr>
          <w:lang w:val="fr-FR"/>
        </w:rPr>
      </w:pPr>
      <w:r w:rsidRPr="003245B3">
        <w:rPr>
          <w:lang w:val="fr-FR"/>
        </w:rPr>
        <w:t>Je m’appelle Simon Menetrey, j’ai 20 ans et je suis actuellement en dernière année de formation technicien ES en informatique. J’ai effectué un CFC d’informaticien en 4 ans avant de commencer ma formation actuelle.</w:t>
      </w:r>
    </w:p>
    <w:p w14:paraId="18C5D467" w14:textId="77777777" w:rsidR="001E3BC7" w:rsidRPr="003245B3" w:rsidRDefault="001E3BC7" w:rsidP="001E3BC7">
      <w:pPr>
        <w:rPr>
          <w:lang w:val="fr-FR"/>
        </w:rPr>
      </w:pPr>
      <w:r w:rsidRPr="003245B3">
        <w:rPr>
          <w:lang w:val="fr-FR"/>
        </w:rPr>
        <w:t xml:space="preserve">Cette documentation concerne mon travail de diplôme réalisé pour ma dernière année en tant que technicien ES en informatique. Ce travail à pour sujet la création d’un gestionnaire de webradio. </w:t>
      </w:r>
    </w:p>
    <w:p w14:paraId="787242B0" w14:textId="77777777" w:rsidR="001E3BC7" w:rsidRPr="003245B3" w:rsidRDefault="001E3BC7" w:rsidP="001E3BC7">
      <w:pPr>
        <w:rPr>
          <w:lang w:val="fr-FR"/>
        </w:rPr>
      </w:pPr>
      <w:r w:rsidRPr="003245B3">
        <w:rPr>
          <w:lang w:val="fr-FR"/>
        </w:rP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rsidRPr="003245B3">
        <w:rPr>
          <w:lang w:val="fr-FR"/>
        </w:rPr>
        <w:br/>
        <w:t>En plus de cela, KTFM a aussi besoin de pouvoir avoir une traçabilité des morceaux qu’elle diffuse avec des informations précises afin de pouvoir faciliter le paiement des droits d’auteur à la Suisa</w:t>
      </w:r>
      <w:r w:rsidRPr="003245B3">
        <w:rPr>
          <w:rStyle w:val="Appelnotedebasdep"/>
          <w:lang w:val="fr-FR"/>
        </w:rPr>
        <w:footnoteReference w:id="2"/>
      </w:r>
      <w:r w:rsidRPr="003245B3">
        <w:rPr>
          <w:lang w:val="fr-FR"/>
        </w:rPr>
        <w:t>.</w:t>
      </w:r>
      <w:r w:rsidRPr="003245B3">
        <w:rPr>
          <w:lang w:val="fr-FR"/>
        </w:rPr>
        <w:br/>
        <w:t>J’ai donc réalisé le cahier des charges avec KTFM</w:t>
      </w:r>
      <w:r w:rsidR="005A783C" w:rsidRPr="003245B3">
        <w:rPr>
          <w:lang w:val="fr-FR"/>
        </w:rPr>
        <w:t xml:space="preserve"> lors de deux rendez-vous</w:t>
      </w:r>
      <w:r w:rsidRPr="003245B3">
        <w:rPr>
          <w:lang w:val="fr-FR"/>
        </w:rPr>
        <w:t xml:space="preserve"> afin de répondre au mieux à leurs besoins. </w:t>
      </w:r>
    </w:p>
    <w:p w14:paraId="527560E2" w14:textId="77777777" w:rsidR="001E3BC7" w:rsidRPr="003245B3" w:rsidRDefault="001E3BC7" w:rsidP="001E3BC7">
      <w:pPr>
        <w:jc w:val="center"/>
        <w:rPr>
          <w:lang w:val="fr-FR"/>
        </w:rPr>
      </w:pPr>
      <w:r w:rsidRPr="003245B3">
        <w:rPr>
          <w:noProof/>
          <w:lang w:eastAsia="fr-CH"/>
        </w:rPr>
        <w:drawing>
          <wp:inline distT="0" distB="0" distL="0" distR="0" wp14:anchorId="0507FDF4" wp14:editId="1EA633CA">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14:paraId="7C129D2F" w14:textId="77777777" w:rsidR="001E3BC7" w:rsidRPr="003245B3" w:rsidRDefault="001E3BC7" w:rsidP="001E3BC7">
      <w:pPr>
        <w:pStyle w:val="Titre2"/>
        <w:rPr>
          <w:lang w:val="fr-FR"/>
        </w:rPr>
      </w:pPr>
      <w:bookmarkStart w:id="851" w:name="_Toc262710519"/>
      <w:bookmarkStart w:id="852" w:name="_Toc387323324"/>
      <w:r w:rsidRPr="003245B3">
        <w:rPr>
          <w:lang w:val="fr-FR"/>
        </w:rPr>
        <w:t>Sujet</w:t>
      </w:r>
      <w:bookmarkEnd w:id="851"/>
      <w:bookmarkEnd w:id="852"/>
    </w:p>
    <w:p w14:paraId="7125012B" w14:textId="77777777" w:rsidR="001E3BC7" w:rsidRPr="003245B3" w:rsidRDefault="001E3BC7" w:rsidP="001E3BC7">
      <w:pPr>
        <w:rPr>
          <w:lang w:val="fr-FR"/>
        </w:rPr>
      </w:pPr>
      <w:r w:rsidRPr="003245B3">
        <w:rPr>
          <w:lang w:val="fr-FR"/>
        </w:rPr>
        <w:t>Gestionnaire de webradio :</w:t>
      </w:r>
    </w:p>
    <w:p w14:paraId="33AABA72" w14:textId="77777777" w:rsidR="001E3BC7" w:rsidRPr="003245B3" w:rsidRDefault="001E3BC7" w:rsidP="001E3BC7">
      <w:pPr>
        <w:pStyle w:val="Paragraphedeliste"/>
        <w:numPr>
          <w:ilvl w:val="0"/>
          <w:numId w:val="2"/>
        </w:numPr>
        <w:rPr>
          <w:lang w:val="fr-FR"/>
        </w:rPr>
      </w:pPr>
      <w:r w:rsidRPr="003245B3">
        <w:rPr>
          <w:lang w:val="fr-FR"/>
        </w:rPr>
        <w:t>Permettre de diffuser directement depuis le logiciel</w:t>
      </w:r>
    </w:p>
    <w:p w14:paraId="37BF6994" w14:textId="77777777" w:rsidR="001E3BC7" w:rsidRPr="003245B3" w:rsidRDefault="001E3BC7" w:rsidP="001E3BC7">
      <w:pPr>
        <w:pStyle w:val="Paragraphedeliste"/>
        <w:numPr>
          <w:ilvl w:val="0"/>
          <w:numId w:val="2"/>
        </w:numPr>
        <w:rPr>
          <w:lang w:val="fr-FR"/>
        </w:rPr>
      </w:pPr>
      <w:r w:rsidRPr="003245B3">
        <w:rPr>
          <w:lang w:val="fr-FR"/>
        </w:rPr>
        <w:t>Gérer les morceaux à diffuser/listes de lecture</w:t>
      </w:r>
    </w:p>
    <w:p w14:paraId="45421527" w14:textId="77777777" w:rsidR="001E3BC7" w:rsidRPr="003245B3" w:rsidRDefault="001E3BC7" w:rsidP="001E3BC7">
      <w:pPr>
        <w:pStyle w:val="Paragraphedeliste"/>
        <w:numPr>
          <w:ilvl w:val="0"/>
          <w:numId w:val="2"/>
        </w:numPr>
        <w:rPr>
          <w:lang w:val="fr-FR"/>
        </w:rPr>
      </w:pPr>
      <w:r w:rsidRPr="003245B3">
        <w:rPr>
          <w:lang w:val="fr-FR"/>
        </w:rPr>
        <w:t>Gérer les plages horaires</w:t>
      </w:r>
    </w:p>
    <w:p w14:paraId="13325076" w14:textId="77777777" w:rsidR="001E3BC7" w:rsidRPr="003245B3" w:rsidRDefault="001E3BC7" w:rsidP="001E3BC7">
      <w:pPr>
        <w:pStyle w:val="Paragraphedeliste"/>
        <w:numPr>
          <w:ilvl w:val="0"/>
          <w:numId w:val="2"/>
        </w:numPr>
        <w:rPr>
          <w:lang w:val="fr-FR"/>
        </w:rPr>
      </w:pPr>
      <w:r w:rsidRPr="003245B3">
        <w:rPr>
          <w:lang w:val="fr-FR"/>
        </w:rPr>
        <w:t>Historique de diffusion</w:t>
      </w:r>
    </w:p>
    <w:p w14:paraId="0C4589CD" w14:textId="77777777" w:rsidR="001E3BC7" w:rsidRPr="003245B3" w:rsidRDefault="001E3BC7" w:rsidP="001E3BC7">
      <w:pPr>
        <w:pStyle w:val="Titre2"/>
        <w:rPr>
          <w:lang w:val="fr-FR"/>
        </w:rPr>
      </w:pPr>
      <w:bookmarkStart w:id="853" w:name="_Toc262710520"/>
      <w:bookmarkStart w:id="854" w:name="_Toc387323325"/>
      <w:r w:rsidRPr="003245B3">
        <w:rPr>
          <w:lang w:val="fr-FR"/>
        </w:rPr>
        <w:t>Qu’est-ce qu’une webradio ?</w:t>
      </w:r>
      <w:bookmarkEnd w:id="853"/>
      <w:bookmarkEnd w:id="854"/>
    </w:p>
    <w:p w14:paraId="62C42329" w14:textId="77777777" w:rsidR="001E3BC7" w:rsidRPr="003245B3" w:rsidRDefault="001E3BC7" w:rsidP="001E3BC7">
      <w:pPr>
        <w:rPr>
          <w:lang w:val="fr-FR"/>
        </w:rPr>
      </w:pPr>
      <w:r w:rsidRPr="003245B3">
        <w:rPr>
          <w:lang w:val="fr-FR"/>
        </w:rPr>
        <w:t>Une webradio est une radio diffusée sur internet via la technologie de lecture en continu. Cette technologie fournit ce que l’on appelle un « flux » que les auditeurs écoutent via leur lecteur multimédia préféré ou via un site web.</w:t>
      </w:r>
    </w:p>
    <w:p w14:paraId="1985C3BF" w14:textId="77777777" w:rsidR="001E3BC7" w:rsidRPr="003245B3" w:rsidRDefault="001E3BC7" w:rsidP="001E3BC7">
      <w:pPr>
        <w:pStyle w:val="Titre2"/>
        <w:rPr>
          <w:lang w:val="fr-FR"/>
        </w:rPr>
      </w:pPr>
      <w:bookmarkStart w:id="855" w:name="_Toc262710521"/>
      <w:bookmarkStart w:id="856" w:name="_Toc387323326"/>
      <w:r w:rsidRPr="003245B3">
        <w:rPr>
          <w:lang w:val="fr-FR"/>
        </w:rPr>
        <w:t>Pourquoi ce sujet ?</w:t>
      </w:r>
      <w:bookmarkEnd w:id="855"/>
      <w:bookmarkEnd w:id="856"/>
    </w:p>
    <w:p w14:paraId="3BB346C9" w14:textId="77777777" w:rsidR="005058FA" w:rsidRPr="003245B3" w:rsidRDefault="001E3BC7" w:rsidP="001E3BC7">
      <w:pPr>
        <w:rPr>
          <w:lang w:val="fr-FR"/>
        </w:rPr>
      </w:pPr>
      <w:r w:rsidRPr="003245B3">
        <w:rPr>
          <w:lang w:val="fr-FR"/>
        </w:rP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14:paraId="67AF6309" w14:textId="77777777" w:rsidR="00086D10" w:rsidRPr="003245B3" w:rsidRDefault="00086D10">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4E773E30" w14:textId="77777777" w:rsidR="005058FA" w:rsidRPr="003245B3" w:rsidRDefault="005058FA" w:rsidP="005058FA">
      <w:pPr>
        <w:pStyle w:val="Titre1"/>
        <w:rPr>
          <w:lang w:val="fr-FR"/>
        </w:rPr>
      </w:pPr>
      <w:bookmarkStart w:id="857" w:name="_Toc262710522"/>
      <w:bookmarkStart w:id="858" w:name="_Toc387323328"/>
      <w:r w:rsidRPr="003245B3">
        <w:rPr>
          <w:lang w:val="fr-FR"/>
        </w:rPr>
        <w:lastRenderedPageBreak/>
        <w:t>Cahier des charges</w:t>
      </w:r>
      <w:bookmarkEnd w:id="857"/>
      <w:bookmarkEnd w:id="858"/>
    </w:p>
    <w:p w14:paraId="4F99A32F" w14:textId="77777777" w:rsidR="006F1FF2" w:rsidRPr="003245B3" w:rsidRDefault="006F1FF2" w:rsidP="006F1FF2">
      <w:pPr>
        <w:rPr>
          <w:lang w:val="fr-FR"/>
        </w:rPr>
      </w:pPr>
      <w:r w:rsidRPr="003245B3">
        <w:rPr>
          <w:lang w:val="fr-FR"/>
        </w:rPr>
        <w:t>Ce projet a pour but la création d’un gestionnaire de webradio (de type shoutCAST</w:t>
      </w:r>
      <w:r w:rsidR="004F2CA5" w:rsidRPr="003245B3">
        <w:rPr>
          <w:rStyle w:val="Appelnotedebasdep"/>
          <w:lang w:val="fr-FR"/>
        </w:rPr>
        <w:footnoteReference w:id="3"/>
      </w:r>
      <w:r w:rsidRPr="003245B3">
        <w:rPr>
          <w:lang w:val="fr-FR"/>
        </w:rPr>
        <w:t>) complet. Les principales fonctionnalités sont les suivantes :</w:t>
      </w:r>
    </w:p>
    <w:p w14:paraId="5416238E" w14:textId="77777777" w:rsidR="006F1FF2" w:rsidRPr="003245B3" w:rsidRDefault="006F1FF2" w:rsidP="006F1FF2">
      <w:pPr>
        <w:pStyle w:val="Paragraphedeliste"/>
        <w:numPr>
          <w:ilvl w:val="0"/>
          <w:numId w:val="3"/>
        </w:numPr>
        <w:rPr>
          <w:lang w:val="fr-FR"/>
        </w:rPr>
      </w:pPr>
      <w:r w:rsidRPr="003245B3">
        <w:rPr>
          <w:lang w:val="fr-FR"/>
        </w:rPr>
        <w:t>Possibilité de gérer plusieurs webradio indépendamment</w:t>
      </w:r>
    </w:p>
    <w:p w14:paraId="705EE47C" w14:textId="77777777" w:rsidR="006F1FF2" w:rsidRPr="003245B3" w:rsidRDefault="006F1FF2" w:rsidP="006F1FF2">
      <w:pPr>
        <w:pStyle w:val="Paragraphedeliste"/>
        <w:numPr>
          <w:ilvl w:val="0"/>
          <w:numId w:val="3"/>
        </w:numPr>
        <w:rPr>
          <w:lang w:val="fr-FR"/>
        </w:rPr>
      </w:pPr>
      <w:r w:rsidRPr="003245B3">
        <w:rPr>
          <w:lang w:val="fr-FR"/>
        </w:rPr>
        <w:t>Gestion des playlist, horaires et pubs</w:t>
      </w:r>
    </w:p>
    <w:p w14:paraId="03706A74" w14:textId="77777777" w:rsidR="006F1FF2" w:rsidRPr="003245B3" w:rsidRDefault="006F1FF2" w:rsidP="006F1FF2">
      <w:pPr>
        <w:pStyle w:val="Paragraphedeliste"/>
        <w:numPr>
          <w:ilvl w:val="1"/>
          <w:numId w:val="3"/>
        </w:numPr>
        <w:rPr>
          <w:lang w:val="fr-FR"/>
        </w:rPr>
      </w:pPr>
      <w:r w:rsidRPr="003245B3">
        <w:rPr>
          <w:lang w:val="fr-FR"/>
        </w:rPr>
        <w:t>Génération automatique de playlist</w:t>
      </w:r>
    </w:p>
    <w:p w14:paraId="0AB08BEE" w14:textId="77777777" w:rsidR="006F1FF2" w:rsidRPr="003245B3" w:rsidRDefault="006F1FF2" w:rsidP="006F1FF2">
      <w:pPr>
        <w:pStyle w:val="Paragraphedeliste"/>
        <w:numPr>
          <w:ilvl w:val="1"/>
          <w:numId w:val="3"/>
        </w:numPr>
        <w:rPr>
          <w:lang w:val="fr-FR"/>
        </w:rPr>
      </w:pPr>
      <w:r w:rsidRPr="003245B3">
        <w:rPr>
          <w:lang w:val="fr-FR"/>
        </w:rPr>
        <w:t>Génération au format xml</w:t>
      </w:r>
    </w:p>
    <w:p w14:paraId="31F4EE3F" w14:textId="77777777" w:rsidR="006F1FF2" w:rsidRPr="003245B3" w:rsidRDefault="006F1FF2" w:rsidP="006F1FF2">
      <w:pPr>
        <w:pStyle w:val="Paragraphedeliste"/>
        <w:numPr>
          <w:ilvl w:val="0"/>
          <w:numId w:val="3"/>
        </w:numPr>
        <w:rPr>
          <w:lang w:val="fr-FR"/>
        </w:rPr>
      </w:pPr>
      <w:r w:rsidRPr="003245B3">
        <w:rPr>
          <w:lang w:val="fr-FR"/>
        </w:rPr>
        <w:t>Gestion des serveurs de diffusions distants et transcoder</w:t>
      </w:r>
      <w:r w:rsidR="00195855" w:rsidRPr="003245B3">
        <w:rPr>
          <w:rStyle w:val="Appelnotedebasdep"/>
          <w:lang w:val="fr-FR"/>
        </w:rPr>
        <w:footnoteReference w:id="4"/>
      </w:r>
      <w:r w:rsidRPr="003245B3">
        <w:rPr>
          <w:lang w:val="fr-FR"/>
        </w:rPr>
        <w:t xml:space="preserve"> interne.</w:t>
      </w:r>
    </w:p>
    <w:p w14:paraId="1C64B6FD" w14:textId="77777777" w:rsidR="005732FB" w:rsidRPr="003245B3" w:rsidRDefault="005732FB" w:rsidP="005732FB">
      <w:pPr>
        <w:pStyle w:val="Paragraphedeliste"/>
        <w:numPr>
          <w:ilvl w:val="1"/>
          <w:numId w:val="3"/>
        </w:numPr>
        <w:rPr>
          <w:lang w:val="fr-FR"/>
        </w:rPr>
      </w:pPr>
      <w:r w:rsidRPr="003245B3">
        <w:rPr>
          <w:lang w:val="fr-FR"/>
        </w:rPr>
        <w:t>Diffusion de la webradio</w:t>
      </w:r>
    </w:p>
    <w:p w14:paraId="5ECCC20E" w14:textId="77777777" w:rsidR="006F1FF2" w:rsidRPr="003245B3" w:rsidRDefault="006F1FF2" w:rsidP="006F1FF2">
      <w:pPr>
        <w:pStyle w:val="Paragraphedeliste"/>
        <w:numPr>
          <w:ilvl w:val="0"/>
          <w:numId w:val="3"/>
        </w:numPr>
        <w:rPr>
          <w:lang w:val="fr-FR"/>
        </w:rPr>
      </w:pPr>
      <w:r w:rsidRPr="003245B3">
        <w:rPr>
          <w:lang w:val="fr-FR"/>
        </w:rPr>
        <w:t>Indexation des fichiers musicaux (tags, chemin sur le disque dur)</w:t>
      </w:r>
    </w:p>
    <w:p w14:paraId="703D6B20" w14:textId="77777777" w:rsidR="006F1FF2" w:rsidRPr="003245B3" w:rsidRDefault="006F1FF2" w:rsidP="006F1FF2">
      <w:pPr>
        <w:pStyle w:val="Paragraphedeliste"/>
        <w:numPr>
          <w:ilvl w:val="0"/>
          <w:numId w:val="3"/>
        </w:numPr>
        <w:rPr>
          <w:lang w:val="fr-FR"/>
        </w:rPr>
      </w:pPr>
      <w:r w:rsidRPr="003245B3">
        <w:rPr>
          <w:lang w:val="fr-FR"/>
        </w:rPr>
        <w:t>Historique des morceaux joués</w:t>
      </w:r>
    </w:p>
    <w:p w14:paraId="7F4394DF" w14:textId="77777777" w:rsidR="006F1FF2" w:rsidRPr="003245B3" w:rsidRDefault="006F1FF2" w:rsidP="006F1FF2">
      <w:pPr>
        <w:pStyle w:val="Paragraphedeliste"/>
        <w:numPr>
          <w:ilvl w:val="1"/>
          <w:numId w:val="3"/>
        </w:numPr>
        <w:rPr>
          <w:lang w:val="fr-FR"/>
        </w:rPr>
      </w:pPr>
      <w:r w:rsidRPr="003245B3">
        <w:rPr>
          <w:lang w:val="fr-FR"/>
        </w:rPr>
        <w:t>Génération d’un compte-rendu afin de facilité la gestion des droits d’auteurs</w:t>
      </w:r>
    </w:p>
    <w:p w14:paraId="5EB31EBA" w14:textId="77777777" w:rsidR="006F1FF2" w:rsidRPr="003245B3" w:rsidRDefault="006F1FF2" w:rsidP="006F1FF2">
      <w:pPr>
        <w:pStyle w:val="Paragraphedeliste"/>
        <w:numPr>
          <w:ilvl w:val="0"/>
          <w:numId w:val="3"/>
        </w:numPr>
        <w:rPr>
          <w:lang w:val="fr-FR"/>
        </w:rPr>
      </w:pPr>
      <w:r w:rsidRPr="003245B3">
        <w:rPr>
          <w:lang w:val="fr-FR"/>
        </w:rPr>
        <w:t>Serveurs de diffusion interne</w:t>
      </w:r>
      <w:r w:rsidR="00E31DF1" w:rsidRPr="003245B3">
        <w:rPr>
          <w:lang w:val="fr-FR"/>
        </w:rPr>
        <w:t xml:space="preserve"> (local)</w:t>
      </w:r>
    </w:p>
    <w:p w14:paraId="18AEBF2F" w14:textId="77777777" w:rsidR="006F1FF2" w:rsidRPr="003245B3" w:rsidRDefault="006F1FF2" w:rsidP="006F1FF2">
      <w:pPr>
        <w:rPr>
          <w:lang w:val="fr-FR"/>
        </w:rPr>
      </w:pPr>
    </w:p>
    <w:p w14:paraId="02E919FC" w14:textId="77777777" w:rsidR="006F1FF2" w:rsidRPr="003245B3" w:rsidRDefault="006F1FF2" w:rsidP="006F1FF2">
      <w:pPr>
        <w:rPr>
          <w:lang w:val="fr-FR"/>
        </w:rPr>
      </w:pPr>
      <w:r w:rsidRPr="003245B3">
        <w:rPr>
          <w:lang w:val="fr-FR"/>
        </w:rPr>
        <w:t>Options :</w:t>
      </w:r>
    </w:p>
    <w:p w14:paraId="43969CF5" w14:textId="77777777" w:rsidR="006F1FF2" w:rsidRPr="003245B3" w:rsidRDefault="006F1FF2" w:rsidP="006F1FF2">
      <w:pPr>
        <w:pStyle w:val="Paragraphedeliste"/>
        <w:numPr>
          <w:ilvl w:val="0"/>
          <w:numId w:val="4"/>
        </w:numPr>
        <w:rPr>
          <w:lang w:val="fr-FR"/>
        </w:rPr>
      </w:pPr>
      <w:r w:rsidRPr="003245B3">
        <w:rPr>
          <w:lang w:val="fr-FR"/>
        </w:rPr>
        <w:t>Si serveur de diffusion interne activé : Serveur WEB interne contenant un mini-site</w:t>
      </w:r>
    </w:p>
    <w:p w14:paraId="041036A1" w14:textId="77777777" w:rsidR="00192167" w:rsidRPr="003245B3" w:rsidRDefault="00192167" w:rsidP="006F1FF2">
      <w:pPr>
        <w:pStyle w:val="Paragraphedeliste"/>
        <w:numPr>
          <w:ilvl w:val="0"/>
          <w:numId w:val="4"/>
        </w:numPr>
        <w:rPr>
          <w:lang w:val="fr-FR"/>
        </w:rPr>
      </w:pPr>
      <w:r w:rsidRPr="003245B3">
        <w:rPr>
          <w:lang w:val="fr-FR"/>
        </w:rPr>
        <w:t>Modifier les informations des musiques indéxées.</w:t>
      </w:r>
    </w:p>
    <w:p w14:paraId="7D0C7DE0" w14:textId="77777777" w:rsidR="006F1FF2" w:rsidRPr="003245B3" w:rsidRDefault="006F1FF2" w:rsidP="006F1FF2">
      <w:pPr>
        <w:rPr>
          <w:lang w:val="fr-FR"/>
        </w:rPr>
      </w:pPr>
    </w:p>
    <w:p w14:paraId="6345EDD6" w14:textId="77777777" w:rsidR="00484EA4" w:rsidRPr="003245B3" w:rsidRDefault="006F1FF2" w:rsidP="006F1FF2">
      <w:pPr>
        <w:rPr>
          <w:lang w:val="fr-FR"/>
        </w:rPr>
      </w:pPr>
      <w:r w:rsidRPr="003245B3">
        <w:rPr>
          <w:lang w:val="fr-FR"/>
        </w:rPr>
        <w:t>Plus de détails dans le résumé.</w:t>
      </w:r>
    </w:p>
    <w:p w14:paraId="0CC22780" w14:textId="77777777" w:rsidR="004F2CA5" w:rsidRPr="003245B3" w:rsidRDefault="004F2CA5" w:rsidP="006F1FF2">
      <w:pPr>
        <w:rPr>
          <w:lang w:val="fr-FR"/>
        </w:rPr>
        <w:sectPr w:rsidR="004F2CA5" w:rsidRPr="003245B3" w:rsidSect="00F707FC">
          <w:headerReference w:type="default" r:id="rId12"/>
          <w:footerReference w:type="default" r:id="rId13"/>
          <w:pgSz w:w="11906" w:h="16838"/>
          <w:pgMar w:top="1417" w:right="1417" w:bottom="1417" w:left="1417" w:header="708" w:footer="708" w:gutter="0"/>
          <w:pgNumType w:start="0"/>
          <w:cols w:space="708"/>
          <w:titlePg/>
          <w:docGrid w:linePitch="360"/>
        </w:sectPr>
      </w:pPr>
    </w:p>
    <w:p w14:paraId="0F721D8A" w14:textId="77777777" w:rsidR="004F2CA5" w:rsidRPr="003245B3" w:rsidRDefault="004F2CA5" w:rsidP="006F1FF2">
      <w:pPr>
        <w:rPr>
          <w:lang w:val="fr-FR"/>
        </w:rPr>
      </w:pPr>
    </w:p>
    <w:p w14:paraId="27E3E7EA" w14:textId="77777777" w:rsidR="004F2CA5" w:rsidRPr="003245B3" w:rsidRDefault="004F2CA5" w:rsidP="004F2CA5">
      <w:pPr>
        <w:jc w:val="center"/>
        <w:rPr>
          <w:lang w:val="fr-FR"/>
        </w:rPr>
        <w:sectPr w:rsidR="004F2CA5" w:rsidRPr="003245B3" w:rsidSect="004F2CA5">
          <w:pgSz w:w="16838" w:h="11906" w:orient="landscape"/>
          <w:pgMar w:top="1417" w:right="1417" w:bottom="1417" w:left="1417" w:header="708" w:footer="708" w:gutter="0"/>
          <w:pgNumType w:start="0"/>
          <w:cols w:space="708"/>
          <w:titlePg/>
          <w:docGrid w:linePitch="360"/>
        </w:sectPr>
      </w:pPr>
      <w:r w:rsidRPr="003245B3">
        <w:rPr>
          <w:noProof/>
          <w:lang w:eastAsia="fr-CH"/>
        </w:rPr>
        <w:drawing>
          <wp:inline distT="0" distB="0" distL="0" distR="0" wp14:anchorId="691D7E0F" wp14:editId="2B79EFB3">
            <wp:extent cx="8886825" cy="3428204"/>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 de diplome - Gestionnaire webradio.bmp"/>
                    <pic:cNvPicPr/>
                  </pic:nvPicPr>
                  <pic:blipFill>
                    <a:blip r:embed="rId14">
                      <a:extLst>
                        <a:ext uri="{28A0092B-C50C-407E-A947-70E740481C1C}">
                          <a14:useLocalDpi xmlns:a14="http://schemas.microsoft.com/office/drawing/2010/main" val="0"/>
                        </a:ext>
                      </a:extLst>
                    </a:blip>
                    <a:stretch>
                      <a:fillRect/>
                    </a:stretch>
                  </pic:blipFill>
                  <pic:spPr>
                    <a:xfrm>
                      <a:off x="0" y="0"/>
                      <a:ext cx="8892540" cy="3430409"/>
                    </a:xfrm>
                    <a:prstGeom prst="rect">
                      <a:avLst/>
                    </a:prstGeom>
                  </pic:spPr>
                </pic:pic>
              </a:graphicData>
            </a:graphic>
          </wp:inline>
        </w:drawing>
      </w:r>
    </w:p>
    <w:p w14:paraId="6D44B8FF" w14:textId="77777777" w:rsidR="00484EA4" w:rsidRPr="003245B3" w:rsidRDefault="00484EA4">
      <w:pPr>
        <w:rPr>
          <w:lang w:val="fr-FR"/>
        </w:rPr>
      </w:pPr>
    </w:p>
    <w:p w14:paraId="007A094C" w14:textId="77777777" w:rsidR="00484EA4" w:rsidRPr="003245B3" w:rsidRDefault="00484EA4" w:rsidP="00484EA4">
      <w:pPr>
        <w:pStyle w:val="Titre"/>
        <w:rPr>
          <w:lang w:val="fr-FR"/>
        </w:rPr>
      </w:pPr>
      <w:r w:rsidRPr="003245B3">
        <w:rPr>
          <w:lang w:val="fr-FR"/>
        </w:rPr>
        <w:t>Analyses</w:t>
      </w:r>
    </w:p>
    <w:p w14:paraId="64C3696C" w14:textId="77777777" w:rsidR="00484EA4" w:rsidRPr="003245B3" w:rsidRDefault="00484EA4" w:rsidP="00484EA4">
      <w:pPr>
        <w:pStyle w:val="Titre1"/>
        <w:rPr>
          <w:lang w:val="fr-FR"/>
        </w:rPr>
      </w:pPr>
      <w:bookmarkStart w:id="867" w:name="_Toc262710523"/>
      <w:bookmarkStart w:id="868" w:name="_Toc387323329"/>
      <w:r w:rsidRPr="003245B3">
        <w:rPr>
          <w:lang w:val="fr-FR"/>
        </w:rPr>
        <w:t>Analyse fonctionnelle</w:t>
      </w:r>
      <w:bookmarkEnd w:id="867"/>
      <w:bookmarkEnd w:id="868"/>
    </w:p>
    <w:p w14:paraId="37B032A5" w14:textId="77777777" w:rsidR="004F2CA5" w:rsidRPr="003245B3" w:rsidRDefault="00BF0FE1" w:rsidP="00252B21">
      <w:pPr>
        <w:pStyle w:val="Titre2"/>
        <w:rPr>
          <w:lang w:val="fr-FR"/>
        </w:rPr>
      </w:pPr>
      <w:bookmarkStart w:id="869" w:name="_Toc262710524"/>
      <w:bookmarkStart w:id="870" w:name="_Toc387323330"/>
      <w:r w:rsidRPr="003245B3">
        <w:rPr>
          <w:lang w:val="fr-FR"/>
        </w:rPr>
        <w:t>Principe</w:t>
      </w:r>
      <w:bookmarkEnd w:id="869"/>
    </w:p>
    <w:p w14:paraId="7D93C425" w14:textId="77777777" w:rsidR="00BF0FE1" w:rsidRPr="003245B3" w:rsidRDefault="00BF0FE1" w:rsidP="00BF0FE1">
      <w:pPr>
        <w:rPr>
          <w:lang w:val="fr-FR"/>
        </w:rPr>
      </w:pPr>
      <w:r w:rsidRPr="003245B3">
        <w:rPr>
          <w:lang w:val="fr-FR"/>
        </w:rPr>
        <w:t xml:space="preserve">Pour le principe de base d’une webradio, rendez-vous au chapitre concernant </w:t>
      </w:r>
      <w:hyperlink w:anchor="_Schéma_de_diffusion_1" w:history="1">
        <w:r w:rsidRPr="003245B3">
          <w:rPr>
            <w:rStyle w:val="Lienhypertexte"/>
            <w:lang w:val="fr-FR"/>
          </w:rPr>
          <w:t>ce sujet</w:t>
        </w:r>
      </w:hyperlink>
      <w:r w:rsidRPr="003245B3">
        <w:rPr>
          <w:lang w:val="fr-FR"/>
        </w:rPr>
        <w:t xml:space="preserve"> dans l’analyse organique.</w:t>
      </w:r>
    </w:p>
    <w:p w14:paraId="28D8C856" w14:textId="77777777" w:rsidR="00BF0FE1" w:rsidRPr="003245B3" w:rsidRDefault="00BF0FE1" w:rsidP="00BF0FE1">
      <w:pPr>
        <w:rPr>
          <w:lang w:val="fr-FR"/>
        </w:rPr>
      </w:pPr>
      <w:r w:rsidRPr="003245B3">
        <w:rPr>
          <w:lang w:val="fr-FR"/>
        </w:rPr>
        <w:t>L’application a pour but de créer un flux audio qui sera récupéré par un serveur de diffusion et ce dernier s’occupera de diffuser le flux aux différents auditeurs.</w:t>
      </w:r>
      <w:r w:rsidR="007B52B2" w:rsidRPr="003245B3">
        <w:rPr>
          <w:lang w:val="fr-FR"/>
        </w:rPr>
        <w:t xml:space="preserve"> Un schéma sous forme d’une affiche est disponible en annexe.</w:t>
      </w:r>
    </w:p>
    <w:p w14:paraId="1F8A5FB0" w14:textId="77777777" w:rsidR="00252B21" w:rsidRPr="003245B3" w:rsidRDefault="00252B21" w:rsidP="00252B21">
      <w:pPr>
        <w:pStyle w:val="Titre2"/>
        <w:rPr>
          <w:lang w:val="fr-FR"/>
        </w:rPr>
      </w:pPr>
      <w:bookmarkStart w:id="871" w:name="_Toc262710525"/>
      <w:r w:rsidRPr="003245B3">
        <w:rPr>
          <w:lang w:val="fr-FR"/>
        </w:rPr>
        <w:t>Schéma de l’application</w:t>
      </w:r>
      <w:bookmarkEnd w:id="870"/>
      <w:bookmarkEnd w:id="871"/>
    </w:p>
    <w:p w14:paraId="1A85B19D" w14:textId="77777777" w:rsidR="0071162D" w:rsidRPr="003245B3" w:rsidRDefault="0071162D" w:rsidP="0071162D">
      <w:pPr>
        <w:keepNext/>
        <w:jc w:val="center"/>
        <w:rPr>
          <w:lang w:val="fr-FR"/>
        </w:rPr>
      </w:pPr>
      <w:r w:rsidRPr="003245B3">
        <w:rPr>
          <w:noProof/>
          <w:lang w:eastAsia="fr-CH"/>
        </w:rPr>
        <w:drawing>
          <wp:inline distT="0" distB="0" distL="0" distR="0" wp14:anchorId="7FED6F3B" wp14:editId="52D11608">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5">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14:paraId="15FBA33D" w14:textId="77777777" w:rsidR="0071162D" w:rsidRPr="003245B3" w:rsidRDefault="0071162D" w:rsidP="0071162D">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w:t>
      </w:r>
      <w:r w:rsidR="00A30F7C" w:rsidRPr="003245B3">
        <w:rPr>
          <w:noProof/>
          <w:lang w:val="fr-FR"/>
        </w:rPr>
        <w:fldChar w:fldCharType="end"/>
      </w:r>
      <w:r w:rsidRPr="003245B3">
        <w:rPr>
          <w:lang w:val="fr-FR"/>
        </w:rPr>
        <w:t xml:space="preserve"> - Schéma application</w:t>
      </w:r>
    </w:p>
    <w:p w14:paraId="71B20E69" w14:textId="77777777" w:rsidR="0071162D" w:rsidRPr="003245B3" w:rsidRDefault="0071162D" w:rsidP="0071162D">
      <w:pPr>
        <w:rPr>
          <w:lang w:val="fr-FR"/>
        </w:rPr>
      </w:pPr>
      <w:r w:rsidRPr="003245B3">
        <w:rPr>
          <w:lang w:val="fr-FR"/>
        </w:rPr>
        <w:t xml:space="preserve">Lors du lancement de l’application, la </w:t>
      </w:r>
      <w:r w:rsidR="00912AFA" w:rsidRPr="003245B3">
        <w:rPr>
          <w:lang w:val="fr-FR"/>
        </w:rPr>
        <w:t>fenêtre</w:t>
      </w:r>
      <w:r w:rsidRPr="003245B3">
        <w:rPr>
          <w:lang w:val="fr-FR"/>
        </w:rPr>
        <w:t xml:space="preserve"> de </w:t>
      </w:r>
      <w:r w:rsidR="00912AFA" w:rsidRPr="003245B3">
        <w:rPr>
          <w:lang w:val="fr-FR"/>
        </w:rPr>
        <w:t>sélection</w:t>
      </w:r>
      <w:r w:rsidRPr="003245B3">
        <w:rPr>
          <w:lang w:val="fr-FR"/>
        </w:rPr>
        <w:t xml:space="preserve"> de webradio se lance. L’utilisateur choisit la webradio qu’il veut gérer, puis une </w:t>
      </w:r>
      <w:r w:rsidR="00912AFA" w:rsidRPr="003245B3">
        <w:rPr>
          <w:lang w:val="fr-FR"/>
        </w:rPr>
        <w:t xml:space="preserve">fenêtre </w:t>
      </w:r>
      <w:r w:rsidR="006867FC" w:rsidRPr="003245B3">
        <w:rPr>
          <w:lang w:val="fr-FR"/>
        </w:rPr>
        <w:t>d’administration</w:t>
      </w:r>
      <w:r w:rsidR="00912AFA" w:rsidRPr="003245B3">
        <w:rPr>
          <w:lang w:val="fr-FR"/>
        </w:rPr>
        <w:t xml:space="preserve"> s’ouvre avec les informations de la webradio sélectionnée. Il peut à tout moment réafficher la fenêtre de sélection et ouvrir une nouvelle fenêtre </w:t>
      </w:r>
      <w:r w:rsidR="006867FC" w:rsidRPr="003245B3">
        <w:rPr>
          <w:lang w:val="fr-FR"/>
        </w:rPr>
        <w:t>d’administration</w:t>
      </w:r>
      <w:r w:rsidR="00912AFA" w:rsidRPr="003245B3">
        <w:rPr>
          <w:lang w:val="fr-FR"/>
        </w:rPr>
        <w:t xml:space="preserve"> avec une autre webradio à gérer. </w:t>
      </w:r>
    </w:p>
    <w:p w14:paraId="56DFB546" w14:textId="77777777" w:rsidR="00E31DF1" w:rsidRPr="003245B3" w:rsidRDefault="006F2788" w:rsidP="0071162D">
      <w:pPr>
        <w:rPr>
          <w:lang w:val="fr-FR"/>
        </w:rPr>
      </w:pPr>
      <w:r w:rsidRPr="003245B3">
        <w:rPr>
          <w:lang w:val="fr-FR"/>
        </w:rPr>
        <w:t>La diffusion de webradio est possible via des serveurs distants ou alors via le serveur interne (local) à l’application. Il y en a 1 par webradio.</w:t>
      </w:r>
    </w:p>
    <w:p w14:paraId="5F3A2441" w14:textId="77777777" w:rsidR="00684B16" w:rsidRPr="003245B3" w:rsidRDefault="00684B16" w:rsidP="009C7237">
      <w:pPr>
        <w:pStyle w:val="Titre2"/>
        <w:rPr>
          <w:lang w:val="fr-FR"/>
        </w:rPr>
      </w:pPr>
      <w:bookmarkStart w:id="872" w:name="_Toc262710526"/>
      <w:bookmarkStart w:id="873" w:name="_Toc387323331"/>
      <w:r w:rsidRPr="003245B3">
        <w:rPr>
          <w:lang w:val="fr-FR"/>
        </w:rPr>
        <w:lastRenderedPageBreak/>
        <w:t>Interface principale</w:t>
      </w:r>
      <w:bookmarkEnd w:id="872"/>
      <w:bookmarkEnd w:id="873"/>
    </w:p>
    <w:p w14:paraId="548DCC0C" w14:textId="77777777" w:rsidR="00735804" w:rsidRPr="003245B3" w:rsidRDefault="00735804" w:rsidP="00735804">
      <w:pPr>
        <w:pStyle w:val="Titre3"/>
        <w:rPr>
          <w:lang w:val="fr-FR"/>
        </w:rPr>
      </w:pPr>
      <w:bookmarkStart w:id="874" w:name="_Toc262710527"/>
      <w:bookmarkStart w:id="875" w:name="_Toc387323332"/>
      <w:r w:rsidRPr="003245B3">
        <w:rPr>
          <w:lang w:val="fr-FR"/>
        </w:rPr>
        <w:t xml:space="preserve">Fenêtre </w:t>
      </w:r>
      <w:r w:rsidR="006867FC" w:rsidRPr="003245B3">
        <w:rPr>
          <w:lang w:val="fr-FR"/>
        </w:rPr>
        <w:t>d’administration</w:t>
      </w:r>
      <w:bookmarkEnd w:id="874"/>
      <w:bookmarkEnd w:id="875"/>
    </w:p>
    <w:p w14:paraId="5ED9BA8E" w14:textId="77777777" w:rsidR="00A917BF" w:rsidRPr="003245B3" w:rsidRDefault="00A917BF" w:rsidP="00A917BF">
      <w:pPr>
        <w:keepNext/>
        <w:jc w:val="center"/>
        <w:rPr>
          <w:lang w:val="fr-FR"/>
        </w:rPr>
      </w:pPr>
      <w:r w:rsidRPr="003245B3">
        <w:rPr>
          <w:noProof/>
          <w:lang w:eastAsia="fr-CH"/>
        </w:rPr>
        <w:drawing>
          <wp:inline distT="0" distB="0" distL="0" distR="0" wp14:anchorId="3A470474" wp14:editId="51829DEC">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6">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14:paraId="61D6BD64" w14:textId="77777777" w:rsidR="00A917BF" w:rsidRPr="003245B3" w:rsidRDefault="00A917BF" w:rsidP="00A917BF">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w:t>
      </w:r>
      <w:r w:rsidR="00A30F7C" w:rsidRPr="003245B3">
        <w:rPr>
          <w:noProof/>
          <w:lang w:val="fr-FR"/>
        </w:rPr>
        <w:fldChar w:fldCharType="end"/>
      </w:r>
      <w:r w:rsidRPr="003245B3">
        <w:rPr>
          <w:lang w:val="fr-FR"/>
        </w:rPr>
        <w:t xml:space="preserve"> - Interface principale</w:t>
      </w:r>
      <w:r w:rsidR="00B96323" w:rsidRPr="003245B3">
        <w:rPr>
          <w:lang w:val="fr-FR"/>
        </w:rPr>
        <w:t xml:space="preserve"> AdminView</w:t>
      </w:r>
    </w:p>
    <w:p w14:paraId="062C7D13" w14:textId="77777777" w:rsidR="00A917BF" w:rsidRPr="003245B3" w:rsidRDefault="00A917BF" w:rsidP="00A917BF">
      <w:pPr>
        <w:rPr>
          <w:lang w:val="fr-FR"/>
        </w:rPr>
      </w:pPr>
      <w:r w:rsidRPr="003245B3">
        <w:rPr>
          <w:lang w:val="fr-FR"/>
        </w:rPr>
        <w:t xml:space="preserve">Cette </w:t>
      </w:r>
      <w:r w:rsidR="00823551" w:rsidRPr="003245B3">
        <w:rPr>
          <w:lang w:val="fr-FR"/>
        </w:rPr>
        <w:t>fenêtre</w:t>
      </w:r>
      <w:r w:rsidRPr="003245B3">
        <w:rPr>
          <w:lang w:val="fr-FR"/>
        </w:rPr>
        <w:t xml:space="preserve"> est l’interface principale de l’application. Elle est associée à une webradio. Comme montré dans le schéma de l’application, il est possible d’avoir plusieurs fenêtres </w:t>
      </w:r>
      <w:r w:rsidR="006867FC" w:rsidRPr="003245B3">
        <w:rPr>
          <w:lang w:val="fr-FR"/>
        </w:rPr>
        <w:t>d’administration</w:t>
      </w:r>
      <w:r w:rsidRPr="003245B3">
        <w:rPr>
          <w:lang w:val="fr-FR"/>
        </w:rPr>
        <w:t xml:space="preserve"> ouvertes simultanément, une pour chaque webradio lancée.</w:t>
      </w:r>
      <w:r w:rsidR="00823551" w:rsidRPr="003245B3">
        <w:rPr>
          <w:lang w:val="fr-FR"/>
        </w:rPr>
        <w:t xml:space="preserve"> Les différents onglets sont </w:t>
      </w:r>
      <w:r w:rsidR="000213F7" w:rsidRPr="003245B3">
        <w:rPr>
          <w:lang w:val="fr-FR"/>
        </w:rPr>
        <w:t>décrits</w:t>
      </w:r>
      <w:r w:rsidR="00823551" w:rsidRPr="003245B3">
        <w:rPr>
          <w:lang w:val="fr-FR"/>
        </w:rPr>
        <w:t xml:space="preserve"> dans </w:t>
      </w:r>
      <w:proofErr w:type="gramStart"/>
      <w:r w:rsidR="00823551" w:rsidRPr="003245B3">
        <w:rPr>
          <w:lang w:val="fr-FR"/>
        </w:rPr>
        <w:t>les chapitre suivants</w:t>
      </w:r>
      <w:proofErr w:type="gramEnd"/>
      <w:r w:rsidR="00823551" w:rsidRPr="003245B3">
        <w:rPr>
          <w:lang w:val="fr-FR"/>
        </w:rPr>
        <w:t>.</w:t>
      </w:r>
    </w:p>
    <w:p w14:paraId="73C6E9E9" w14:textId="77777777" w:rsidR="00735804" w:rsidRPr="003245B3" w:rsidRDefault="00735804" w:rsidP="00735804">
      <w:pPr>
        <w:pStyle w:val="Titre3"/>
        <w:rPr>
          <w:lang w:val="fr-FR"/>
        </w:rPr>
      </w:pPr>
      <w:bookmarkStart w:id="876" w:name="_Toc262710528"/>
      <w:bookmarkStart w:id="877" w:name="_Toc387323333"/>
      <w:r w:rsidRPr="003245B3">
        <w:rPr>
          <w:lang w:val="fr-FR"/>
        </w:rPr>
        <w:t>Menu principale</w:t>
      </w:r>
      <w:bookmarkEnd w:id="876"/>
      <w:bookmarkEnd w:id="877"/>
    </w:p>
    <w:p w14:paraId="31088FB3" w14:textId="77777777" w:rsidR="00AA63DB" w:rsidRPr="003245B3" w:rsidRDefault="00AA63DB" w:rsidP="00AA63DB">
      <w:pPr>
        <w:pStyle w:val="Paragraphedeliste"/>
        <w:numPr>
          <w:ilvl w:val="0"/>
          <w:numId w:val="22"/>
        </w:numPr>
        <w:rPr>
          <w:lang w:val="fr-FR"/>
        </w:rPr>
      </w:pPr>
      <w:r w:rsidRPr="003245B3">
        <w:rPr>
          <w:lang w:val="fr-FR"/>
        </w:rPr>
        <w:t>File</w:t>
      </w:r>
    </w:p>
    <w:p w14:paraId="307D89D7" w14:textId="77777777" w:rsidR="00AA63DB" w:rsidRPr="003245B3" w:rsidRDefault="002934BB" w:rsidP="00AA63DB">
      <w:pPr>
        <w:pStyle w:val="Paragraphedeliste"/>
        <w:numPr>
          <w:ilvl w:val="1"/>
          <w:numId w:val="22"/>
        </w:numPr>
        <w:rPr>
          <w:lang w:val="fr-FR"/>
        </w:rPr>
      </w:pPr>
      <w:r w:rsidRPr="003245B3">
        <w:rPr>
          <w:lang w:val="fr-FR"/>
        </w:rPr>
        <w:t>Generate all configs :</w:t>
      </w:r>
      <w:r w:rsidR="00AA63DB" w:rsidRPr="003245B3">
        <w:rPr>
          <w:lang w:val="fr-FR"/>
        </w:rPr>
        <w:t xml:space="preserve"> Génère la configuration de chaque élément de la webradio</w:t>
      </w:r>
    </w:p>
    <w:p w14:paraId="5B1DBF57" w14:textId="77777777" w:rsidR="002934BB" w:rsidRPr="003245B3" w:rsidRDefault="002934BB" w:rsidP="00AA63DB">
      <w:pPr>
        <w:pStyle w:val="Paragraphedeliste"/>
        <w:numPr>
          <w:ilvl w:val="1"/>
          <w:numId w:val="22"/>
        </w:numPr>
        <w:rPr>
          <w:lang w:val="fr-FR"/>
        </w:rPr>
      </w:pPr>
      <w:r w:rsidRPr="003245B3">
        <w:rPr>
          <w:lang w:val="fr-FR"/>
        </w:rPr>
        <w:t>Check library : Vérifie chaque fichier de la bibliothèque (si le fichier n’existe plus à l’emplacement spécifié, son enregistrement est supprimé.</w:t>
      </w:r>
    </w:p>
    <w:p w14:paraId="1F425C53" w14:textId="77777777" w:rsidR="00332B7C" w:rsidRPr="003245B3" w:rsidRDefault="00332B7C" w:rsidP="00332B7C">
      <w:pPr>
        <w:pStyle w:val="Paragraphedeliste"/>
        <w:numPr>
          <w:ilvl w:val="0"/>
          <w:numId w:val="22"/>
        </w:numPr>
        <w:rPr>
          <w:lang w:val="fr-FR"/>
        </w:rPr>
      </w:pPr>
      <w:r w:rsidRPr="003245B3">
        <w:rPr>
          <w:lang w:val="fr-FR"/>
        </w:rPr>
        <w:t>About : Affiche les informations sur le logiciel et son auteur</w:t>
      </w:r>
    </w:p>
    <w:p w14:paraId="4FDCAF52" w14:textId="77777777" w:rsidR="00A7170E" w:rsidRPr="003245B3" w:rsidRDefault="00A7170E" w:rsidP="009C7237">
      <w:pPr>
        <w:pStyle w:val="Titre2"/>
        <w:rPr>
          <w:lang w:val="fr-FR"/>
        </w:rPr>
      </w:pPr>
      <w:bookmarkStart w:id="878" w:name="_Toc262710529"/>
      <w:bookmarkStart w:id="879" w:name="_Toc387323334"/>
      <w:r w:rsidRPr="003245B3">
        <w:rPr>
          <w:lang w:val="fr-FR"/>
        </w:rPr>
        <w:lastRenderedPageBreak/>
        <w:t>Gestion de plusieurs webradio</w:t>
      </w:r>
      <w:bookmarkEnd w:id="878"/>
      <w:bookmarkEnd w:id="879"/>
    </w:p>
    <w:p w14:paraId="603ECE74" w14:textId="77777777" w:rsidR="00735804" w:rsidRPr="003245B3" w:rsidRDefault="00252B21" w:rsidP="00735804">
      <w:pPr>
        <w:keepNext/>
        <w:jc w:val="center"/>
        <w:rPr>
          <w:lang w:val="fr-FR"/>
        </w:rPr>
      </w:pPr>
      <w:r w:rsidRPr="003245B3">
        <w:rPr>
          <w:noProof/>
          <w:lang w:eastAsia="fr-CH"/>
        </w:rPr>
        <w:drawing>
          <wp:inline distT="0" distB="0" distL="0" distR="0" wp14:anchorId="1AF14107" wp14:editId="3458584D">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7">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14:paraId="64832708" w14:textId="77777777" w:rsidR="00252B21" w:rsidRPr="003245B3" w:rsidRDefault="00735804" w:rsidP="00735804">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w:t>
      </w:r>
      <w:r w:rsidR="00A30F7C" w:rsidRPr="003245B3">
        <w:rPr>
          <w:noProof/>
          <w:lang w:val="fr-FR"/>
        </w:rPr>
        <w:fldChar w:fldCharType="end"/>
      </w:r>
      <w:r w:rsidRPr="003245B3">
        <w:rPr>
          <w:lang w:val="fr-FR"/>
        </w:rPr>
        <w:t xml:space="preserve"> - Interface gestion des webradios</w:t>
      </w:r>
      <w:r w:rsidR="00B96323" w:rsidRPr="003245B3">
        <w:rPr>
          <w:lang w:val="fr-FR"/>
        </w:rPr>
        <w:t xml:space="preserve"> SelectionView</w:t>
      </w:r>
    </w:p>
    <w:p w14:paraId="167D5785" w14:textId="77777777" w:rsidR="00684B16" w:rsidRPr="003245B3" w:rsidRDefault="00684B16" w:rsidP="002E2351">
      <w:pPr>
        <w:rPr>
          <w:lang w:val="fr-FR"/>
        </w:rPr>
      </w:pPr>
      <w:r w:rsidRPr="003245B3">
        <w:rPr>
          <w:lang w:val="fr-FR"/>
        </w:rPr>
        <w:t xml:space="preserve">La fenêtre de gestion des webradios s’affiche au démarrage de l’application pour sélectionner ou créer une webradio. Lorsque l’utilisateur clique sur « Open », la fenêtre principale s’ouvre avec les données de la webradio </w:t>
      </w:r>
      <w:r w:rsidR="00CC29D2" w:rsidRPr="003245B3">
        <w:rPr>
          <w:lang w:val="fr-FR"/>
        </w:rPr>
        <w:t>sélectionnée</w:t>
      </w:r>
      <w:r w:rsidRPr="003245B3">
        <w:rPr>
          <w:lang w:val="fr-FR"/>
        </w:rPr>
        <w:t>.</w:t>
      </w:r>
      <w:r w:rsidR="00197A42" w:rsidRPr="003245B3">
        <w:rPr>
          <w:lang w:val="fr-FR"/>
        </w:rPr>
        <w:t xml:space="preserve"> Il peut aussi utili</w:t>
      </w:r>
      <w:r w:rsidR="009C42BE" w:rsidRPr="003245B3">
        <w:rPr>
          <w:lang w:val="fr-FR"/>
        </w:rPr>
        <w:t xml:space="preserve">ser </w:t>
      </w:r>
      <w:proofErr w:type="gramStart"/>
      <w:r w:rsidR="009C42BE" w:rsidRPr="003245B3">
        <w:rPr>
          <w:lang w:val="fr-FR"/>
        </w:rPr>
        <w:t>un</w:t>
      </w:r>
      <w:proofErr w:type="gramEnd"/>
      <w:r w:rsidR="00197A42" w:rsidRPr="003245B3">
        <w:rPr>
          <w:lang w:val="fr-FR"/>
        </w:rPr>
        <w:t xml:space="preserve"> double clique pour ouvrir une webradio.</w:t>
      </w:r>
      <w:r w:rsidR="004C510D" w:rsidRPr="003245B3">
        <w:rPr>
          <w:lang w:val="fr-FR"/>
        </w:rPr>
        <w:br/>
        <w:t xml:space="preserve">Le bouton « Duplicate » crée une copie exacte de la webradio sélectionnée avec un </w:t>
      </w:r>
      <w:r w:rsidR="005776C0" w:rsidRPr="003245B3">
        <w:rPr>
          <w:lang w:val="fr-FR"/>
        </w:rPr>
        <w:t>préfix</w:t>
      </w:r>
      <w:r w:rsidR="004C510D" w:rsidRPr="003245B3">
        <w:rPr>
          <w:lang w:val="fr-FR"/>
        </w:rPr>
        <w:t xml:space="preserve"> « copy</w:t>
      </w:r>
      <w:r w:rsidR="005776C0" w:rsidRPr="003245B3">
        <w:rPr>
          <w:lang w:val="fr-FR"/>
        </w:rPr>
        <w:t xml:space="preserve"> of</w:t>
      </w:r>
      <w:r w:rsidR="004C510D" w:rsidRPr="003245B3">
        <w:rPr>
          <w:lang w:val="fr-FR"/>
        </w:rPr>
        <w:t xml:space="preserve"> » à son nom. Enfin, le bouton « Delete » supprime la webradio sélectionnée. </w:t>
      </w:r>
      <w:r w:rsidR="00DA2FD1" w:rsidRPr="003245B3">
        <w:rPr>
          <w:lang w:val="fr-FR"/>
        </w:rPr>
        <w:br/>
        <w:t xml:space="preserve">Le fenêtre n’est pas redimensionnable et ne peut être maximisée. </w:t>
      </w:r>
    </w:p>
    <w:p w14:paraId="61933539" w14:textId="77777777" w:rsidR="00D86407" w:rsidRPr="003245B3" w:rsidRDefault="00D86407" w:rsidP="002E2351">
      <w:pPr>
        <w:rPr>
          <w:lang w:val="fr-FR"/>
        </w:rPr>
      </w:pPr>
      <w:r w:rsidRPr="003245B3">
        <w:rPr>
          <w:lang w:val="fr-FR"/>
        </w:rP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14:paraId="676DB67A" w14:textId="77777777" w:rsidR="00CC29D2" w:rsidRPr="003245B3" w:rsidRDefault="00CC29D2" w:rsidP="002E2351">
      <w:pPr>
        <w:rPr>
          <w:lang w:val="fr-FR"/>
        </w:rPr>
      </w:pPr>
      <w:r w:rsidRPr="003245B3">
        <w:rPr>
          <w:lang w:val="fr-FR"/>
        </w:rP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rsidRPr="003245B3">
        <w:rPr>
          <w:lang w:val="fr-FR"/>
        </w:rPr>
        <w:t>les autres</w:t>
      </w:r>
      <w:r w:rsidRPr="003245B3">
        <w:rPr>
          <w:lang w:val="fr-FR"/>
        </w:rPr>
        <w:t xml:space="preserve"> déjà ouvertes, avec les informations de la webradio fraichement sélectionnée. </w:t>
      </w:r>
    </w:p>
    <w:p w14:paraId="76FE604D" w14:textId="77777777" w:rsidR="000D4C33" w:rsidRPr="003245B3" w:rsidRDefault="000D4C33" w:rsidP="002E2351">
      <w:pPr>
        <w:rPr>
          <w:lang w:val="fr-FR"/>
        </w:rPr>
      </w:pPr>
      <w:r w:rsidRPr="003245B3">
        <w:rPr>
          <w:lang w:val="fr-FR"/>
        </w:rPr>
        <w:t xml:space="preserve">Chaque webradio possède ses propres listes de lecture, sa propre grille horaire ainsi que ses propre transcoders. Un </w:t>
      </w:r>
      <w:proofErr w:type="gramStart"/>
      <w:r w:rsidRPr="003245B3">
        <w:rPr>
          <w:lang w:val="fr-FR"/>
        </w:rPr>
        <w:t>transcoder</w:t>
      </w:r>
      <w:proofErr w:type="gramEnd"/>
      <w:r w:rsidRPr="003245B3">
        <w:rPr>
          <w:lang w:val="fr-FR"/>
        </w:rPr>
        <w:t xml:space="preserve"> est un outils qui permet d’envoyer un flux musical à un serveur </w:t>
      </w:r>
      <w:r w:rsidR="00D25527" w:rsidRPr="003245B3">
        <w:rPr>
          <w:lang w:val="fr-FR"/>
        </w:rPr>
        <w:t>de diffusion.</w:t>
      </w:r>
      <w:r w:rsidR="00326AC5" w:rsidRPr="003245B3">
        <w:rPr>
          <w:lang w:val="fr-FR"/>
        </w:rPr>
        <w:t xml:space="preserve"> </w:t>
      </w:r>
      <w:r w:rsidR="00F443EA" w:rsidRPr="003245B3">
        <w:rPr>
          <w:lang w:val="fr-FR"/>
        </w:rPr>
        <w:t xml:space="preserve">Pour plus d’informations, rendez-vous au chapitre concernant </w:t>
      </w:r>
      <w:r w:rsidR="000D2832" w:rsidRPr="003245B3">
        <w:rPr>
          <w:lang w:val="fr-FR"/>
        </w:rPr>
        <w:t xml:space="preserve">la </w:t>
      </w:r>
      <w:hyperlink w:anchor="_Schéma_de_diffusion" w:history="1">
        <w:r w:rsidR="000D2832" w:rsidRPr="003245B3">
          <w:rPr>
            <w:rStyle w:val="Lienhypertexte"/>
            <w:lang w:val="fr-FR"/>
          </w:rPr>
          <w:t>diffusion</w:t>
        </w:r>
      </w:hyperlink>
      <w:r w:rsidR="00F443EA" w:rsidRPr="003245B3">
        <w:rPr>
          <w:lang w:val="fr-FR"/>
        </w:rPr>
        <w:t>.</w:t>
      </w:r>
    </w:p>
    <w:p w14:paraId="17C15F17" w14:textId="77777777" w:rsidR="007802EF" w:rsidRPr="003245B3" w:rsidRDefault="007802EF" w:rsidP="007802EF">
      <w:pPr>
        <w:keepNext/>
        <w:jc w:val="center"/>
        <w:rPr>
          <w:lang w:val="fr-FR"/>
        </w:rPr>
      </w:pPr>
      <w:r w:rsidRPr="003245B3">
        <w:rPr>
          <w:noProof/>
          <w:lang w:eastAsia="fr-CH"/>
        </w:rPr>
        <w:lastRenderedPageBreak/>
        <w:drawing>
          <wp:inline distT="0" distB="0" distL="0" distR="0" wp14:anchorId="3C4042A3" wp14:editId="084937B1">
            <wp:extent cx="4380878" cy="4362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8">
                      <a:extLst>
                        <a:ext uri="{28A0092B-C50C-407E-A947-70E740481C1C}">
                          <a14:useLocalDpi xmlns:a14="http://schemas.microsoft.com/office/drawing/2010/main" val="0"/>
                        </a:ext>
                      </a:extLst>
                    </a:blip>
                    <a:srcRect t="17478"/>
                    <a:stretch/>
                  </pic:blipFill>
                  <pic:spPr bwMode="auto">
                    <a:xfrm>
                      <a:off x="0" y="0"/>
                      <a:ext cx="4381337" cy="4362907"/>
                    </a:xfrm>
                    <a:prstGeom prst="rect">
                      <a:avLst/>
                    </a:prstGeom>
                    <a:ln>
                      <a:noFill/>
                    </a:ln>
                    <a:extLst>
                      <a:ext uri="{53640926-AAD7-44D8-BBD7-CCE9431645EC}">
                        <a14:shadowObscured xmlns:a14="http://schemas.microsoft.com/office/drawing/2010/main"/>
                      </a:ext>
                    </a:extLst>
                  </pic:spPr>
                </pic:pic>
              </a:graphicData>
            </a:graphic>
          </wp:inline>
        </w:drawing>
      </w:r>
    </w:p>
    <w:p w14:paraId="7069A53B" w14:textId="77777777" w:rsidR="007802EF" w:rsidRPr="003245B3" w:rsidRDefault="007802EF" w:rsidP="007802EF">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w:t>
      </w:r>
      <w:r w:rsidR="00A30F7C" w:rsidRPr="003245B3">
        <w:rPr>
          <w:noProof/>
          <w:lang w:val="fr-FR"/>
        </w:rPr>
        <w:fldChar w:fldCharType="end"/>
      </w:r>
      <w:r w:rsidRPr="003245B3">
        <w:rPr>
          <w:lang w:val="fr-FR"/>
        </w:rPr>
        <w:t xml:space="preserve"> -  </w:t>
      </w:r>
      <w:r w:rsidR="00F4695E" w:rsidRPr="003245B3">
        <w:rPr>
          <w:lang w:val="fr-FR"/>
        </w:rPr>
        <w:t>Schéma</w:t>
      </w:r>
      <w:r w:rsidRPr="003245B3">
        <w:rPr>
          <w:lang w:val="fr-FR"/>
        </w:rPr>
        <w:t xml:space="preserve"> webradios</w:t>
      </w:r>
    </w:p>
    <w:p w14:paraId="1FF4CB43" w14:textId="77777777" w:rsidR="00A14F9A" w:rsidRPr="003245B3" w:rsidRDefault="00A14F9A" w:rsidP="00A14F9A">
      <w:pPr>
        <w:pStyle w:val="Titre3"/>
        <w:rPr>
          <w:lang w:val="fr-FR"/>
        </w:rPr>
      </w:pPr>
      <w:bookmarkStart w:id="880" w:name="_Toc262710530"/>
      <w:bookmarkStart w:id="881" w:name="_Toc387323335"/>
      <w:r w:rsidRPr="003245B3">
        <w:rPr>
          <w:lang w:val="fr-FR"/>
        </w:rPr>
        <w:t>Création d’une webradio</w:t>
      </w:r>
      <w:bookmarkEnd w:id="880"/>
      <w:bookmarkEnd w:id="881"/>
    </w:p>
    <w:p w14:paraId="0D268283" w14:textId="77777777" w:rsidR="006867FC" w:rsidRPr="003245B3" w:rsidRDefault="006867FC" w:rsidP="006867FC">
      <w:pPr>
        <w:rPr>
          <w:lang w:val="fr-FR"/>
        </w:rPr>
      </w:pPr>
      <w:r w:rsidRPr="003245B3">
        <w:rPr>
          <w:lang w:val="fr-FR"/>
        </w:rPr>
        <w:t>L’utilisateur entre le nom de la future webradio dans le champ correspondant, puis clique sur « create » pour créer la webradio et ouvrir la fenêtre d’administration liée à la nouvelle webradio fraichement créé.</w:t>
      </w:r>
      <w:r w:rsidR="00BC46C0" w:rsidRPr="003245B3">
        <w:rPr>
          <w:lang w:val="fr-FR"/>
        </w:rPr>
        <w:t xml:space="preserve"> Le nom d’une webradio ne peut pas dépasser 255 caractères.</w:t>
      </w:r>
    </w:p>
    <w:p w14:paraId="1969A5C6" w14:textId="77777777" w:rsidR="00A14F9A" w:rsidRPr="003245B3" w:rsidRDefault="00A14F9A" w:rsidP="00A14F9A">
      <w:pPr>
        <w:pStyle w:val="Titre3"/>
        <w:rPr>
          <w:lang w:val="fr-FR"/>
        </w:rPr>
      </w:pPr>
      <w:bookmarkStart w:id="882" w:name="_Toc262710531"/>
      <w:bookmarkStart w:id="883" w:name="_Toc387323336"/>
      <w:r w:rsidRPr="003245B3">
        <w:rPr>
          <w:lang w:val="fr-FR"/>
        </w:rPr>
        <w:t>Sélection d’une webradio</w:t>
      </w:r>
      <w:bookmarkEnd w:id="882"/>
      <w:bookmarkEnd w:id="883"/>
    </w:p>
    <w:p w14:paraId="050949AA" w14:textId="77777777" w:rsidR="003F0338" w:rsidRPr="003245B3" w:rsidRDefault="006867FC" w:rsidP="003F0338">
      <w:pPr>
        <w:rPr>
          <w:lang w:val="fr-FR"/>
        </w:rPr>
      </w:pPr>
      <w:r w:rsidRPr="003245B3">
        <w:rPr>
          <w:lang w:val="fr-FR"/>
        </w:rPr>
        <w:t xml:space="preserve">L’utilisateur sélectionne une webradio parmi la liste proposée, puis clique sur « open » pour ouvrir une fenêtre d’administration liée la webradio </w:t>
      </w:r>
      <w:r w:rsidR="00422B1E" w:rsidRPr="003245B3">
        <w:rPr>
          <w:lang w:val="fr-FR"/>
        </w:rPr>
        <w:t>sélectionnée</w:t>
      </w:r>
      <w:r w:rsidRPr="003245B3">
        <w:rPr>
          <w:lang w:val="fr-FR"/>
        </w:rPr>
        <w:t xml:space="preserve">. </w:t>
      </w:r>
      <w:bookmarkStart w:id="884" w:name="_Toc387323337"/>
    </w:p>
    <w:p w14:paraId="505BC317" w14:textId="77777777" w:rsidR="00C14839" w:rsidRPr="003245B3" w:rsidRDefault="00C14839" w:rsidP="00C14839">
      <w:pPr>
        <w:pStyle w:val="Titre3"/>
        <w:rPr>
          <w:lang w:val="fr-FR"/>
        </w:rPr>
      </w:pPr>
      <w:bookmarkStart w:id="885" w:name="_Toc262710532"/>
      <w:r w:rsidRPr="003245B3">
        <w:rPr>
          <w:lang w:val="fr-FR"/>
        </w:rPr>
        <w:t>Fermeture d’une webradio</w:t>
      </w:r>
      <w:bookmarkEnd w:id="884"/>
      <w:bookmarkEnd w:id="885"/>
    </w:p>
    <w:p w14:paraId="6B583C5E" w14:textId="77777777" w:rsidR="00C14839" w:rsidRPr="003245B3" w:rsidRDefault="00C14839" w:rsidP="00C14839">
      <w:pPr>
        <w:rPr>
          <w:lang w:val="fr-FR"/>
        </w:rPr>
      </w:pPr>
      <w:r w:rsidRPr="003245B3">
        <w:rPr>
          <w:lang w:val="fr-FR"/>
        </w:rPr>
        <w:t xml:space="preserve">Lors de la fermeture d’une fenêtre d’administration de webradio, l’utilisateur doit confirmer </w:t>
      </w:r>
      <w:r w:rsidR="008561AA" w:rsidRPr="003245B3">
        <w:rPr>
          <w:lang w:val="fr-FR"/>
        </w:rPr>
        <w:t>s’il</w:t>
      </w:r>
      <w:r w:rsidRPr="003245B3">
        <w:rPr>
          <w:lang w:val="fr-FR"/>
        </w:rPr>
        <w:t xml:space="preserve"> est sur de vouloir fermer la fenêtre en sachant que cela arrêtera le serveur de diffusion et les transcoders.</w:t>
      </w:r>
      <w:r w:rsidR="008561AA" w:rsidRPr="003245B3">
        <w:rPr>
          <w:lang w:val="fr-FR"/>
        </w:rPr>
        <w:t xml:space="preserve"> Seule exception, si une autre vue qui pointe sur la même webradio est aussi affichée, l’utilisateur n’a pas besoin de confirmer car les transcoders ne seront pas arrêtés dans ce cas.</w:t>
      </w:r>
      <w:r w:rsidR="00D92C85" w:rsidRPr="003245B3">
        <w:rPr>
          <w:lang w:val="fr-FR"/>
        </w:rPr>
        <w:t xml:space="preserve"> Ils sont seulement interrompus si la fenêtre fermée est la seule pointant sur la webradio en question.</w:t>
      </w:r>
    </w:p>
    <w:p w14:paraId="3310DB62" w14:textId="77777777" w:rsidR="002D2685" w:rsidRPr="003245B3" w:rsidRDefault="002D2685" w:rsidP="009C7237">
      <w:pPr>
        <w:pStyle w:val="Titre2"/>
        <w:rPr>
          <w:lang w:val="fr-FR"/>
        </w:rPr>
      </w:pPr>
      <w:bookmarkStart w:id="886" w:name="_Toc262710533"/>
      <w:bookmarkStart w:id="887" w:name="_Toc387323338"/>
      <w:r w:rsidRPr="003245B3">
        <w:rPr>
          <w:lang w:val="fr-FR"/>
        </w:rPr>
        <w:t>Serveur de diffusion interne et externe</w:t>
      </w:r>
      <w:bookmarkEnd w:id="886"/>
      <w:bookmarkEnd w:id="887"/>
    </w:p>
    <w:p w14:paraId="28BD148C" w14:textId="77777777" w:rsidR="00573306" w:rsidRPr="003245B3" w:rsidRDefault="00573306" w:rsidP="00573306">
      <w:pPr>
        <w:rPr>
          <w:lang w:val="fr-FR"/>
        </w:rPr>
      </w:pPr>
      <w:r w:rsidRPr="003245B3">
        <w:rPr>
          <w:lang w:val="fr-FR"/>
        </w:rPr>
        <w:t>Il faut bien différencier les serveurs de diffusion qui sont externes et ceux internes. Les externes sont des serveurs hébergés par un provider</w:t>
      </w:r>
      <w:r w:rsidRPr="003245B3">
        <w:rPr>
          <w:rStyle w:val="Appelnotedebasdep"/>
          <w:lang w:val="fr-FR"/>
        </w:rPr>
        <w:footnoteReference w:id="5"/>
      </w:r>
      <w:r w:rsidRPr="003245B3">
        <w:rPr>
          <w:lang w:val="fr-FR"/>
        </w:rPr>
        <w:t xml:space="preserve"> (exemple : infomaniak</w:t>
      </w:r>
      <w:r w:rsidRPr="003245B3">
        <w:rPr>
          <w:rStyle w:val="Appelnotedebasdep"/>
          <w:lang w:val="fr-FR"/>
        </w:rPr>
        <w:footnoteReference w:id="6"/>
      </w:r>
      <w:r w:rsidRPr="003245B3">
        <w:rPr>
          <w:lang w:val="fr-FR"/>
        </w:rPr>
        <w:t xml:space="preserve"> pour KTFM)</w:t>
      </w:r>
      <w:r w:rsidR="00312816" w:rsidRPr="003245B3">
        <w:rPr>
          <w:lang w:val="fr-FR"/>
        </w:rPr>
        <w:t xml:space="preserve">. L’application va donc se </w:t>
      </w:r>
      <w:r w:rsidR="00312816" w:rsidRPr="003245B3">
        <w:rPr>
          <w:lang w:val="fr-FR"/>
        </w:rPr>
        <w:lastRenderedPageBreak/>
        <w:t>servir de ces serveurs pour diffuser la webradio.</w:t>
      </w:r>
      <w:r w:rsidR="00312816" w:rsidRPr="003245B3">
        <w:rPr>
          <w:lang w:val="fr-FR"/>
        </w:rPr>
        <w:br/>
        <w:t>Les serveurs internes sont des serveurs de diffusion hébergés dans l’application elle-même.</w:t>
      </w:r>
    </w:p>
    <w:p w14:paraId="78C9FF72" w14:textId="77777777" w:rsidR="00985E08" w:rsidRPr="003245B3" w:rsidRDefault="00985E08" w:rsidP="009C7237">
      <w:pPr>
        <w:pStyle w:val="Titre2"/>
        <w:rPr>
          <w:lang w:val="fr-FR"/>
        </w:rPr>
      </w:pPr>
      <w:bookmarkStart w:id="888" w:name="_Toc262710534"/>
      <w:bookmarkStart w:id="889" w:name="_Toc387323339"/>
      <w:r w:rsidRPr="003245B3">
        <w:rPr>
          <w:lang w:val="fr-FR"/>
        </w:rPr>
        <w:t>Onglet « Status »</w:t>
      </w:r>
      <w:bookmarkEnd w:id="888"/>
      <w:bookmarkEnd w:id="889"/>
    </w:p>
    <w:p w14:paraId="7859A847" w14:textId="77777777" w:rsidR="004A7502" w:rsidRPr="003245B3" w:rsidRDefault="004A7502" w:rsidP="004A7502">
      <w:pPr>
        <w:keepNext/>
        <w:jc w:val="center"/>
        <w:rPr>
          <w:lang w:val="fr-FR"/>
        </w:rPr>
      </w:pPr>
      <w:r w:rsidRPr="003245B3">
        <w:rPr>
          <w:noProof/>
          <w:lang w:eastAsia="fr-CH"/>
        </w:rPr>
        <w:drawing>
          <wp:inline distT="0" distB="0" distL="0" distR="0" wp14:anchorId="7BEA37EC" wp14:editId="63704288">
            <wp:extent cx="5760718" cy="3781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9">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14:paraId="2299B357" w14:textId="77777777" w:rsidR="00985E08" w:rsidRPr="003245B3" w:rsidRDefault="004A7502" w:rsidP="004A7502">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5</w:t>
      </w:r>
      <w:r w:rsidR="00A30F7C" w:rsidRPr="003245B3">
        <w:rPr>
          <w:noProof/>
          <w:lang w:val="fr-FR"/>
        </w:rPr>
        <w:fldChar w:fldCharType="end"/>
      </w:r>
      <w:r w:rsidRPr="003245B3">
        <w:rPr>
          <w:lang w:val="fr-FR"/>
        </w:rPr>
        <w:t xml:space="preserve"> - Onglet "status"</w:t>
      </w:r>
    </w:p>
    <w:p w14:paraId="7D81DAB5" w14:textId="77777777" w:rsidR="005D3D5A" w:rsidRPr="003245B3" w:rsidRDefault="00D83DCF" w:rsidP="004A7502">
      <w:pPr>
        <w:rPr>
          <w:lang w:val="fr-FR"/>
        </w:rPr>
      </w:pPr>
      <w:r w:rsidRPr="003245B3">
        <w:rPr>
          <w:lang w:val="fr-FR"/>
        </w:rPr>
        <w:t>L’onglet de statut est la page d’accueil de la webradio. L’utilisateur peut y modifier le nom de la webradio via le champ en dessous du nom.</w:t>
      </w:r>
      <w:r w:rsidR="005D3D5A" w:rsidRPr="003245B3">
        <w:rPr>
          <w:lang w:val="fr-FR"/>
        </w:rPr>
        <w:t xml:space="preserve"> </w:t>
      </w:r>
      <w:r w:rsidR="00C00BBE" w:rsidRPr="003245B3">
        <w:rPr>
          <w:lang w:val="fr-FR"/>
        </w:rPr>
        <w:t>Si l’utilisateur change le nom, tous les transcoders et le serveur seront éteints.</w:t>
      </w:r>
    </w:p>
    <w:p w14:paraId="79B0443E" w14:textId="77777777" w:rsidR="004A7502" w:rsidRPr="003245B3" w:rsidRDefault="00D83DCF" w:rsidP="004A7502">
      <w:pPr>
        <w:rPr>
          <w:lang w:val="fr-FR"/>
        </w:rPr>
      </w:pPr>
      <w:r w:rsidRPr="003245B3">
        <w:rPr>
          <w:lang w:val="fr-FR"/>
        </w:rPr>
        <w:t>Un tableau affiche l’état</w:t>
      </w:r>
      <w:r w:rsidR="005D3D5A" w:rsidRPr="003245B3">
        <w:rPr>
          <w:lang w:val="fr-FR"/>
        </w:rPr>
        <w:t xml:space="preserve"> (allumé ou éteint)</w:t>
      </w:r>
      <w:r w:rsidRPr="003245B3">
        <w:rPr>
          <w:lang w:val="fr-FR"/>
        </w:rPr>
        <w:t xml:space="preserve"> des différents trancoders de la webradio actuelle.</w:t>
      </w:r>
    </w:p>
    <w:p w14:paraId="7A36ED57" w14:textId="77777777" w:rsidR="005D3D5A" w:rsidRPr="003245B3" w:rsidRDefault="005D3D5A" w:rsidP="004A7502">
      <w:pPr>
        <w:rPr>
          <w:lang w:val="fr-FR"/>
        </w:rPr>
      </w:pPr>
      <w:r w:rsidRPr="003245B3">
        <w:rPr>
          <w:lang w:val="fr-FR"/>
        </w:rPr>
        <w:t>Dans la partie de droite, 2 tableaux :</w:t>
      </w:r>
    </w:p>
    <w:p w14:paraId="283C1553" w14:textId="77777777" w:rsidR="005D3D5A" w:rsidRPr="003245B3" w:rsidRDefault="005D3D5A" w:rsidP="005D3D5A">
      <w:pPr>
        <w:pStyle w:val="Paragraphedeliste"/>
        <w:numPr>
          <w:ilvl w:val="0"/>
          <w:numId w:val="33"/>
        </w:numPr>
        <w:rPr>
          <w:lang w:val="fr-FR"/>
        </w:rPr>
      </w:pPr>
      <w:r w:rsidRPr="003245B3">
        <w:rPr>
          <w:lang w:val="fr-FR"/>
        </w:rPr>
        <w:t>« Server listeners » : Affiche la liste des auditeurs/clients connecté au serveur local. Au-dessus, les informations concernant le nombre de connectés, le nombre maximum de connectés et le temps moyen de connexion sont affichées.</w:t>
      </w:r>
    </w:p>
    <w:p w14:paraId="240AC83A" w14:textId="77777777" w:rsidR="005D3D5A" w:rsidRPr="003245B3" w:rsidRDefault="005D3D5A" w:rsidP="005D3D5A">
      <w:pPr>
        <w:pStyle w:val="Paragraphedeliste"/>
        <w:numPr>
          <w:ilvl w:val="0"/>
          <w:numId w:val="33"/>
        </w:numPr>
        <w:rPr>
          <w:lang w:val="fr-FR"/>
        </w:rPr>
      </w:pPr>
      <w:r w:rsidRPr="003245B3">
        <w:rPr>
          <w:lang w:val="fr-FR"/>
        </w:rPr>
        <w:t>« Current tracks » : Affiche le morceau actuellement joué par chaque transcoder en fonctionnement.</w:t>
      </w:r>
    </w:p>
    <w:p w14:paraId="4CB01FF4" w14:textId="77777777" w:rsidR="009C7237" w:rsidRPr="003245B3" w:rsidRDefault="009C7237" w:rsidP="009C7237">
      <w:pPr>
        <w:pStyle w:val="Titre2"/>
        <w:rPr>
          <w:lang w:val="fr-FR"/>
        </w:rPr>
      </w:pPr>
      <w:bookmarkStart w:id="890" w:name="_Gestion_des_musiques/pubs"/>
      <w:bookmarkStart w:id="891" w:name="_Toc262710535"/>
      <w:bookmarkStart w:id="892" w:name="_Toc387323340"/>
      <w:bookmarkEnd w:id="890"/>
      <w:r w:rsidRPr="003245B3">
        <w:rPr>
          <w:lang w:val="fr-FR"/>
        </w:rPr>
        <w:lastRenderedPageBreak/>
        <w:t>Gestion des musiques</w:t>
      </w:r>
      <w:r w:rsidR="00FA7700" w:rsidRPr="003245B3">
        <w:rPr>
          <w:lang w:val="fr-FR"/>
        </w:rPr>
        <w:t>/pubs</w:t>
      </w:r>
      <w:bookmarkEnd w:id="891"/>
      <w:bookmarkEnd w:id="892"/>
    </w:p>
    <w:p w14:paraId="1BC6A70A" w14:textId="77777777" w:rsidR="00EA4923" w:rsidRPr="003245B3" w:rsidRDefault="00EA4923" w:rsidP="00EA4923">
      <w:pPr>
        <w:keepNext/>
        <w:jc w:val="center"/>
        <w:rPr>
          <w:lang w:val="fr-FR"/>
        </w:rPr>
      </w:pPr>
      <w:r w:rsidRPr="003245B3">
        <w:rPr>
          <w:noProof/>
          <w:lang w:eastAsia="fr-CH"/>
        </w:rPr>
        <w:drawing>
          <wp:inline distT="0" distB="0" distL="0" distR="0" wp14:anchorId="64B54787" wp14:editId="1985E401">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20">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14:paraId="2F02E47B" w14:textId="77777777" w:rsidR="00EA4923" w:rsidRPr="003245B3" w:rsidRDefault="00EA4923" w:rsidP="00EA492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6</w:t>
      </w:r>
      <w:r w:rsidR="00A30F7C" w:rsidRPr="003245B3">
        <w:rPr>
          <w:noProof/>
          <w:lang w:val="fr-FR"/>
        </w:rPr>
        <w:fldChar w:fldCharType="end"/>
      </w:r>
      <w:r w:rsidRPr="003245B3">
        <w:rPr>
          <w:lang w:val="fr-FR"/>
        </w:rPr>
        <w:t xml:space="preserve"> - Bibliothèque de musiques</w:t>
      </w:r>
    </w:p>
    <w:p w14:paraId="1D03FEDA" w14:textId="77777777" w:rsidR="00843DE2" w:rsidRPr="003245B3" w:rsidRDefault="00843DE2" w:rsidP="00843DE2">
      <w:pPr>
        <w:rPr>
          <w:lang w:val="fr-FR"/>
        </w:rPr>
      </w:pPr>
      <w:r w:rsidRPr="003245B3">
        <w:rPr>
          <w:lang w:val="fr-FR"/>
        </w:rPr>
        <w:t xml:space="preserve">Les musiques sont </w:t>
      </w:r>
      <w:r w:rsidR="00A14F9A" w:rsidRPr="003245B3">
        <w:rPr>
          <w:lang w:val="fr-FR"/>
        </w:rPr>
        <w:t>indexées</w:t>
      </w:r>
      <w:r w:rsidRPr="003245B3">
        <w:rPr>
          <w:lang w:val="fr-FR"/>
        </w:rPr>
        <w:t xml:space="preserve"> pour former une bibliothèque commune dans l’application. Elle est commune car elle est accessible depuis n’importe quelle webradio créé.</w:t>
      </w:r>
      <w:r w:rsidR="00FA7700" w:rsidRPr="003245B3">
        <w:rPr>
          <w:lang w:val="fr-FR"/>
        </w:rPr>
        <w:t xml:space="preserve"> L’interface est doublée : Une partie pour les musiques et une autre pour les pubs. Elles sont identiques.</w:t>
      </w:r>
    </w:p>
    <w:p w14:paraId="3D54C591" w14:textId="77777777" w:rsidR="00153350" w:rsidRPr="003245B3" w:rsidRDefault="00153350" w:rsidP="00BF39A1">
      <w:pPr>
        <w:pStyle w:val="Titre3"/>
        <w:rPr>
          <w:lang w:val="fr-FR"/>
        </w:rPr>
      </w:pPr>
      <w:bookmarkStart w:id="893" w:name="_Toc262710536"/>
      <w:bookmarkStart w:id="894" w:name="_Toc387323341"/>
      <w:r w:rsidRPr="003245B3">
        <w:rPr>
          <w:lang w:val="fr-FR"/>
        </w:rPr>
        <w:t>Affichage</w:t>
      </w:r>
      <w:bookmarkEnd w:id="893"/>
      <w:bookmarkEnd w:id="894"/>
    </w:p>
    <w:p w14:paraId="782C1361" w14:textId="77777777" w:rsidR="00153350" w:rsidRPr="003245B3" w:rsidRDefault="00153350" w:rsidP="00153350">
      <w:pPr>
        <w:rPr>
          <w:lang w:val="fr-FR"/>
        </w:rPr>
      </w:pPr>
      <w:r w:rsidRPr="003245B3">
        <w:rPr>
          <w:lang w:val="fr-FR"/>
        </w:rPr>
        <w:t xml:space="preserve">La partie principale de cette interface est l’affichage du contenu de la bibliothèque dans la partie inférieure. </w:t>
      </w:r>
      <w:r w:rsidR="009D0168" w:rsidRPr="003245B3">
        <w:rPr>
          <w:lang w:val="fr-FR"/>
        </w:rPr>
        <w:t>Il est affiché sous la forme d’une liste à entrées. Il est possible de sélectionner un ou plusieurs éléments.</w:t>
      </w:r>
    </w:p>
    <w:p w14:paraId="4DF069EC" w14:textId="77777777" w:rsidR="00BF39A1" w:rsidRPr="003245B3" w:rsidRDefault="00BF39A1" w:rsidP="00BF39A1">
      <w:pPr>
        <w:pStyle w:val="Titre3"/>
        <w:rPr>
          <w:lang w:val="fr-FR"/>
        </w:rPr>
      </w:pPr>
      <w:bookmarkStart w:id="895" w:name="_Toc262710537"/>
      <w:bookmarkStart w:id="896" w:name="_Toc387323342"/>
      <w:r w:rsidRPr="003245B3">
        <w:rPr>
          <w:lang w:val="fr-FR"/>
        </w:rPr>
        <w:t>Importer et indexer</w:t>
      </w:r>
      <w:bookmarkEnd w:id="895"/>
      <w:bookmarkEnd w:id="896"/>
    </w:p>
    <w:p w14:paraId="1B1C5BFA" w14:textId="77777777" w:rsidR="00153350" w:rsidRPr="003245B3" w:rsidRDefault="007543ED" w:rsidP="00843DE2">
      <w:pPr>
        <w:rPr>
          <w:lang w:val="fr-FR"/>
        </w:rPr>
      </w:pPr>
      <w:r w:rsidRPr="003245B3">
        <w:rPr>
          <w:lang w:val="fr-FR"/>
        </w:rPr>
        <w:t>L’utilisateur peut importer des fichiers musicaux dans sa bibliothèque</w:t>
      </w:r>
      <w:r w:rsidR="003F182E" w:rsidRPr="003245B3">
        <w:rPr>
          <w:lang w:val="fr-FR"/>
        </w:rPr>
        <w:t xml:space="preserve"> (à l’heure actuelle, seule les fichiers MP3 sont importables)</w:t>
      </w:r>
      <w:r w:rsidRPr="003245B3">
        <w:rPr>
          <w:lang w:val="fr-FR"/>
        </w:rPr>
        <w:t xml:space="preserve">. </w:t>
      </w:r>
      <w:r w:rsidR="00291023" w:rsidRPr="003245B3">
        <w:rPr>
          <w:lang w:val="fr-FR"/>
        </w:rPr>
        <w:t>Le bouton « Import from folder… »</w:t>
      </w:r>
      <w:r w:rsidR="00BF39A1" w:rsidRPr="003245B3">
        <w:rPr>
          <w:lang w:val="fr-FR"/>
        </w:rPr>
        <w:t xml:space="preserve"> </w:t>
      </w:r>
      <w:proofErr w:type="gramStart"/>
      <w:r w:rsidR="00BF39A1" w:rsidRPr="003245B3">
        <w:rPr>
          <w:lang w:val="fr-FR"/>
        </w:rPr>
        <w:t>ouvre</w:t>
      </w:r>
      <w:proofErr w:type="gramEnd"/>
      <w:r w:rsidR="00BF39A1" w:rsidRPr="003245B3">
        <w:rPr>
          <w:lang w:val="fr-FR"/>
        </w:rPr>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rsidRPr="003245B3">
        <w:rPr>
          <w:lang w:val="fr-FR"/>
        </w:rPr>
        <w:br/>
        <w:t xml:space="preserve">Le bouton « Import from files… » </w:t>
      </w:r>
      <w:proofErr w:type="gramStart"/>
      <w:r w:rsidR="00BF39A1" w:rsidRPr="003245B3">
        <w:rPr>
          <w:lang w:val="fr-FR"/>
        </w:rPr>
        <w:t>permet</w:t>
      </w:r>
      <w:proofErr w:type="gramEnd"/>
      <w:r w:rsidR="00BF39A1" w:rsidRPr="003245B3">
        <w:rPr>
          <w:lang w:val="fr-FR"/>
        </w:rPr>
        <w:t xml:space="preserve"> d’importer un ou plusieurs fichiers sélectionnés manuellement. La sélection s’effectue via une boite de dialogue Windows standard.</w:t>
      </w:r>
      <w:r w:rsidR="00BF39A1" w:rsidRPr="003245B3">
        <w:rPr>
          <w:lang w:val="fr-FR"/>
        </w:rPr>
        <w:br/>
        <w:t>A gauche de ces 2 boutons, une barre de recherche permet d’effectuer une recherche dans la bibliothèque de l’</w:t>
      </w:r>
      <w:r w:rsidR="00A647CB" w:rsidRPr="003245B3">
        <w:rPr>
          <w:lang w:val="fr-FR"/>
        </w:rPr>
        <w:t>application.</w:t>
      </w:r>
      <w:r w:rsidR="00A647CB" w:rsidRPr="003245B3">
        <w:rPr>
          <w:lang w:val="fr-FR"/>
        </w:rPr>
        <w:br/>
        <w:t>Le bouton de droite « Delete selected » va supprimer les éléments sélectionnés dans la liste de morceaux affichés en dessous.</w:t>
      </w:r>
    </w:p>
    <w:p w14:paraId="2A01461C" w14:textId="77777777" w:rsidR="00153350" w:rsidRPr="003245B3" w:rsidRDefault="00153350" w:rsidP="00153350">
      <w:pPr>
        <w:pStyle w:val="Titre3"/>
        <w:rPr>
          <w:lang w:val="fr-FR"/>
        </w:rPr>
      </w:pPr>
      <w:bookmarkStart w:id="897" w:name="_Toc262710538"/>
      <w:bookmarkStart w:id="898" w:name="_Toc387323343"/>
      <w:r w:rsidRPr="003245B3">
        <w:rPr>
          <w:lang w:val="fr-FR"/>
        </w:rPr>
        <w:lastRenderedPageBreak/>
        <w:t>Ajout à une playlist</w:t>
      </w:r>
      <w:bookmarkEnd w:id="897"/>
      <w:bookmarkEnd w:id="898"/>
    </w:p>
    <w:p w14:paraId="0DEB742B" w14:textId="77777777" w:rsidR="008F1009" w:rsidRPr="003245B3" w:rsidRDefault="00153350" w:rsidP="008F1009">
      <w:pPr>
        <w:rPr>
          <w:lang w:val="fr-FR"/>
        </w:rPr>
      </w:pPr>
      <w:r w:rsidRPr="003245B3">
        <w:rPr>
          <w:lang w:val="fr-FR"/>
        </w:rPr>
        <w:t xml:space="preserve">Pour ajouter des morceaux à une playlist, l’utilisateur peut en </w:t>
      </w:r>
      <w:r w:rsidR="00086D10" w:rsidRPr="003245B3">
        <w:rPr>
          <w:lang w:val="fr-FR"/>
        </w:rPr>
        <w:t>sélectionner</w:t>
      </w:r>
      <w:r w:rsidRPr="003245B3">
        <w:rPr>
          <w:lang w:val="fr-FR"/>
        </w:rPr>
        <w:t xml:space="preserve"> autant qu’il le souhaite dans la liste</w:t>
      </w:r>
      <w:r w:rsidR="00086D10" w:rsidRPr="003245B3">
        <w:rPr>
          <w:lang w:val="fr-FR"/>
        </w:rPr>
        <w:t xml:space="preserve"> d’affichage puis </w:t>
      </w:r>
      <w:r w:rsidR="00EE6CD0" w:rsidRPr="003245B3">
        <w:rPr>
          <w:lang w:val="fr-FR"/>
        </w:rPr>
        <w:t>sélectionner</w:t>
      </w:r>
      <w:r w:rsidR="00086D10" w:rsidRPr="003245B3">
        <w:rPr>
          <w:lang w:val="fr-FR"/>
        </w:rPr>
        <w:t xml:space="preserve"> une playlist</w:t>
      </w:r>
      <w:r w:rsidR="00EE6CD0" w:rsidRPr="003245B3">
        <w:rPr>
          <w:lang w:val="fr-FR"/>
        </w:rPr>
        <w:t xml:space="preserve"> via le menu déroulant situé à droite du bouton « Add selected to ».</w:t>
      </w:r>
      <w:r w:rsidR="00B97C08" w:rsidRPr="003245B3">
        <w:rPr>
          <w:lang w:val="fr-FR"/>
        </w:rPr>
        <w:t xml:space="preserve"> Ce dernier permet donc de confirmer l’ajout à une playlist</w:t>
      </w:r>
      <w:r w:rsidR="00D65E74" w:rsidRPr="003245B3">
        <w:rPr>
          <w:lang w:val="fr-FR"/>
        </w:rPr>
        <w:t>.</w:t>
      </w:r>
    </w:p>
    <w:p w14:paraId="1CD460DA" w14:textId="77777777" w:rsidR="00816C9E" w:rsidRPr="003245B3" w:rsidRDefault="00816C9E" w:rsidP="00F420E1">
      <w:pPr>
        <w:pStyle w:val="Titre3"/>
        <w:rPr>
          <w:lang w:val="fr-FR"/>
        </w:rPr>
      </w:pPr>
      <w:bookmarkStart w:id="899" w:name="_Toc262710539"/>
      <w:bookmarkStart w:id="900" w:name="_Toc387323344"/>
      <w:r w:rsidRPr="003245B3">
        <w:rPr>
          <w:lang w:val="fr-FR"/>
        </w:rPr>
        <w:t>Modifier</w:t>
      </w:r>
      <w:bookmarkEnd w:id="899"/>
    </w:p>
    <w:p w14:paraId="1A944CC3" w14:textId="77777777" w:rsidR="00816C9E" w:rsidRPr="003245B3" w:rsidRDefault="00816C9E" w:rsidP="00816C9E">
      <w:pPr>
        <w:rPr>
          <w:lang w:val="fr-FR"/>
        </w:rPr>
      </w:pPr>
      <w:r w:rsidRPr="003245B3">
        <w:rPr>
          <w:lang w:val="fr-FR"/>
        </w:rPr>
        <w:t xml:space="preserve">L’utilisateur peut modifier </w:t>
      </w:r>
      <w:r w:rsidR="00110450" w:rsidRPr="003245B3">
        <w:rPr>
          <w:lang w:val="fr-FR"/>
        </w:rPr>
        <w:t>les informations enregistrées</w:t>
      </w:r>
      <w:r w:rsidRPr="003245B3">
        <w:rPr>
          <w:lang w:val="fr-FR"/>
        </w:rPr>
        <w:t xml:space="preserve"> dans la bibliothèque et, automatiquement, ces informations seront écrites dans le fichier MP3 lié. Les champs « id », « duration » et « path » ne sont pas modifiable</w:t>
      </w:r>
      <w:r w:rsidR="00110450" w:rsidRPr="003245B3">
        <w:rPr>
          <w:lang w:val="fr-FR"/>
        </w:rPr>
        <w:t>. Pour modifier un champ</w:t>
      </w:r>
      <w:r w:rsidR="00223A5C" w:rsidRPr="003245B3">
        <w:rPr>
          <w:lang w:val="fr-FR"/>
        </w:rPr>
        <w:t xml:space="preserve"> (entrer en mode modification)</w:t>
      </w:r>
      <w:r w:rsidR="00110450" w:rsidRPr="003245B3">
        <w:rPr>
          <w:lang w:val="fr-FR"/>
        </w:rPr>
        <w:t>, l’utilisateur a plusieurs possibilités :</w:t>
      </w:r>
    </w:p>
    <w:p w14:paraId="465185D8" w14:textId="77777777" w:rsidR="00110450" w:rsidRPr="003245B3" w:rsidRDefault="00110450" w:rsidP="00110450">
      <w:pPr>
        <w:pStyle w:val="Paragraphedeliste"/>
        <w:numPr>
          <w:ilvl w:val="0"/>
          <w:numId w:val="34"/>
        </w:numPr>
        <w:rPr>
          <w:lang w:val="fr-FR"/>
        </w:rPr>
      </w:pPr>
      <w:r w:rsidRPr="003245B3">
        <w:rPr>
          <w:lang w:val="fr-FR"/>
        </w:rPr>
        <w:t>Cliquer sur la cellule du champ qu’il désire modifier, puis commencer à écrite les modifications.</w:t>
      </w:r>
    </w:p>
    <w:p w14:paraId="4088815E" w14:textId="77777777" w:rsidR="00110450" w:rsidRPr="003245B3" w:rsidRDefault="00945164" w:rsidP="00110450">
      <w:pPr>
        <w:pStyle w:val="Paragraphedeliste"/>
        <w:numPr>
          <w:ilvl w:val="0"/>
          <w:numId w:val="34"/>
        </w:numPr>
        <w:rPr>
          <w:lang w:val="fr-FR"/>
        </w:rPr>
      </w:pPr>
      <w:r w:rsidRPr="003245B3">
        <w:rPr>
          <w:lang w:val="fr-FR"/>
        </w:rPr>
        <w:t>Sélectionner une ligne, puis double cliquer sur la cellule à modifier.</w:t>
      </w:r>
    </w:p>
    <w:p w14:paraId="4FD7BB14" w14:textId="77777777" w:rsidR="00337718" w:rsidRPr="003245B3" w:rsidRDefault="00337718" w:rsidP="00110450">
      <w:pPr>
        <w:pStyle w:val="Paragraphedeliste"/>
        <w:numPr>
          <w:ilvl w:val="0"/>
          <w:numId w:val="34"/>
        </w:numPr>
        <w:rPr>
          <w:lang w:val="fr-FR"/>
        </w:rPr>
      </w:pPr>
      <w:r w:rsidRPr="003245B3">
        <w:rPr>
          <w:lang w:val="fr-FR"/>
        </w:rPr>
        <w:t xml:space="preserve">Sélectionner une cellule et appuyer sur </w:t>
      </w:r>
      <w:r w:rsidR="00792BB3" w:rsidRPr="003245B3">
        <w:rPr>
          <w:lang w:val="fr-FR"/>
        </w:rPr>
        <w:t>la</w:t>
      </w:r>
      <w:r w:rsidRPr="003245B3">
        <w:rPr>
          <w:lang w:val="fr-FR"/>
        </w:rPr>
        <w:t xml:space="preserve"> touche F2.</w:t>
      </w:r>
    </w:p>
    <w:p w14:paraId="2230D67E" w14:textId="77777777" w:rsidR="00945164" w:rsidRPr="003245B3" w:rsidRDefault="00945164" w:rsidP="00945164">
      <w:pPr>
        <w:rPr>
          <w:lang w:val="fr-FR"/>
        </w:rPr>
      </w:pPr>
      <w:r w:rsidRPr="003245B3">
        <w:rPr>
          <w:lang w:val="fr-FR"/>
        </w:rPr>
        <w:t>Dans tous les cas, l’utilisateur doit appuyer sur la touche « enter » pour valider.</w:t>
      </w:r>
    </w:p>
    <w:p w14:paraId="46A16CA6" w14:textId="77777777" w:rsidR="00792BB3" w:rsidRPr="003245B3" w:rsidRDefault="00792BB3" w:rsidP="00945164">
      <w:pPr>
        <w:rPr>
          <w:lang w:val="fr-FR"/>
        </w:rPr>
      </w:pPr>
      <w:r w:rsidRPr="003245B3">
        <w:rPr>
          <w:lang w:val="fr-FR"/>
        </w:rPr>
        <w:t>Si, par exemple, le fichier musical n’existe plus à l’endroit indiqué, l’utilisateur en est averti.</w:t>
      </w:r>
    </w:p>
    <w:p w14:paraId="39D20415" w14:textId="77777777" w:rsidR="00F420E1" w:rsidRPr="003245B3" w:rsidRDefault="00F420E1" w:rsidP="00F420E1">
      <w:pPr>
        <w:pStyle w:val="Titre3"/>
        <w:rPr>
          <w:lang w:val="fr-FR"/>
        </w:rPr>
      </w:pPr>
      <w:bookmarkStart w:id="901" w:name="_Toc262710540"/>
      <w:r w:rsidRPr="003245B3">
        <w:rPr>
          <w:lang w:val="fr-FR"/>
        </w:rPr>
        <w:t>Supprimer</w:t>
      </w:r>
      <w:bookmarkEnd w:id="900"/>
      <w:bookmarkEnd w:id="901"/>
    </w:p>
    <w:p w14:paraId="48F3630F" w14:textId="77777777" w:rsidR="00F420E1" w:rsidRPr="003245B3" w:rsidRDefault="00F420E1" w:rsidP="00F420E1">
      <w:pPr>
        <w:rPr>
          <w:lang w:val="fr-FR"/>
        </w:rPr>
      </w:pPr>
      <w:r w:rsidRPr="003245B3">
        <w:rPr>
          <w:lang w:val="fr-FR"/>
        </w:rPr>
        <w:t>L’utilisateur a la possibilité de supprimer une ou plusieurs musique/pub d’un seul coup grâce à la sélection multiple.</w:t>
      </w:r>
    </w:p>
    <w:p w14:paraId="3C2C1097" w14:textId="77777777" w:rsidR="0013643D" w:rsidRPr="003245B3" w:rsidRDefault="0013643D">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0185380B" w14:textId="77777777" w:rsidR="009C7237" w:rsidRPr="003245B3" w:rsidRDefault="009C7237" w:rsidP="009C7237">
      <w:pPr>
        <w:pStyle w:val="Titre2"/>
        <w:rPr>
          <w:lang w:val="fr-FR"/>
        </w:rPr>
      </w:pPr>
      <w:bookmarkStart w:id="902" w:name="_Toc262710541"/>
      <w:bookmarkStart w:id="903" w:name="_Toc387323345"/>
      <w:r w:rsidRPr="003245B3">
        <w:rPr>
          <w:lang w:val="fr-FR"/>
        </w:rPr>
        <w:lastRenderedPageBreak/>
        <w:t>Gestion des listes de lecture</w:t>
      </w:r>
      <w:bookmarkEnd w:id="902"/>
      <w:bookmarkEnd w:id="903"/>
    </w:p>
    <w:p w14:paraId="6EC3A089" w14:textId="77777777" w:rsidR="00F94393" w:rsidRPr="003245B3" w:rsidRDefault="00F94393" w:rsidP="00F94393">
      <w:pPr>
        <w:rPr>
          <w:lang w:val="fr-FR"/>
        </w:rPr>
      </w:pPr>
      <w:r w:rsidRPr="003245B3">
        <w:rPr>
          <w:lang w:val="fr-FR"/>
        </w:rPr>
        <w:t xml:space="preserve">La gestion des différentes listes de </w:t>
      </w:r>
      <w:r w:rsidR="006C328C" w:rsidRPr="003245B3">
        <w:rPr>
          <w:lang w:val="fr-FR"/>
        </w:rPr>
        <w:t>lecture</w:t>
      </w:r>
      <w:r w:rsidRPr="003245B3">
        <w:rPr>
          <w:lang w:val="fr-FR"/>
        </w:rPr>
        <w:t xml:space="preserve"> se fait dans l’onglet « playlists ».</w:t>
      </w:r>
    </w:p>
    <w:p w14:paraId="61F29DDB" w14:textId="77777777" w:rsidR="0013643D" w:rsidRPr="003245B3" w:rsidRDefault="0013643D" w:rsidP="0013643D">
      <w:pPr>
        <w:keepNext/>
        <w:jc w:val="center"/>
        <w:rPr>
          <w:lang w:val="fr-FR"/>
        </w:rPr>
      </w:pPr>
      <w:r w:rsidRPr="003245B3">
        <w:rPr>
          <w:noProof/>
          <w:lang w:eastAsia="fr-CH"/>
        </w:rPr>
        <w:drawing>
          <wp:inline distT="0" distB="0" distL="0" distR="0" wp14:anchorId="4088CBA9" wp14:editId="5AF9EF4E">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21">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14:paraId="339ECA21" w14:textId="77777777" w:rsidR="0013643D" w:rsidRPr="003245B3" w:rsidRDefault="0013643D" w:rsidP="0013643D">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7</w:t>
      </w:r>
      <w:r w:rsidR="00A30F7C" w:rsidRPr="003245B3">
        <w:rPr>
          <w:noProof/>
          <w:lang w:val="fr-FR"/>
        </w:rPr>
        <w:fldChar w:fldCharType="end"/>
      </w:r>
      <w:r w:rsidRPr="003245B3">
        <w:rPr>
          <w:lang w:val="fr-FR"/>
        </w:rPr>
        <w:t xml:space="preserve"> - Onglet "playlists"</w:t>
      </w:r>
    </w:p>
    <w:p w14:paraId="6DBD1938" w14:textId="77777777" w:rsidR="00D8190B" w:rsidRPr="003245B3" w:rsidRDefault="00D8190B" w:rsidP="00D8190B">
      <w:pPr>
        <w:pStyle w:val="Titre3"/>
        <w:rPr>
          <w:lang w:val="fr-FR"/>
        </w:rPr>
      </w:pPr>
      <w:bookmarkStart w:id="904" w:name="_Toc262710542"/>
      <w:bookmarkStart w:id="905" w:name="_Toc387323346"/>
      <w:r w:rsidRPr="003245B3">
        <w:rPr>
          <w:lang w:val="fr-FR"/>
        </w:rPr>
        <w:t>Listes de lecture musicales</w:t>
      </w:r>
      <w:bookmarkEnd w:id="904"/>
      <w:bookmarkEnd w:id="905"/>
    </w:p>
    <w:p w14:paraId="0A7D7341" w14:textId="77777777" w:rsidR="00945172" w:rsidRPr="003245B3" w:rsidRDefault="00945172" w:rsidP="00945172">
      <w:pPr>
        <w:rPr>
          <w:lang w:val="fr-FR"/>
        </w:rPr>
      </w:pPr>
      <w:r w:rsidRPr="003245B3">
        <w:rPr>
          <w:lang w:val="fr-FR"/>
        </w:rPr>
        <w:t>Une liste de lecture musicale contient exclusivement des musiques.</w:t>
      </w:r>
      <w:r w:rsidR="0013643D" w:rsidRPr="003245B3">
        <w:rPr>
          <w:lang w:val="fr-FR"/>
        </w:rPr>
        <w:t xml:space="preserve"> Son type est « music ».</w:t>
      </w:r>
    </w:p>
    <w:p w14:paraId="09BB4C79" w14:textId="77777777" w:rsidR="00D8190B" w:rsidRPr="003245B3" w:rsidRDefault="00D8190B" w:rsidP="00D8190B">
      <w:pPr>
        <w:pStyle w:val="Titre3"/>
        <w:rPr>
          <w:lang w:val="fr-FR"/>
        </w:rPr>
      </w:pPr>
      <w:bookmarkStart w:id="906" w:name="_Toc262710543"/>
      <w:bookmarkStart w:id="907" w:name="_Toc387323347"/>
      <w:r w:rsidRPr="003245B3">
        <w:rPr>
          <w:lang w:val="fr-FR"/>
        </w:rPr>
        <w:t>Listes de lecture publicitaires</w:t>
      </w:r>
      <w:bookmarkEnd w:id="906"/>
      <w:bookmarkEnd w:id="907"/>
    </w:p>
    <w:p w14:paraId="717178D9" w14:textId="77777777" w:rsidR="00945172" w:rsidRPr="003245B3" w:rsidRDefault="00945172" w:rsidP="00945172">
      <w:pPr>
        <w:rPr>
          <w:lang w:val="fr-FR"/>
        </w:rPr>
      </w:pPr>
      <w:r w:rsidRPr="003245B3">
        <w:rPr>
          <w:lang w:val="fr-FR"/>
        </w:rPr>
        <w:t>Une liste de lecture publicitaire contient des pubs, des annonces ou des jingles.</w:t>
      </w:r>
      <w:r w:rsidR="0013643D" w:rsidRPr="003245B3">
        <w:rPr>
          <w:lang w:val="fr-FR"/>
        </w:rPr>
        <w:t xml:space="preserve"> Son type est « ad ».</w:t>
      </w:r>
    </w:p>
    <w:p w14:paraId="29361432" w14:textId="77777777" w:rsidR="00393DDC" w:rsidRPr="003245B3" w:rsidRDefault="00393DDC" w:rsidP="00945172">
      <w:pPr>
        <w:pStyle w:val="Titre3"/>
        <w:rPr>
          <w:lang w:val="fr-FR"/>
        </w:rPr>
      </w:pPr>
      <w:bookmarkStart w:id="908" w:name="_Toc262710544"/>
      <w:bookmarkStart w:id="909" w:name="_Toc387323348"/>
      <w:r w:rsidRPr="003245B3">
        <w:rPr>
          <w:lang w:val="fr-FR"/>
        </w:rPr>
        <w:t>Création</w:t>
      </w:r>
      <w:bookmarkEnd w:id="908"/>
      <w:bookmarkEnd w:id="909"/>
    </w:p>
    <w:p w14:paraId="1AB18348" w14:textId="77777777" w:rsidR="00393DDC" w:rsidRPr="003245B3" w:rsidRDefault="00393DDC" w:rsidP="00393DDC">
      <w:pPr>
        <w:rPr>
          <w:lang w:val="fr-FR"/>
        </w:rPr>
      </w:pPr>
      <w:r w:rsidRPr="003245B3">
        <w:rPr>
          <w:lang w:val="fr-FR"/>
        </w:rPr>
        <w:t>La création d’une playlist se fait via le cadre situé en haut à gauche. Il lui faut un nom et un type.</w:t>
      </w:r>
      <w:r w:rsidR="0097535A" w:rsidRPr="003245B3">
        <w:rPr>
          <w:lang w:val="fr-FR"/>
        </w:rPr>
        <w:t xml:space="preserve"> La playlist fraichement créé est ensuite ajouté à l’une des 2 listes situées à gauche en fonction de son type.</w:t>
      </w:r>
      <w:r w:rsidR="00B863C2" w:rsidRPr="003245B3">
        <w:rPr>
          <w:lang w:val="fr-FR"/>
        </w:rPr>
        <w:t xml:space="preserve"> L’utilisateur ne peut pas créer de playlist avec le m</w:t>
      </w:r>
      <w:r w:rsidR="00920864" w:rsidRPr="003245B3">
        <w:rPr>
          <w:lang w:val="fr-FR"/>
        </w:rPr>
        <w:t>ême nom par</w:t>
      </w:r>
      <w:r w:rsidR="00B863C2" w:rsidRPr="003245B3">
        <w:rPr>
          <w:lang w:val="fr-FR"/>
        </w:rPr>
        <w:t xml:space="preserve"> type de playlist (« Music » ou « Ad »</w:t>
      </w:r>
      <w:r w:rsidR="00A56565" w:rsidRPr="003245B3">
        <w:rPr>
          <w:lang w:val="fr-FR"/>
        </w:rPr>
        <w:t>)</w:t>
      </w:r>
      <w:r w:rsidR="00920864" w:rsidRPr="003245B3">
        <w:rPr>
          <w:lang w:val="fr-FR"/>
        </w:rPr>
        <w:t xml:space="preserve"> et par webradio</w:t>
      </w:r>
      <w:r w:rsidR="00B863C2" w:rsidRPr="003245B3">
        <w:rPr>
          <w:lang w:val="fr-FR"/>
        </w:rPr>
        <w:t>.</w:t>
      </w:r>
    </w:p>
    <w:p w14:paraId="27060EB7" w14:textId="77777777" w:rsidR="00945172" w:rsidRPr="003245B3" w:rsidRDefault="00945172" w:rsidP="00945172">
      <w:pPr>
        <w:pStyle w:val="Titre3"/>
        <w:rPr>
          <w:lang w:val="fr-FR"/>
        </w:rPr>
      </w:pPr>
      <w:bookmarkStart w:id="910" w:name="_Toc262710545"/>
      <w:bookmarkStart w:id="911" w:name="_Toc387323349"/>
      <w:r w:rsidRPr="003245B3">
        <w:rPr>
          <w:lang w:val="fr-FR"/>
        </w:rPr>
        <w:t>Génération automatique</w:t>
      </w:r>
      <w:bookmarkEnd w:id="910"/>
      <w:bookmarkEnd w:id="911"/>
    </w:p>
    <w:p w14:paraId="2E6F46BE" w14:textId="77777777" w:rsidR="006660FB" w:rsidRPr="003245B3" w:rsidRDefault="006660FB" w:rsidP="006660FB">
      <w:pPr>
        <w:rPr>
          <w:lang w:val="fr-FR"/>
        </w:rPr>
      </w:pPr>
      <w:r w:rsidRPr="003245B3">
        <w:rPr>
          <w:lang w:val="fr-FR"/>
        </w:rPr>
        <w:t>L’utilisateur a la possibilité de générer automatiquement une playlist en définissant une durée</w:t>
      </w:r>
      <w:r w:rsidR="00793246" w:rsidRPr="003245B3">
        <w:rPr>
          <w:lang w:val="fr-FR"/>
        </w:rPr>
        <w:t xml:space="preserve"> (minimum 1 minute et maximum 500 minutes</w:t>
      </w:r>
      <w:r w:rsidR="00065313" w:rsidRPr="003245B3">
        <w:rPr>
          <w:lang w:val="fr-FR"/>
        </w:rPr>
        <w:t>)</w:t>
      </w:r>
      <w:r w:rsidRPr="003245B3">
        <w:rPr>
          <w:lang w:val="fr-FR"/>
        </w:rPr>
        <w:t>, un nom</w:t>
      </w:r>
      <w:r w:rsidR="00A20281" w:rsidRPr="003245B3">
        <w:rPr>
          <w:lang w:val="fr-FR"/>
        </w:rPr>
        <w:t>, un genre</w:t>
      </w:r>
      <w:r w:rsidR="001458C0" w:rsidRPr="003245B3">
        <w:rPr>
          <w:lang w:val="fr-FR"/>
        </w:rPr>
        <w:t xml:space="preserve"> musical</w:t>
      </w:r>
      <w:r w:rsidRPr="003245B3">
        <w:rPr>
          <w:lang w:val="fr-FR"/>
        </w:rPr>
        <w:t xml:space="preserve"> et un type.</w:t>
      </w:r>
      <w:r w:rsidR="00A20281" w:rsidRPr="003245B3">
        <w:rPr>
          <w:lang w:val="fr-FR"/>
        </w:rPr>
        <w:t xml:space="preserve"> </w:t>
      </w:r>
      <w:r w:rsidR="00440E88" w:rsidRPr="003245B3">
        <w:rPr>
          <w:lang w:val="fr-FR"/>
        </w:rPr>
        <w:t>Si le type « Ad » est choisi, le menu déroulant « Gender » est désactivé</w:t>
      </w:r>
      <w:r w:rsidR="009C2D7E" w:rsidRPr="003245B3">
        <w:rPr>
          <w:lang w:val="fr-FR"/>
        </w:rPr>
        <w:t xml:space="preserve"> (une pub ne peut pas avoir de genre musical)</w:t>
      </w:r>
      <w:r w:rsidR="00440E88" w:rsidRPr="003245B3">
        <w:rPr>
          <w:lang w:val="fr-FR"/>
        </w:rPr>
        <w:t>.</w:t>
      </w:r>
      <w:r w:rsidR="00440E88" w:rsidRPr="003245B3">
        <w:rPr>
          <w:lang w:val="fr-FR"/>
        </w:rPr>
        <w:br/>
      </w:r>
      <w:r w:rsidR="00A20281" w:rsidRPr="003245B3">
        <w:rPr>
          <w:lang w:val="fr-FR"/>
        </w:rPr>
        <w:t xml:space="preserve">La liste de genre affiche </w:t>
      </w:r>
      <w:r w:rsidR="00A3010D" w:rsidRPr="003245B3">
        <w:rPr>
          <w:lang w:val="fr-FR"/>
        </w:rPr>
        <w:t>les genres disponibles</w:t>
      </w:r>
      <w:r w:rsidR="00A20281" w:rsidRPr="003245B3">
        <w:rPr>
          <w:lang w:val="fr-FR"/>
        </w:rPr>
        <w:t xml:space="preserve"> dans la bibliothèque de l’application.</w:t>
      </w:r>
      <w:r w:rsidRPr="003245B3">
        <w:rPr>
          <w:lang w:val="fr-FR"/>
        </w:rPr>
        <w:t xml:space="preserve"> Le logiciel va prendre différentes musiques ou publicité afin de remplir le temps voulu.</w:t>
      </w:r>
      <w:r w:rsidR="00A42BBD" w:rsidRPr="003245B3">
        <w:rPr>
          <w:lang w:val="fr-FR"/>
        </w:rPr>
        <w:t xml:space="preserve"> L’algorithme fait en sorte de s’approcher le plus possible de la durée demandée mais plus celle-ci est longue, plus cela sera possible d’être précis.</w:t>
      </w:r>
    </w:p>
    <w:p w14:paraId="7DF9ACB4" w14:textId="77777777" w:rsidR="000E0EA7" w:rsidRPr="003245B3" w:rsidRDefault="000E0EA7" w:rsidP="000E0EA7">
      <w:pPr>
        <w:pStyle w:val="Titre3"/>
        <w:rPr>
          <w:lang w:val="fr-FR"/>
        </w:rPr>
      </w:pPr>
      <w:bookmarkStart w:id="912" w:name="_Toc262710546"/>
      <w:bookmarkStart w:id="913" w:name="_Toc387323350"/>
      <w:r w:rsidRPr="003245B3">
        <w:rPr>
          <w:lang w:val="fr-FR"/>
        </w:rPr>
        <w:lastRenderedPageBreak/>
        <w:t>Affichage du contenu d’une playlist</w:t>
      </w:r>
      <w:bookmarkEnd w:id="912"/>
      <w:bookmarkEnd w:id="913"/>
    </w:p>
    <w:p w14:paraId="6E6372BE" w14:textId="77777777" w:rsidR="005678A6" w:rsidRPr="003245B3" w:rsidRDefault="005678A6" w:rsidP="005678A6">
      <w:pPr>
        <w:rPr>
          <w:lang w:val="fr-FR"/>
        </w:rPr>
      </w:pPr>
      <w:r w:rsidRPr="003245B3">
        <w:rPr>
          <w:lang w:val="fr-FR"/>
        </w:rPr>
        <w:t>Quand une playlist est sélectionnée (musique ou pub), son contenu est affiché dans la partie central</w:t>
      </w:r>
      <w:r w:rsidR="00365B48" w:rsidRPr="003245B3">
        <w:rPr>
          <w:lang w:val="fr-FR"/>
        </w:rPr>
        <w:t>e</w:t>
      </w:r>
      <w:r w:rsidRPr="003245B3">
        <w:rPr>
          <w:lang w:val="fr-FR"/>
        </w:rPr>
        <w:t xml:space="preserve"> de la vue.</w:t>
      </w:r>
      <w:r w:rsidR="001E05D9" w:rsidRPr="003245B3">
        <w:rPr>
          <w:lang w:val="fr-FR"/>
        </w:rPr>
        <w:t xml:space="preserve"> Les informations des morceaux sont affichées de même manière que pour l’onglet « </w:t>
      </w:r>
      <w:hyperlink w:anchor="_Gestion_des_musiques/pubs" w:history="1">
        <w:r w:rsidR="001E05D9" w:rsidRPr="003245B3">
          <w:rPr>
            <w:rStyle w:val="Lienhypertexte"/>
            <w:lang w:val="fr-FR"/>
          </w:rPr>
          <w:t>Library </w:t>
        </w:r>
      </w:hyperlink>
      <w:r w:rsidR="001E05D9" w:rsidRPr="003245B3">
        <w:rPr>
          <w:lang w:val="fr-FR"/>
        </w:rPr>
        <w:t>».</w:t>
      </w:r>
      <w:r w:rsidR="00365B48" w:rsidRPr="003245B3">
        <w:rPr>
          <w:lang w:val="fr-FR"/>
        </w:rPr>
        <w:t xml:space="preserve"> </w:t>
      </w:r>
      <w:r w:rsidR="005C684D" w:rsidRPr="003245B3">
        <w:rPr>
          <w:lang w:val="fr-FR"/>
        </w:rPr>
        <w:t>Au-dessus</w:t>
      </w:r>
      <w:r w:rsidR="00365B48" w:rsidRPr="003245B3">
        <w:rPr>
          <w:lang w:val="fr-FR"/>
        </w:rPr>
        <w:t xml:space="preserve"> de cette partie, des informations concernant la playlist sont affichées telle que le temps total de lecture, le nombre de morceaux présents</w:t>
      </w:r>
      <w:r w:rsidR="0099036A" w:rsidRPr="003245B3">
        <w:rPr>
          <w:lang w:val="fr-FR"/>
        </w:rPr>
        <w:t xml:space="preserve"> etc</w:t>
      </w:r>
      <w:r w:rsidR="00365B48" w:rsidRPr="003245B3">
        <w:rPr>
          <w:lang w:val="fr-FR"/>
        </w:rPr>
        <w:t>.</w:t>
      </w:r>
    </w:p>
    <w:p w14:paraId="7835DEE0" w14:textId="77777777" w:rsidR="009F6CC7" w:rsidRPr="003245B3" w:rsidRDefault="009F6CC7" w:rsidP="00670111">
      <w:pPr>
        <w:pStyle w:val="Titre3"/>
        <w:rPr>
          <w:lang w:val="fr-FR"/>
        </w:rPr>
      </w:pPr>
      <w:bookmarkStart w:id="914" w:name="_Toc262710547"/>
      <w:bookmarkStart w:id="915" w:name="_Toc387323351"/>
      <w:r w:rsidRPr="003245B3">
        <w:rPr>
          <w:lang w:val="fr-FR"/>
        </w:rPr>
        <w:t>Retirer d’une playlist</w:t>
      </w:r>
      <w:bookmarkEnd w:id="914"/>
      <w:bookmarkEnd w:id="915"/>
    </w:p>
    <w:p w14:paraId="45B44151" w14:textId="77777777" w:rsidR="009F6CC7" w:rsidRPr="003245B3" w:rsidRDefault="009F6CC7" w:rsidP="009F6CC7">
      <w:pPr>
        <w:rPr>
          <w:lang w:val="fr-FR"/>
        </w:rPr>
      </w:pPr>
      <w:r w:rsidRPr="003245B3">
        <w:rPr>
          <w:lang w:val="fr-FR"/>
        </w:rPr>
        <w:t>L’utilisateur peut sélectionner un ou plusieurs morceaux dans la partie affichant le contenant de la playlist afin de les retirer de cette dernière. Une fois la sélection faite, le bouton « Remove selected » supprime le/</w:t>
      </w:r>
      <w:proofErr w:type="gramStart"/>
      <w:r w:rsidRPr="003245B3">
        <w:rPr>
          <w:lang w:val="fr-FR"/>
        </w:rPr>
        <w:t>les morceau(</w:t>
      </w:r>
      <w:proofErr w:type="gramEnd"/>
      <w:r w:rsidRPr="003245B3">
        <w:rPr>
          <w:lang w:val="fr-FR"/>
        </w:rPr>
        <w:t>x) et le nouveau contenu de la playlist est affiché.</w:t>
      </w:r>
    </w:p>
    <w:p w14:paraId="2F3AA9B4" w14:textId="77777777" w:rsidR="00670111" w:rsidRPr="003245B3" w:rsidRDefault="00670111" w:rsidP="00670111">
      <w:pPr>
        <w:pStyle w:val="Titre3"/>
        <w:rPr>
          <w:lang w:val="fr-FR"/>
        </w:rPr>
      </w:pPr>
      <w:bookmarkStart w:id="916" w:name="_Toc262710548"/>
      <w:bookmarkStart w:id="917" w:name="_Toc387323352"/>
      <w:r w:rsidRPr="003245B3">
        <w:rPr>
          <w:lang w:val="fr-FR"/>
        </w:rPr>
        <w:t>Recherche</w:t>
      </w:r>
      <w:bookmarkEnd w:id="916"/>
      <w:bookmarkEnd w:id="917"/>
    </w:p>
    <w:p w14:paraId="788D19BB" w14:textId="77777777" w:rsidR="00670111" w:rsidRPr="003245B3" w:rsidRDefault="00670111" w:rsidP="00670111">
      <w:pPr>
        <w:rPr>
          <w:lang w:val="fr-FR"/>
        </w:rPr>
      </w:pPr>
      <w:r w:rsidRPr="003245B3">
        <w:rPr>
          <w:lang w:val="fr-FR"/>
        </w:rPr>
        <w:t>L’utilisateur a la possibilité de recherche parmi les morceaux d’une playlist sélectionnée via le champ de recherche au-dessus de l’affichage du contenu de la playlist.</w:t>
      </w:r>
    </w:p>
    <w:p w14:paraId="582115BD" w14:textId="77777777" w:rsidR="009C7237" w:rsidRPr="003245B3" w:rsidRDefault="009C7237" w:rsidP="009C7237">
      <w:pPr>
        <w:pStyle w:val="Titre2"/>
        <w:rPr>
          <w:lang w:val="fr-FR"/>
        </w:rPr>
      </w:pPr>
      <w:bookmarkStart w:id="918" w:name="_Toc262710549"/>
      <w:bookmarkStart w:id="919" w:name="_Toc387323353"/>
      <w:r w:rsidRPr="003245B3">
        <w:rPr>
          <w:lang w:val="fr-FR"/>
        </w:rPr>
        <w:t>Gestion des horaires</w:t>
      </w:r>
      <w:bookmarkEnd w:id="918"/>
      <w:bookmarkEnd w:id="919"/>
    </w:p>
    <w:p w14:paraId="084BE8C7" w14:textId="77777777" w:rsidR="00EA4923" w:rsidRPr="003245B3" w:rsidRDefault="00EA4923" w:rsidP="00EA4923">
      <w:pPr>
        <w:keepNext/>
        <w:jc w:val="center"/>
        <w:rPr>
          <w:lang w:val="fr-FR"/>
        </w:rPr>
      </w:pPr>
      <w:r w:rsidRPr="003245B3">
        <w:rPr>
          <w:noProof/>
          <w:lang w:eastAsia="fr-CH"/>
        </w:rPr>
        <w:drawing>
          <wp:inline distT="0" distB="0" distL="0" distR="0" wp14:anchorId="415E662B" wp14:editId="5D824980">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14:paraId="632DCA18" w14:textId="77777777" w:rsidR="00EA4923" w:rsidRPr="003245B3" w:rsidRDefault="00EA4923" w:rsidP="00EA492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8</w:t>
      </w:r>
      <w:r w:rsidR="00A30F7C" w:rsidRPr="003245B3">
        <w:rPr>
          <w:noProof/>
          <w:lang w:val="fr-FR"/>
        </w:rPr>
        <w:fldChar w:fldCharType="end"/>
      </w:r>
      <w:r w:rsidRPr="003245B3">
        <w:rPr>
          <w:lang w:val="fr-FR"/>
        </w:rPr>
        <w:t xml:space="preserve"> - Onglet "timetable"</w:t>
      </w:r>
    </w:p>
    <w:p w14:paraId="6EAEF693" w14:textId="77777777" w:rsidR="00EA4923" w:rsidRPr="003245B3" w:rsidRDefault="00CD53CF" w:rsidP="00EA4923">
      <w:pPr>
        <w:keepNext/>
        <w:jc w:val="center"/>
        <w:rPr>
          <w:lang w:val="fr-FR"/>
        </w:rPr>
      </w:pPr>
      <w:r w:rsidRPr="003245B3">
        <w:rPr>
          <w:noProof/>
          <w:lang w:eastAsia="fr-CH"/>
        </w:rPr>
        <w:lastRenderedPageBreak/>
        <w:drawing>
          <wp:inline distT="0" distB="0" distL="0" distR="0" wp14:anchorId="6A4A9115" wp14:editId="49ACCDD0">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14:paraId="493648E8" w14:textId="77777777" w:rsidR="00CD53CF" w:rsidRPr="003245B3" w:rsidRDefault="00EA4923" w:rsidP="00EA492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9</w:t>
      </w:r>
      <w:r w:rsidR="00A30F7C" w:rsidRPr="003245B3">
        <w:rPr>
          <w:noProof/>
          <w:lang w:val="fr-FR"/>
        </w:rPr>
        <w:fldChar w:fldCharType="end"/>
      </w:r>
      <w:r w:rsidRPr="003245B3">
        <w:rPr>
          <w:lang w:val="fr-FR"/>
        </w:rPr>
        <w:t xml:space="preserve"> - Calendrier</w:t>
      </w:r>
    </w:p>
    <w:p w14:paraId="4297CE83" w14:textId="77777777" w:rsidR="00EA4923" w:rsidRPr="003245B3" w:rsidRDefault="00EA4923" w:rsidP="00E75D13">
      <w:pPr>
        <w:pStyle w:val="Titre3"/>
        <w:rPr>
          <w:lang w:val="fr-FR"/>
        </w:rPr>
      </w:pPr>
      <w:bookmarkStart w:id="920" w:name="_Toc262710550"/>
      <w:bookmarkStart w:id="921" w:name="_Toc387323354"/>
      <w:r w:rsidRPr="003245B3">
        <w:rPr>
          <w:lang w:val="fr-FR"/>
        </w:rPr>
        <w:t>Événement</w:t>
      </w:r>
      <w:bookmarkEnd w:id="920"/>
      <w:bookmarkEnd w:id="921"/>
    </w:p>
    <w:p w14:paraId="54DA5673" w14:textId="77777777" w:rsidR="00EA4923" w:rsidRPr="003245B3" w:rsidRDefault="00D229D2" w:rsidP="00EA4923">
      <w:pPr>
        <w:rPr>
          <w:lang w:val="fr-FR"/>
        </w:rPr>
      </w:pPr>
      <w:r w:rsidRPr="003245B3">
        <w:rPr>
          <w:lang w:val="fr-FR"/>
        </w:rPr>
        <w:t>Un événement</w:t>
      </w:r>
      <w:r w:rsidR="00BA4614" w:rsidRPr="003245B3">
        <w:rPr>
          <w:lang w:val="fr-FR"/>
        </w:rPr>
        <w:t xml:space="preserve"> est un élément du calendrier. Il est composé des informations suivantes :</w:t>
      </w:r>
    </w:p>
    <w:p w14:paraId="573351F8" w14:textId="77777777" w:rsidR="00BA4614" w:rsidRPr="003245B3" w:rsidRDefault="00BA4614" w:rsidP="00BA4614">
      <w:pPr>
        <w:pStyle w:val="Paragraphedeliste"/>
        <w:numPr>
          <w:ilvl w:val="0"/>
          <w:numId w:val="4"/>
        </w:numPr>
        <w:rPr>
          <w:lang w:val="fr-FR"/>
        </w:rPr>
      </w:pPr>
      <w:r w:rsidRPr="003245B3">
        <w:rPr>
          <w:lang w:val="fr-FR"/>
        </w:rPr>
        <w:t>Un nom</w:t>
      </w:r>
    </w:p>
    <w:p w14:paraId="66DC68EA" w14:textId="77777777" w:rsidR="00BA4614" w:rsidRPr="003245B3" w:rsidRDefault="00BA4614" w:rsidP="00BA4614">
      <w:pPr>
        <w:pStyle w:val="Paragraphedeliste"/>
        <w:numPr>
          <w:ilvl w:val="0"/>
          <w:numId w:val="4"/>
        </w:numPr>
        <w:rPr>
          <w:lang w:val="fr-FR"/>
        </w:rPr>
      </w:pPr>
      <w:r w:rsidRPr="003245B3">
        <w:rPr>
          <w:lang w:val="fr-FR"/>
        </w:rPr>
        <w:t>Une playlist (nom de la playlist qui sera jouée à l’événement)</w:t>
      </w:r>
    </w:p>
    <w:p w14:paraId="30B1C056" w14:textId="77777777" w:rsidR="00BA4614" w:rsidRPr="003245B3" w:rsidRDefault="00BA4614" w:rsidP="00BA4614">
      <w:pPr>
        <w:pStyle w:val="Paragraphedeliste"/>
        <w:numPr>
          <w:ilvl w:val="0"/>
          <w:numId w:val="4"/>
        </w:numPr>
        <w:rPr>
          <w:lang w:val="fr-FR"/>
        </w:rPr>
      </w:pPr>
      <w:r w:rsidRPr="003245B3">
        <w:rPr>
          <w:lang w:val="fr-FR"/>
        </w:rPr>
        <w:t>Un ou plusieurs jours où la playlist sera jouée</w:t>
      </w:r>
    </w:p>
    <w:p w14:paraId="2E2C693A" w14:textId="77777777" w:rsidR="00BA4614" w:rsidRPr="003245B3" w:rsidRDefault="00BA4614" w:rsidP="00BA4614">
      <w:pPr>
        <w:pStyle w:val="Paragraphedeliste"/>
        <w:numPr>
          <w:ilvl w:val="0"/>
          <w:numId w:val="4"/>
        </w:numPr>
        <w:rPr>
          <w:lang w:val="fr-FR"/>
        </w:rPr>
      </w:pPr>
      <w:r w:rsidRPr="003245B3">
        <w:rPr>
          <w:lang w:val="fr-FR"/>
        </w:rPr>
        <w:t>Une heure de début (identique pour chaque jour sélectionné)</w:t>
      </w:r>
    </w:p>
    <w:p w14:paraId="78CDA292" w14:textId="77777777" w:rsidR="00BA4614" w:rsidRPr="003245B3" w:rsidRDefault="00BA4614" w:rsidP="00BA4614">
      <w:pPr>
        <w:pStyle w:val="Paragraphedeliste"/>
        <w:numPr>
          <w:ilvl w:val="0"/>
          <w:numId w:val="4"/>
        </w:numPr>
        <w:rPr>
          <w:lang w:val="fr-FR"/>
        </w:rPr>
      </w:pPr>
      <w:r w:rsidRPr="003245B3">
        <w:rPr>
          <w:lang w:val="fr-FR"/>
        </w:rPr>
        <w:t>Une durée de lecture (la playlist est jouée en boucle pendant le temps défini)</w:t>
      </w:r>
    </w:p>
    <w:p w14:paraId="03E2A657" w14:textId="77777777" w:rsidR="00BA4614" w:rsidRPr="003245B3" w:rsidRDefault="00BA4614" w:rsidP="00BA4614">
      <w:pPr>
        <w:pStyle w:val="Paragraphedeliste"/>
        <w:numPr>
          <w:ilvl w:val="0"/>
          <w:numId w:val="4"/>
        </w:numPr>
        <w:rPr>
          <w:lang w:val="fr-FR"/>
        </w:rPr>
      </w:pPr>
      <w:r w:rsidRPr="003245B3">
        <w:rPr>
          <w:lang w:val="fr-FR"/>
        </w:rPr>
        <w:t>Une option pour jouer la playlist en mode aléatoire ou non</w:t>
      </w:r>
    </w:p>
    <w:p w14:paraId="29140F47" w14:textId="77777777" w:rsidR="00BA4614" w:rsidRPr="003245B3" w:rsidRDefault="00BA4614" w:rsidP="00BA4614">
      <w:pPr>
        <w:pStyle w:val="Paragraphedeliste"/>
        <w:numPr>
          <w:ilvl w:val="0"/>
          <w:numId w:val="4"/>
        </w:numPr>
        <w:rPr>
          <w:lang w:val="fr-FR"/>
        </w:rPr>
      </w:pPr>
      <w:r w:rsidRPr="003245B3">
        <w:rPr>
          <w:lang w:val="fr-FR"/>
        </w:rPr>
        <w:t xml:space="preserve">Une priorité (dans le cas où plusieurs </w:t>
      </w:r>
      <w:r w:rsidR="00283B48" w:rsidRPr="003245B3">
        <w:rPr>
          <w:lang w:val="fr-FR"/>
        </w:rPr>
        <w:t>événements</w:t>
      </w:r>
      <w:r w:rsidRPr="003245B3">
        <w:rPr>
          <w:lang w:val="fr-FR"/>
        </w:rPr>
        <w:t xml:space="preserve"> se superposent, celui avec la plus grande priorité sera joué)</w:t>
      </w:r>
      <w:r w:rsidR="00D82D06" w:rsidRPr="003245B3">
        <w:rPr>
          <w:lang w:val="fr-FR"/>
        </w:rPr>
        <w:t>. De 0 à 100.</w:t>
      </w:r>
    </w:p>
    <w:p w14:paraId="019AEF10" w14:textId="77777777" w:rsidR="00966ADC" w:rsidRPr="003245B3" w:rsidRDefault="00966ADC" w:rsidP="00966ADC">
      <w:pPr>
        <w:pStyle w:val="Titre3"/>
        <w:rPr>
          <w:lang w:val="fr-FR"/>
        </w:rPr>
      </w:pPr>
      <w:bookmarkStart w:id="922" w:name="_Toc262710551"/>
      <w:bookmarkStart w:id="923" w:name="_Toc387323355"/>
      <w:r w:rsidRPr="003245B3">
        <w:rPr>
          <w:lang w:val="fr-FR"/>
        </w:rPr>
        <w:t>Événement périodique</w:t>
      </w:r>
      <w:bookmarkEnd w:id="922"/>
      <w:bookmarkEnd w:id="923"/>
    </w:p>
    <w:p w14:paraId="2FD1EB3E" w14:textId="77777777" w:rsidR="00966ADC" w:rsidRPr="003245B3" w:rsidRDefault="00966ADC" w:rsidP="00966ADC">
      <w:pPr>
        <w:rPr>
          <w:lang w:val="fr-FR"/>
        </w:rPr>
      </w:pPr>
      <w:r w:rsidRPr="003245B3">
        <w:rPr>
          <w:lang w:val="fr-FR"/>
        </w:rPr>
        <w:t xml:space="preserve">Un événement périodique se produit à intervalles réguliers. </w:t>
      </w:r>
    </w:p>
    <w:p w14:paraId="233A665E" w14:textId="77777777" w:rsidR="00CF59F0" w:rsidRPr="003245B3" w:rsidRDefault="00E938F1" w:rsidP="00966ADC">
      <w:pPr>
        <w:rPr>
          <w:lang w:val="fr-FR"/>
        </w:rPr>
      </w:pPr>
      <w:r w:rsidRPr="003245B3">
        <w:rPr>
          <w:lang w:val="fr-FR"/>
        </w:rPr>
        <w:t>Cette fonctionnalité n’est à l’heure actuellement pas encore implémentée.</w:t>
      </w:r>
    </w:p>
    <w:p w14:paraId="1275F603" w14:textId="77777777" w:rsidR="006F76D3" w:rsidRPr="003245B3" w:rsidRDefault="0021440F" w:rsidP="00966ADC">
      <w:pPr>
        <w:rPr>
          <w:lang w:val="fr-FR"/>
        </w:rPr>
      </w:pPr>
      <w:hyperlink r:id="rId24" w:anchor="Time_Periodic_Events" w:history="1">
        <w:r w:rsidR="006F76D3" w:rsidRPr="003245B3">
          <w:rPr>
            <w:rStyle w:val="Lienhypertexte"/>
            <w:lang w:val="fr-FR"/>
          </w:rPr>
          <w:t>http://wiki.winamp.com/wiki/SHOUTcast_Calendar_Event_XML_File_Specification#Time_Periodic_Events</w:t>
        </w:r>
      </w:hyperlink>
      <w:r w:rsidR="006F76D3" w:rsidRPr="003245B3">
        <w:rPr>
          <w:lang w:val="fr-FR"/>
        </w:rPr>
        <w:t xml:space="preserve"> </w:t>
      </w:r>
    </w:p>
    <w:p w14:paraId="526B825B" w14:textId="77777777" w:rsidR="00317DE0" w:rsidRPr="003245B3" w:rsidRDefault="00317DE0" w:rsidP="00E75D13">
      <w:pPr>
        <w:pStyle w:val="Titre3"/>
        <w:rPr>
          <w:lang w:val="fr-FR"/>
        </w:rPr>
      </w:pPr>
      <w:bookmarkStart w:id="924" w:name="_Remplissage_manuel"/>
      <w:bookmarkStart w:id="925" w:name="_Toc262710552"/>
      <w:bookmarkStart w:id="926" w:name="_Toc387323356"/>
      <w:bookmarkEnd w:id="924"/>
      <w:r w:rsidRPr="003245B3">
        <w:rPr>
          <w:lang w:val="fr-FR"/>
        </w:rPr>
        <w:t>Remplissage manuel</w:t>
      </w:r>
      <w:bookmarkEnd w:id="925"/>
      <w:bookmarkEnd w:id="926"/>
    </w:p>
    <w:p w14:paraId="0174B42B" w14:textId="77777777" w:rsidR="00A04234" w:rsidRPr="003245B3" w:rsidRDefault="00A04234" w:rsidP="00A04234">
      <w:pPr>
        <w:rPr>
          <w:lang w:val="fr-FR"/>
        </w:rPr>
      </w:pPr>
      <w:r w:rsidRPr="003245B3">
        <w:rPr>
          <w:lang w:val="fr-FR"/>
        </w:rPr>
        <w:t xml:space="preserve">L’utilisateur peut utiliser le formulaire de création d’événement en le remplissant à la main ou alors il </w:t>
      </w:r>
      <w:proofErr w:type="gramStart"/>
      <w:r w:rsidRPr="003245B3">
        <w:rPr>
          <w:lang w:val="fr-FR"/>
        </w:rPr>
        <w:t>a</w:t>
      </w:r>
      <w:proofErr w:type="gramEnd"/>
      <w:r w:rsidRPr="003245B3">
        <w:rPr>
          <w:lang w:val="fr-FR"/>
        </w:rPr>
        <w:t xml:space="preserve"> la possibilité de sélectionner sur le calendrier, la plage horaire </w:t>
      </w:r>
      <w:r w:rsidR="00B863C2" w:rsidRPr="003245B3">
        <w:rPr>
          <w:lang w:val="fr-FR"/>
        </w:rPr>
        <w:t>où il désire crée un événement.</w:t>
      </w:r>
    </w:p>
    <w:p w14:paraId="75307BFB" w14:textId="77777777" w:rsidR="00DA1306" w:rsidRPr="003245B3" w:rsidRDefault="00DA1306" w:rsidP="00DA1306">
      <w:pPr>
        <w:keepNext/>
        <w:jc w:val="center"/>
        <w:rPr>
          <w:lang w:val="fr-FR"/>
        </w:rPr>
      </w:pPr>
      <w:r w:rsidRPr="003245B3">
        <w:rPr>
          <w:noProof/>
          <w:lang w:eastAsia="fr-CH"/>
        </w:rPr>
        <w:lastRenderedPageBreak/>
        <w:drawing>
          <wp:inline distT="0" distB="0" distL="0" distR="0" wp14:anchorId="05606FB8" wp14:editId="5FAAA070">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14:paraId="60114C63" w14:textId="77777777" w:rsidR="00DA1306" w:rsidRPr="003245B3" w:rsidRDefault="00DA1306" w:rsidP="00DA1306">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10</w:t>
      </w:r>
      <w:r w:rsidR="00A30F7C" w:rsidRPr="003245B3">
        <w:rPr>
          <w:noProof/>
          <w:lang w:val="fr-FR"/>
        </w:rPr>
        <w:fldChar w:fldCharType="end"/>
      </w:r>
      <w:r w:rsidRPr="003245B3">
        <w:rPr>
          <w:lang w:val="fr-FR"/>
        </w:rPr>
        <w:t xml:space="preserve"> - Sélection multiple calendrier</w:t>
      </w:r>
    </w:p>
    <w:p w14:paraId="12AC4F41" w14:textId="77777777" w:rsidR="00DA1306" w:rsidRPr="003245B3" w:rsidRDefault="00DA1306" w:rsidP="00DA1306">
      <w:pPr>
        <w:rPr>
          <w:lang w:val="fr-FR"/>
        </w:rPr>
      </w:pPr>
      <w:r w:rsidRPr="003245B3">
        <w:rPr>
          <w:lang w:val="fr-FR"/>
        </w:rPr>
        <w:t xml:space="preserve">La partie bleu foncée est la sélection faite par l’utilisateur. Dans ce cas, l’heure de début sera 17h30 et sa durée sera 2h car la sélection </w:t>
      </w:r>
      <w:r w:rsidR="00152BD3" w:rsidRPr="003245B3">
        <w:rPr>
          <w:lang w:val="fr-FR"/>
        </w:rPr>
        <w:t>finie</w:t>
      </w:r>
      <w:r w:rsidRPr="003245B3">
        <w:rPr>
          <w:lang w:val="fr-FR"/>
        </w:rPr>
        <w:t xml:space="preserve"> à 19h30.</w:t>
      </w:r>
      <w:r w:rsidR="00152BD3" w:rsidRPr="003245B3">
        <w:rPr>
          <w:lang w:val="fr-FR"/>
        </w:rPr>
        <w:t xml:space="preserve"> Ces informations sont </w:t>
      </w:r>
      <w:r w:rsidR="00B940FC" w:rsidRPr="003245B3">
        <w:rPr>
          <w:lang w:val="fr-FR"/>
        </w:rPr>
        <w:t>automatiquement</w:t>
      </w:r>
      <w:r w:rsidR="00152BD3" w:rsidRPr="003245B3">
        <w:rPr>
          <w:lang w:val="fr-FR"/>
        </w:rPr>
        <w:t xml:space="preserve"> </w:t>
      </w:r>
      <w:r w:rsidR="00B940FC" w:rsidRPr="003245B3">
        <w:rPr>
          <w:lang w:val="fr-FR"/>
        </w:rPr>
        <w:t>affichées</w:t>
      </w:r>
      <w:r w:rsidR="00152BD3" w:rsidRPr="003245B3">
        <w:rPr>
          <w:lang w:val="fr-FR"/>
        </w:rPr>
        <w:t xml:space="preserve"> dans le formulaire</w:t>
      </w:r>
      <w:r w:rsidR="00B940FC" w:rsidRPr="003245B3">
        <w:rPr>
          <w:lang w:val="fr-FR"/>
        </w:rPr>
        <w:t xml:space="preserve"> de création</w:t>
      </w:r>
      <w:r w:rsidR="00152BD3" w:rsidRPr="003245B3">
        <w:rPr>
          <w:lang w:val="fr-FR"/>
        </w:rPr>
        <w:t>.</w:t>
      </w:r>
      <w:r w:rsidR="00B60400" w:rsidRPr="003245B3">
        <w:rPr>
          <w:lang w:val="fr-FR"/>
        </w:rPr>
        <w:t xml:space="preserve"> Evidemment, le reste des informations demandées sera à remplir à la main par l’utilisateur.</w:t>
      </w:r>
    </w:p>
    <w:p w14:paraId="7769298E" w14:textId="77777777" w:rsidR="004569F5" w:rsidRPr="003245B3" w:rsidRDefault="004569F5" w:rsidP="00DA1306">
      <w:pPr>
        <w:rPr>
          <w:lang w:val="fr-FR"/>
        </w:rPr>
      </w:pPr>
      <w:r w:rsidRPr="003245B3">
        <w:rPr>
          <w:lang w:val="fr-FR"/>
        </w:rPr>
        <w:t>L’utilisateur peut aussi remplir manuellement les informations concernant le début et la durée d’un événement.</w:t>
      </w:r>
      <w:r w:rsidR="0094662E" w:rsidRPr="003245B3">
        <w:rPr>
          <w:lang w:val="fr-FR"/>
        </w:rPr>
        <w:t xml:space="preserve"> L</w:t>
      </w:r>
      <w:r w:rsidR="00403984" w:rsidRPr="003245B3">
        <w:rPr>
          <w:lang w:val="fr-FR"/>
        </w:rPr>
        <w:t>a</w:t>
      </w:r>
      <w:r w:rsidR="0094662E" w:rsidRPr="003245B3">
        <w:rPr>
          <w:lang w:val="fr-FR"/>
        </w:rPr>
        <w:t xml:space="preserve"> case à cocher « All » permet de cocher tous les jours de la semaine ou au contraire de les décocher.</w:t>
      </w:r>
      <w:r w:rsidR="00403984" w:rsidRPr="003245B3">
        <w:rPr>
          <w:lang w:val="fr-FR"/>
        </w:rPr>
        <w:t xml:space="preserve"> La case « shuffle » permet de choisir si l’événement lira la liste de lecture de façon aléatoire. « Priority » défini le niveau de priorité de l’événement par rapport à un autre qui serai prévu au même moment.</w:t>
      </w:r>
    </w:p>
    <w:p w14:paraId="186C2E97" w14:textId="77777777" w:rsidR="007B63BB" w:rsidRPr="003245B3" w:rsidRDefault="007B63BB" w:rsidP="00E75D13">
      <w:pPr>
        <w:pStyle w:val="Titre3"/>
        <w:rPr>
          <w:lang w:val="fr-FR"/>
        </w:rPr>
      </w:pPr>
      <w:bookmarkStart w:id="927" w:name="_Modification_d’un_événement"/>
      <w:bookmarkStart w:id="928" w:name="_Toc262710553"/>
      <w:bookmarkStart w:id="929" w:name="_Toc387323358"/>
      <w:bookmarkEnd w:id="927"/>
      <w:r w:rsidRPr="003245B3">
        <w:rPr>
          <w:lang w:val="fr-FR"/>
        </w:rPr>
        <w:t>Modification d’un événement</w:t>
      </w:r>
      <w:bookmarkEnd w:id="928"/>
      <w:bookmarkEnd w:id="929"/>
    </w:p>
    <w:p w14:paraId="09441008" w14:textId="77777777" w:rsidR="007B63BB" w:rsidRPr="003245B3" w:rsidRDefault="007B63BB" w:rsidP="007B63BB">
      <w:pPr>
        <w:rPr>
          <w:lang w:val="fr-FR"/>
        </w:rPr>
      </w:pPr>
      <w:r w:rsidRPr="003245B3">
        <w:rPr>
          <w:lang w:val="fr-FR"/>
        </w:rPr>
        <w:t>L’utilisateur peut modifier le début, la durée et les jours d’un événement. Pour se faire, il peut déplacer les « zones » (éléments) d’un événement pour le placer ou bon lui semble. Il existe malgré cela des règles :</w:t>
      </w:r>
    </w:p>
    <w:p w14:paraId="1327A6BA" w14:textId="77777777" w:rsidR="007B63BB" w:rsidRPr="003245B3" w:rsidRDefault="007B63BB" w:rsidP="007B63BB">
      <w:pPr>
        <w:pStyle w:val="Paragraphedeliste"/>
        <w:numPr>
          <w:ilvl w:val="0"/>
          <w:numId w:val="19"/>
        </w:numPr>
        <w:rPr>
          <w:lang w:val="fr-FR"/>
        </w:rPr>
      </w:pPr>
      <w:r w:rsidRPr="003245B3">
        <w:rPr>
          <w:lang w:val="fr-FR"/>
        </w:rPr>
        <w:t>Il ne peut pas y avoir plus de un élément d’un événement dans le même jour</w:t>
      </w:r>
      <w:r w:rsidR="00362282" w:rsidRPr="003245B3">
        <w:rPr>
          <w:lang w:val="fr-FR"/>
        </w:rPr>
        <w:t>.</w:t>
      </w:r>
    </w:p>
    <w:p w14:paraId="7333DA4D" w14:textId="77777777" w:rsidR="007B63BB" w:rsidRPr="003245B3" w:rsidRDefault="007B63BB" w:rsidP="007B63BB">
      <w:pPr>
        <w:pStyle w:val="Paragraphedeliste"/>
        <w:numPr>
          <w:ilvl w:val="0"/>
          <w:numId w:val="19"/>
        </w:numPr>
        <w:rPr>
          <w:lang w:val="fr-FR"/>
        </w:rPr>
      </w:pPr>
      <w:r w:rsidRPr="003245B3">
        <w:rPr>
          <w:lang w:val="fr-FR"/>
        </w:rPr>
        <w:t>Tous les éléments commencent et finissent à la même heure. Si un élément est changé dans sa durée, cela sera appliqué à tous les autres éléments de cet événement.</w:t>
      </w:r>
    </w:p>
    <w:p w14:paraId="274AA6AC" w14:textId="77777777" w:rsidR="00817A24" w:rsidRPr="003245B3" w:rsidRDefault="00817A24" w:rsidP="00817A24">
      <w:pPr>
        <w:rPr>
          <w:lang w:val="fr-FR"/>
        </w:rPr>
      </w:pPr>
      <w:r w:rsidRPr="003245B3">
        <w:rPr>
          <w:lang w:val="fr-FR"/>
        </w:rPr>
        <w:t>L’utilisateur doit redémarrer ses transcoders pour que la nouvelle configuration soit prise en compte.</w:t>
      </w:r>
    </w:p>
    <w:p w14:paraId="75E8E122" w14:textId="77777777" w:rsidR="005243C0" w:rsidRPr="003245B3" w:rsidRDefault="005243C0" w:rsidP="00E75D13">
      <w:pPr>
        <w:pStyle w:val="Titre3"/>
        <w:rPr>
          <w:lang w:val="fr-FR"/>
        </w:rPr>
      </w:pPr>
      <w:bookmarkStart w:id="930" w:name="_Toc262710554"/>
      <w:bookmarkStart w:id="931" w:name="_Toc387323359"/>
      <w:r w:rsidRPr="003245B3">
        <w:rPr>
          <w:lang w:val="fr-FR"/>
        </w:rPr>
        <w:t>Suppression d’un événement</w:t>
      </w:r>
      <w:bookmarkEnd w:id="930"/>
      <w:bookmarkEnd w:id="931"/>
    </w:p>
    <w:p w14:paraId="0211CE97" w14:textId="77777777" w:rsidR="007C2C46" w:rsidRPr="003245B3" w:rsidRDefault="007C2C46" w:rsidP="007C2C46">
      <w:pPr>
        <w:rPr>
          <w:lang w:val="fr-FR"/>
        </w:rPr>
      </w:pPr>
      <w:r w:rsidRPr="003245B3">
        <w:rPr>
          <w:lang w:val="fr-FR"/>
        </w:rPr>
        <w:t xml:space="preserve">Pour supprimer un événement, </w:t>
      </w:r>
      <w:r w:rsidR="00482ADE" w:rsidRPr="003245B3">
        <w:rPr>
          <w:lang w:val="fr-FR"/>
        </w:rPr>
        <w:t xml:space="preserve">l’utilisateur doit faire </w:t>
      </w:r>
      <w:r w:rsidR="007B63BB" w:rsidRPr="003245B3">
        <w:rPr>
          <w:lang w:val="fr-FR"/>
        </w:rPr>
        <w:t>clic</w:t>
      </w:r>
      <w:r w:rsidR="00482ADE" w:rsidRPr="003245B3">
        <w:rPr>
          <w:lang w:val="fr-FR"/>
        </w:rPr>
        <w:t xml:space="preserve"> droit sur l’événement en question. Une boite de dialogue lui demande </w:t>
      </w:r>
      <w:r w:rsidR="007B63BB" w:rsidRPr="003245B3">
        <w:rPr>
          <w:lang w:val="fr-FR"/>
        </w:rPr>
        <w:t>s’il</w:t>
      </w:r>
      <w:r w:rsidR="00482ADE" w:rsidRPr="003245B3">
        <w:rPr>
          <w:lang w:val="fr-FR"/>
        </w:rPr>
        <w:t xml:space="preserve"> est </w:t>
      </w:r>
      <w:r w:rsidR="007B63BB" w:rsidRPr="003245B3">
        <w:rPr>
          <w:lang w:val="fr-FR"/>
        </w:rPr>
        <w:t>sûr</w:t>
      </w:r>
      <w:r w:rsidR="00482ADE" w:rsidRPr="003245B3">
        <w:rPr>
          <w:lang w:val="fr-FR"/>
        </w:rPr>
        <w:t xml:space="preserve"> de vouloir supprimer cet événement.</w:t>
      </w:r>
      <w:r w:rsidR="00551151" w:rsidRPr="003245B3">
        <w:rPr>
          <w:lang w:val="fr-FR"/>
        </w:rPr>
        <w:t xml:space="preserve"> La suppression d’un élément de l’événement entraine la suppression complète de ce dernier.</w:t>
      </w:r>
    </w:p>
    <w:p w14:paraId="002F2670" w14:textId="77777777" w:rsidR="002B4E60" w:rsidRPr="003245B3" w:rsidRDefault="002B4E60" w:rsidP="002B4E60">
      <w:pPr>
        <w:pStyle w:val="Titre2"/>
        <w:rPr>
          <w:lang w:val="fr-FR"/>
        </w:rPr>
      </w:pPr>
      <w:bookmarkStart w:id="932" w:name="_Toc262710555"/>
      <w:bookmarkStart w:id="933" w:name="_Toc387323360"/>
      <w:r w:rsidRPr="003245B3">
        <w:rPr>
          <w:lang w:val="fr-FR"/>
        </w:rPr>
        <w:lastRenderedPageBreak/>
        <w:t>Gestion des transcoders</w:t>
      </w:r>
      <w:bookmarkEnd w:id="932"/>
      <w:bookmarkEnd w:id="933"/>
    </w:p>
    <w:p w14:paraId="2BE25748" w14:textId="77777777" w:rsidR="003E420B" w:rsidRPr="003245B3" w:rsidRDefault="003E420B" w:rsidP="003E420B">
      <w:pPr>
        <w:keepNext/>
        <w:jc w:val="center"/>
        <w:rPr>
          <w:lang w:val="fr-FR"/>
        </w:rPr>
      </w:pPr>
      <w:r w:rsidRPr="003245B3">
        <w:rPr>
          <w:noProof/>
          <w:lang w:eastAsia="fr-CH"/>
        </w:rPr>
        <w:drawing>
          <wp:inline distT="0" distB="0" distL="0" distR="0" wp14:anchorId="2FD9C42D" wp14:editId="5047C3DE">
            <wp:extent cx="5760663"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6">
                      <a:extLst>
                        <a:ext uri="{28A0092B-C50C-407E-A947-70E740481C1C}">
                          <a14:useLocalDpi xmlns:a14="http://schemas.microsoft.com/office/drawing/2010/main" val="0"/>
                        </a:ext>
                      </a:extLst>
                    </a:blip>
                    <a:stretch>
                      <a:fillRect/>
                    </a:stretch>
                  </pic:blipFill>
                  <pic:spPr>
                    <a:xfrm>
                      <a:off x="0" y="0"/>
                      <a:ext cx="5760663" cy="3955411"/>
                    </a:xfrm>
                    <a:prstGeom prst="rect">
                      <a:avLst/>
                    </a:prstGeom>
                  </pic:spPr>
                </pic:pic>
              </a:graphicData>
            </a:graphic>
          </wp:inline>
        </w:drawing>
      </w:r>
    </w:p>
    <w:p w14:paraId="253B1F4C" w14:textId="77777777" w:rsidR="003E420B" w:rsidRPr="003245B3" w:rsidRDefault="003E420B" w:rsidP="003E420B">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11</w:t>
      </w:r>
      <w:r w:rsidR="00A30F7C" w:rsidRPr="003245B3">
        <w:rPr>
          <w:noProof/>
          <w:lang w:val="fr-FR"/>
        </w:rPr>
        <w:fldChar w:fldCharType="end"/>
      </w:r>
      <w:r w:rsidRPr="003245B3">
        <w:rPr>
          <w:lang w:val="fr-FR"/>
        </w:rPr>
        <w:t xml:space="preserve"> - Onglet "Transcoders"</w:t>
      </w:r>
    </w:p>
    <w:p w14:paraId="682C6E63" w14:textId="77777777" w:rsidR="003E420B" w:rsidRPr="003245B3" w:rsidRDefault="00105326" w:rsidP="003E420B">
      <w:pPr>
        <w:rPr>
          <w:lang w:val="fr-FR"/>
        </w:rPr>
      </w:pPr>
      <w:r w:rsidRPr="003245B3">
        <w:rPr>
          <w:lang w:val="fr-FR"/>
        </w:rPr>
        <w:t>Cet onglet permet de gérer les différents transcoders d’une webradio.</w:t>
      </w:r>
      <w:r w:rsidR="00DB648E" w:rsidRPr="003245B3">
        <w:rPr>
          <w:lang w:val="fr-FR"/>
        </w:rPr>
        <w:t xml:space="preserve"> Ces derniers servent à diffuser le flux audio vers un serveur de diffusion. Ils utilisent les playlists et le calendrier configuré par l’utilisateur.</w:t>
      </w:r>
    </w:p>
    <w:p w14:paraId="0B93CC9F" w14:textId="77777777" w:rsidR="004C2375" w:rsidRPr="003245B3" w:rsidRDefault="004C2375" w:rsidP="004C2375">
      <w:pPr>
        <w:pStyle w:val="Titre3"/>
        <w:rPr>
          <w:lang w:val="fr-FR"/>
        </w:rPr>
      </w:pPr>
      <w:bookmarkStart w:id="934" w:name="_Toc262710556"/>
      <w:bookmarkStart w:id="935" w:name="_Toc387323361"/>
      <w:r w:rsidRPr="003245B3">
        <w:rPr>
          <w:lang w:val="fr-FR"/>
        </w:rPr>
        <w:t>Création</w:t>
      </w:r>
      <w:bookmarkEnd w:id="934"/>
      <w:bookmarkEnd w:id="935"/>
    </w:p>
    <w:p w14:paraId="401D9E84" w14:textId="77777777" w:rsidR="00105326" w:rsidRPr="003245B3" w:rsidRDefault="00105326" w:rsidP="003E420B">
      <w:pPr>
        <w:rPr>
          <w:lang w:val="fr-FR"/>
        </w:rPr>
      </w:pPr>
      <w:r w:rsidRPr="003245B3">
        <w:rPr>
          <w:lang w:val="fr-FR"/>
        </w:rPr>
        <w:t xml:space="preserve">La partie de gauche offre la possibilité de créer un nouveau </w:t>
      </w:r>
      <w:proofErr w:type="gramStart"/>
      <w:r w:rsidRPr="003245B3">
        <w:rPr>
          <w:lang w:val="fr-FR"/>
        </w:rPr>
        <w:t>transcoder</w:t>
      </w:r>
      <w:proofErr w:type="gramEnd"/>
      <w:r w:rsidRPr="003245B3">
        <w:rPr>
          <w:lang w:val="fr-FR"/>
        </w:rPr>
        <w:t xml:space="preserve"> avec ses différents réglages. Pour des mesures de simplicités, le minimum requis est demandé à l’utilisateur. Les informations suivantes sont demandées :</w:t>
      </w:r>
    </w:p>
    <w:p w14:paraId="4B5714FB" w14:textId="77777777" w:rsidR="00105326" w:rsidRPr="003245B3" w:rsidRDefault="00105326" w:rsidP="00105326">
      <w:pPr>
        <w:pStyle w:val="Paragraphedeliste"/>
        <w:numPr>
          <w:ilvl w:val="0"/>
          <w:numId w:val="4"/>
        </w:numPr>
        <w:rPr>
          <w:lang w:val="fr-FR"/>
        </w:rPr>
      </w:pPr>
      <w:r w:rsidRPr="003245B3">
        <w:rPr>
          <w:lang w:val="fr-FR"/>
        </w:rPr>
        <w:t>Le type de flux (mp3 ou ACC+</w:t>
      </w:r>
      <w:r w:rsidR="004538A9" w:rsidRPr="003245B3">
        <w:rPr>
          <w:lang w:val="fr-FR"/>
        </w:rPr>
        <w:t>)</w:t>
      </w:r>
    </w:p>
    <w:p w14:paraId="66CCB1A8" w14:textId="77777777" w:rsidR="007F02BA" w:rsidRPr="003245B3" w:rsidRDefault="007F02BA" w:rsidP="00105326">
      <w:pPr>
        <w:pStyle w:val="Paragraphedeliste"/>
        <w:numPr>
          <w:ilvl w:val="0"/>
          <w:numId w:val="4"/>
        </w:numPr>
        <w:rPr>
          <w:lang w:val="fr-FR"/>
        </w:rPr>
      </w:pPr>
      <w:r w:rsidRPr="003245B3">
        <w:rPr>
          <w:lang w:val="fr-FR"/>
        </w:rPr>
        <w:t>Le bitrate</w:t>
      </w:r>
      <w:r w:rsidRPr="003245B3">
        <w:rPr>
          <w:rStyle w:val="Appelnotedebasdep"/>
          <w:lang w:val="fr-FR"/>
        </w:rPr>
        <w:footnoteReference w:id="7"/>
      </w:r>
      <w:r w:rsidRPr="003245B3">
        <w:rPr>
          <w:lang w:val="fr-FR"/>
        </w:rPr>
        <w:t xml:space="preserve"> du flux</w:t>
      </w:r>
    </w:p>
    <w:p w14:paraId="55C85704" w14:textId="77777777" w:rsidR="00193329" w:rsidRPr="003245B3" w:rsidRDefault="00193329" w:rsidP="00105326">
      <w:pPr>
        <w:pStyle w:val="Paragraphedeliste"/>
        <w:numPr>
          <w:ilvl w:val="0"/>
          <w:numId w:val="4"/>
        </w:numPr>
        <w:rPr>
          <w:lang w:val="fr-FR"/>
        </w:rPr>
      </w:pPr>
      <w:r w:rsidRPr="003245B3">
        <w:rPr>
          <w:lang w:val="fr-FR"/>
        </w:rPr>
        <w:t>Le sample rate</w:t>
      </w:r>
      <w:r w:rsidRPr="003245B3">
        <w:rPr>
          <w:rStyle w:val="Appelnotedebasdep"/>
          <w:lang w:val="fr-FR"/>
        </w:rPr>
        <w:footnoteReference w:id="8"/>
      </w:r>
    </w:p>
    <w:p w14:paraId="01BF1E42" w14:textId="77777777" w:rsidR="00193329" w:rsidRPr="003245B3" w:rsidRDefault="00602025" w:rsidP="00105326">
      <w:pPr>
        <w:pStyle w:val="Paragraphedeliste"/>
        <w:numPr>
          <w:ilvl w:val="0"/>
          <w:numId w:val="4"/>
        </w:numPr>
        <w:rPr>
          <w:lang w:val="fr-FR"/>
        </w:rPr>
      </w:pPr>
      <w:r w:rsidRPr="003245B3">
        <w:rPr>
          <w:lang w:val="fr-FR"/>
        </w:rPr>
        <w:t>Le nom du flux</w:t>
      </w:r>
      <w:r w:rsidR="007823D7" w:rsidRPr="003245B3">
        <w:rPr>
          <w:lang w:val="fr-FR"/>
        </w:rPr>
        <w:t xml:space="preserve"> (qui sert de nom pour le transcoder</w:t>
      </w:r>
    </w:p>
    <w:p w14:paraId="1BF86960" w14:textId="77777777" w:rsidR="00602025" w:rsidRPr="003245B3" w:rsidRDefault="00602025" w:rsidP="00105326">
      <w:pPr>
        <w:pStyle w:val="Paragraphedeliste"/>
        <w:numPr>
          <w:ilvl w:val="0"/>
          <w:numId w:val="4"/>
        </w:numPr>
        <w:rPr>
          <w:lang w:val="fr-FR"/>
        </w:rPr>
      </w:pPr>
      <w:r w:rsidRPr="003245B3">
        <w:rPr>
          <w:lang w:val="fr-FR"/>
        </w:rPr>
        <w:t>L’URL du flux (par exemple : site web de la webradio)</w:t>
      </w:r>
      <w:r w:rsidR="00C16CF0" w:rsidRPr="003245B3">
        <w:rPr>
          <w:lang w:val="fr-FR"/>
        </w:rPr>
        <w:t> : pas obligatoire</w:t>
      </w:r>
    </w:p>
    <w:p w14:paraId="23EF3F7A" w14:textId="77777777" w:rsidR="00793A43" w:rsidRPr="003245B3" w:rsidRDefault="00793A43" w:rsidP="00105326">
      <w:pPr>
        <w:pStyle w:val="Paragraphedeliste"/>
        <w:numPr>
          <w:ilvl w:val="0"/>
          <w:numId w:val="4"/>
        </w:numPr>
        <w:rPr>
          <w:lang w:val="fr-FR"/>
        </w:rPr>
      </w:pPr>
      <w:r w:rsidRPr="003245B3">
        <w:rPr>
          <w:lang w:val="fr-FR"/>
        </w:rPr>
        <w:t>Un port d’administration</w:t>
      </w:r>
    </w:p>
    <w:p w14:paraId="2C62ED42" w14:textId="77777777" w:rsidR="00602025" w:rsidRPr="003245B3" w:rsidRDefault="00602025" w:rsidP="00105326">
      <w:pPr>
        <w:pStyle w:val="Paragraphedeliste"/>
        <w:numPr>
          <w:ilvl w:val="0"/>
          <w:numId w:val="4"/>
        </w:numPr>
        <w:rPr>
          <w:lang w:val="fr-FR"/>
        </w:rPr>
      </w:pPr>
      <w:r w:rsidRPr="003245B3">
        <w:rPr>
          <w:lang w:val="fr-FR"/>
        </w:rPr>
        <w:t>Adresse IP du serveur</w:t>
      </w:r>
      <w:r w:rsidR="009D634F" w:rsidRPr="003245B3">
        <w:rPr>
          <w:lang w:val="fr-FR"/>
        </w:rPr>
        <w:t xml:space="preserve"> (ou le nom dns</w:t>
      </w:r>
      <w:r w:rsidR="00B05AAB" w:rsidRPr="003245B3">
        <w:rPr>
          <w:lang w:val="fr-FR"/>
        </w:rPr>
        <w:t xml:space="preserve"> via bouton « resolve »</w:t>
      </w:r>
      <w:r w:rsidR="009D634F" w:rsidRPr="003245B3">
        <w:rPr>
          <w:lang w:val="fr-FR"/>
        </w:rPr>
        <w:t>)</w:t>
      </w:r>
    </w:p>
    <w:p w14:paraId="6A34D0D2" w14:textId="77777777" w:rsidR="00602025" w:rsidRPr="003245B3" w:rsidRDefault="00602025" w:rsidP="00105326">
      <w:pPr>
        <w:pStyle w:val="Paragraphedeliste"/>
        <w:numPr>
          <w:ilvl w:val="0"/>
          <w:numId w:val="4"/>
        </w:numPr>
        <w:rPr>
          <w:lang w:val="fr-FR"/>
        </w:rPr>
      </w:pPr>
      <w:r w:rsidRPr="003245B3">
        <w:rPr>
          <w:lang w:val="fr-FR"/>
        </w:rPr>
        <w:t>Port du serveur</w:t>
      </w:r>
    </w:p>
    <w:p w14:paraId="073BEBF3" w14:textId="77777777" w:rsidR="00602025" w:rsidRPr="003245B3" w:rsidRDefault="00602025" w:rsidP="00105326">
      <w:pPr>
        <w:pStyle w:val="Paragraphedeliste"/>
        <w:numPr>
          <w:ilvl w:val="0"/>
          <w:numId w:val="4"/>
        </w:numPr>
        <w:rPr>
          <w:lang w:val="fr-FR"/>
        </w:rPr>
      </w:pPr>
      <w:r w:rsidRPr="003245B3">
        <w:rPr>
          <w:lang w:val="fr-FR"/>
        </w:rPr>
        <w:t>Mot de passe du serveur</w:t>
      </w:r>
    </w:p>
    <w:p w14:paraId="20D76CB8" w14:textId="77777777" w:rsidR="00F24D26" w:rsidRPr="003245B3" w:rsidRDefault="00F24D26" w:rsidP="00F24D26">
      <w:pPr>
        <w:rPr>
          <w:lang w:val="fr-FR"/>
        </w:rPr>
      </w:pPr>
      <w:r w:rsidRPr="003245B3">
        <w:rPr>
          <w:lang w:val="fr-FR"/>
        </w:rPr>
        <w:lastRenderedPageBreak/>
        <w:t>Le bouton « resolve » permet à l’utilisateur d’entrer le nom de domaine du serveur puis de cliquer sur ce bouton pour trouver l’adresse IP liée.</w:t>
      </w:r>
      <w:r w:rsidR="0037618C" w:rsidRPr="003245B3">
        <w:rPr>
          <w:lang w:val="fr-FR"/>
        </w:rPr>
        <w:t xml:space="preserve"> Si elle est </w:t>
      </w:r>
      <w:proofErr w:type="gramStart"/>
      <w:r w:rsidR="0037618C" w:rsidRPr="003245B3">
        <w:rPr>
          <w:lang w:val="fr-FR"/>
        </w:rPr>
        <w:t>trouvé</w:t>
      </w:r>
      <w:proofErr w:type="gramEnd"/>
      <w:r w:rsidR="0037618C" w:rsidRPr="003245B3">
        <w:rPr>
          <w:lang w:val="fr-FR"/>
        </w:rPr>
        <w:t>, elle sera affiché dans le champ à la place du nom DNS.</w:t>
      </w:r>
    </w:p>
    <w:p w14:paraId="0372A577" w14:textId="77777777" w:rsidR="004C2375" w:rsidRPr="003245B3" w:rsidRDefault="004C2375" w:rsidP="004C2375">
      <w:pPr>
        <w:pStyle w:val="Titre3"/>
        <w:rPr>
          <w:lang w:val="fr-FR"/>
        </w:rPr>
      </w:pPr>
      <w:bookmarkStart w:id="936" w:name="_Toc262710557"/>
      <w:bookmarkStart w:id="937" w:name="_Toc387323362"/>
      <w:r w:rsidRPr="003245B3">
        <w:rPr>
          <w:lang w:val="fr-FR"/>
        </w:rPr>
        <w:t>Affichage</w:t>
      </w:r>
      <w:bookmarkEnd w:id="936"/>
      <w:bookmarkEnd w:id="937"/>
    </w:p>
    <w:p w14:paraId="604278CE" w14:textId="77777777" w:rsidR="00C06658" w:rsidRPr="003245B3" w:rsidRDefault="00674143">
      <w:pPr>
        <w:rPr>
          <w:lang w:val="fr-FR"/>
        </w:rPr>
      </w:pPr>
      <w:r w:rsidRPr="003245B3">
        <w:rPr>
          <w:lang w:val="fr-FR"/>
        </w:rP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rsidRPr="003245B3">
        <w:rPr>
          <w:lang w:val="fr-FR"/>
        </w:rPr>
        <w:t>, dans les champs prévus à cet effet</w:t>
      </w:r>
      <w:r w:rsidRPr="003245B3">
        <w:rPr>
          <w:lang w:val="fr-FR"/>
        </w:rPr>
        <w:t xml:space="preserve">. Le statut (on ou off) est affiché en dessous de ces dernières. </w:t>
      </w:r>
      <w:r w:rsidR="00DE43CB" w:rsidRPr="003245B3">
        <w:rPr>
          <w:lang w:val="fr-FR"/>
        </w:rPr>
        <w:t>Tout en bas, le log du transcoder est affiché</w:t>
      </w:r>
      <w:r w:rsidR="00127BDE" w:rsidRPr="003245B3">
        <w:rPr>
          <w:lang w:val="fr-FR"/>
        </w:rPr>
        <w:t xml:space="preserve"> et peut être effacé à l’aide du bouton « Clear »</w:t>
      </w:r>
      <w:r w:rsidR="00DE43CB" w:rsidRPr="003245B3">
        <w:rPr>
          <w:lang w:val="fr-FR"/>
        </w:rPr>
        <w:t>.</w:t>
      </w:r>
    </w:p>
    <w:p w14:paraId="712167FA" w14:textId="77777777" w:rsidR="00EA2BED" w:rsidRPr="003245B3" w:rsidRDefault="00EA2BED" w:rsidP="00B764AA">
      <w:pPr>
        <w:pStyle w:val="Titre3"/>
        <w:rPr>
          <w:lang w:val="fr-FR"/>
        </w:rPr>
      </w:pPr>
      <w:bookmarkStart w:id="938" w:name="_Toc262710558"/>
      <w:bookmarkStart w:id="939" w:name="_Toc387323363"/>
      <w:r w:rsidRPr="003245B3">
        <w:rPr>
          <w:lang w:val="fr-FR"/>
        </w:rPr>
        <w:t>Modification</w:t>
      </w:r>
      <w:bookmarkEnd w:id="938"/>
      <w:bookmarkEnd w:id="939"/>
    </w:p>
    <w:p w14:paraId="299EC64D" w14:textId="77777777" w:rsidR="00EA2BED" w:rsidRPr="003245B3" w:rsidRDefault="00422ADB" w:rsidP="00EA2BED">
      <w:pPr>
        <w:rPr>
          <w:lang w:val="fr-FR"/>
        </w:rPr>
      </w:pPr>
      <w:r w:rsidRPr="003245B3">
        <w:rPr>
          <w:lang w:val="fr-FR"/>
        </w:rPr>
        <w:t>Les informations affichées dans les champs à droite peuvent être modifiées puis enregistrées (bouton « Update ») afin de mettre à jour les paramètres du transcoder sélectionné.</w:t>
      </w:r>
    </w:p>
    <w:p w14:paraId="4B2A41C7" w14:textId="77777777" w:rsidR="00A9279D" w:rsidRPr="003245B3" w:rsidRDefault="00A9279D" w:rsidP="00B764AA">
      <w:pPr>
        <w:pStyle w:val="Titre3"/>
        <w:rPr>
          <w:lang w:val="fr-FR"/>
        </w:rPr>
      </w:pPr>
      <w:bookmarkStart w:id="940" w:name="_Toc262710559"/>
      <w:bookmarkStart w:id="941" w:name="_Toc387323364"/>
      <w:r w:rsidRPr="003245B3">
        <w:rPr>
          <w:lang w:val="fr-FR"/>
        </w:rPr>
        <w:t>Contrôles</w:t>
      </w:r>
      <w:bookmarkEnd w:id="940"/>
      <w:bookmarkEnd w:id="941"/>
    </w:p>
    <w:p w14:paraId="2F2A45E9" w14:textId="77777777" w:rsidR="00A9279D" w:rsidRPr="003245B3" w:rsidRDefault="00A9279D" w:rsidP="00A9279D">
      <w:pPr>
        <w:rPr>
          <w:lang w:val="fr-FR"/>
        </w:rPr>
      </w:pPr>
      <w:r w:rsidRPr="003245B3">
        <w:rPr>
          <w:lang w:val="fr-FR"/>
        </w:rPr>
        <w:t>La partie « status » permet de contrôler le transcoder sélectionné. La case à cocher « Debug » permet de lancer le serveur avec son log dans une fenêtre console</w:t>
      </w:r>
      <w:r w:rsidR="001E1CFF" w:rsidRPr="003245B3">
        <w:rPr>
          <w:lang w:val="fr-FR"/>
        </w:rPr>
        <w:t>.</w:t>
      </w:r>
    </w:p>
    <w:p w14:paraId="03C8D497" w14:textId="77777777" w:rsidR="00DA470D" w:rsidRPr="003245B3" w:rsidRDefault="00DA470D" w:rsidP="00A9279D">
      <w:pPr>
        <w:rPr>
          <w:lang w:val="fr-FR"/>
        </w:rPr>
      </w:pPr>
      <w:r w:rsidRPr="003245B3">
        <w:rPr>
          <w:lang w:val="fr-FR"/>
        </w:rPr>
        <w:t xml:space="preserve">Si une erreur est détectée lors du lancement du transcoder, l’utilisateur en est informé. Il est possible que le </w:t>
      </w:r>
      <w:r w:rsidR="003A5057" w:rsidRPr="003245B3">
        <w:rPr>
          <w:lang w:val="fr-FR"/>
        </w:rPr>
        <w:t>transcoder en question</w:t>
      </w:r>
      <w:r w:rsidRPr="003245B3">
        <w:rPr>
          <w:lang w:val="fr-FR"/>
        </w:rPr>
        <w:t xml:space="preserve"> soit déjà lancé dans un autre processus ou alors que le fichier exécutable ne soit plus présent.</w:t>
      </w:r>
    </w:p>
    <w:p w14:paraId="4A904945" w14:textId="77777777" w:rsidR="00C54B0B" w:rsidRPr="003245B3" w:rsidRDefault="00C54B0B" w:rsidP="00A9279D">
      <w:pPr>
        <w:rPr>
          <w:lang w:val="fr-FR"/>
        </w:rPr>
      </w:pPr>
      <w:r w:rsidRPr="003245B3">
        <w:rPr>
          <w:lang w:val="fr-FR"/>
        </w:rPr>
        <w:t>Le bouton « next » (qui est noté « next track » sur l’interface finale) permet à l’utilisateur de dire au transcoder de passer à la musique suivante dans la playlist</w:t>
      </w:r>
      <w:r w:rsidR="00F15153" w:rsidRPr="003245B3">
        <w:rPr>
          <w:lang w:val="fr-FR"/>
        </w:rPr>
        <w:t xml:space="preserve"> qui est actuellement jouée par le transcoder sélectionné</w:t>
      </w:r>
      <w:r w:rsidRPr="003245B3">
        <w:rPr>
          <w:lang w:val="fr-FR"/>
        </w:rPr>
        <w:t>.</w:t>
      </w:r>
    </w:p>
    <w:p w14:paraId="1C57C08C" w14:textId="77777777" w:rsidR="00AA6898" w:rsidRPr="003245B3" w:rsidRDefault="00AA6898" w:rsidP="00A9279D">
      <w:pPr>
        <w:rPr>
          <w:lang w:val="fr-FR"/>
        </w:rPr>
      </w:pPr>
      <w:r w:rsidRPr="003245B3">
        <w:rPr>
          <w:lang w:val="fr-FR"/>
        </w:rPr>
        <w:t>Attention, il est possible que la configuration du transcoder demande à être régénérée pour bien fonctionner. L’utilisateur ne doit pas hésiter à utiliser le bouton « update » pour régénérer la configuration du transcoder sélectionné.</w:t>
      </w:r>
    </w:p>
    <w:p w14:paraId="6D828496" w14:textId="77777777" w:rsidR="00CD0717" w:rsidRPr="003245B3" w:rsidRDefault="00CD0717" w:rsidP="00B764AA">
      <w:pPr>
        <w:pStyle w:val="Titre3"/>
        <w:rPr>
          <w:lang w:val="fr-FR"/>
        </w:rPr>
      </w:pPr>
      <w:bookmarkStart w:id="942" w:name="_Toc262710560"/>
      <w:bookmarkStart w:id="943" w:name="_Toc387323365"/>
      <w:r w:rsidRPr="003245B3">
        <w:rPr>
          <w:lang w:val="fr-FR"/>
        </w:rPr>
        <w:t>Capture live</w:t>
      </w:r>
      <w:bookmarkEnd w:id="942"/>
    </w:p>
    <w:p w14:paraId="43256481" w14:textId="77777777" w:rsidR="00CD0717" w:rsidRPr="003245B3" w:rsidRDefault="00CD0717" w:rsidP="00CD0717">
      <w:pPr>
        <w:rPr>
          <w:lang w:val="fr-FR"/>
        </w:rPr>
      </w:pPr>
      <w:r w:rsidRPr="003245B3">
        <w:rPr>
          <w:lang w:val="fr-FR"/>
        </w:rPr>
        <w:t>L’utilisateur peut choisir de couper la lecture du calendrier (et donc des playlists)</w:t>
      </w:r>
      <w:r w:rsidR="00DE5DD1" w:rsidRPr="003245B3">
        <w:rPr>
          <w:lang w:val="fr-FR"/>
        </w:rPr>
        <w:t xml:space="preserve"> pour capture </w:t>
      </w:r>
      <w:r w:rsidR="009826B0" w:rsidRPr="003245B3">
        <w:rPr>
          <w:lang w:val="fr-FR"/>
        </w:rPr>
        <w:t xml:space="preserve">le son, </w:t>
      </w:r>
      <w:r w:rsidR="00DE5DD1" w:rsidRPr="003245B3">
        <w:rPr>
          <w:lang w:val="fr-FR"/>
        </w:rPr>
        <w:t>en provenance de son micro ou de sa carte son</w:t>
      </w:r>
      <w:r w:rsidR="009826B0" w:rsidRPr="003245B3">
        <w:rPr>
          <w:lang w:val="fr-FR"/>
        </w:rPr>
        <w:t>,</w:t>
      </w:r>
      <w:r w:rsidR="00DE5DD1" w:rsidRPr="003245B3">
        <w:rPr>
          <w:lang w:val="fr-FR"/>
        </w:rPr>
        <w:t xml:space="preserve"> et le diffuser via le transcoder en question.</w:t>
      </w:r>
      <w:r w:rsidR="00DC7143" w:rsidRPr="003245B3">
        <w:rPr>
          <w:lang w:val="fr-FR"/>
        </w:rPr>
        <w:t xml:space="preserve"> </w:t>
      </w:r>
    </w:p>
    <w:p w14:paraId="0C8D8601" w14:textId="77777777" w:rsidR="00DC7143" w:rsidRPr="003245B3" w:rsidRDefault="009826B0" w:rsidP="00CD0717">
      <w:pPr>
        <w:rPr>
          <w:lang w:val="fr-FR"/>
        </w:rPr>
      </w:pPr>
      <w:r w:rsidRPr="003245B3">
        <w:rPr>
          <w:lang w:val="fr-FR"/>
        </w:rPr>
        <w:t>Dans la partie « Live capture », la liste des différents périphériques audio de l’ordinateur est affichée. Le bouton à sa droite permet de rafraichir la liste. Une fois un périphérique sélectionné et le transcoder lancé, l’utilisateur peut démarrer le capture avec le bouton « Start » et la stoppée avec « Stop ».</w:t>
      </w:r>
    </w:p>
    <w:p w14:paraId="2C5A7F60" w14:textId="77777777" w:rsidR="00800E96" w:rsidRPr="003245B3" w:rsidRDefault="00800E96" w:rsidP="00CD0717">
      <w:pPr>
        <w:rPr>
          <w:lang w:val="fr-FR"/>
        </w:rPr>
      </w:pPr>
      <w:r w:rsidRPr="003245B3">
        <w:rPr>
          <w:lang w:val="fr-FR"/>
        </w:rPr>
        <w:t>A savoir que cette fonctionnalité n’est pas encore tout à fait au point et peut présenter des bugs. Vérifier le log lors de l’activation.</w:t>
      </w:r>
    </w:p>
    <w:p w14:paraId="26D54365" w14:textId="77777777" w:rsidR="00B764AA" w:rsidRPr="003245B3" w:rsidRDefault="00B764AA" w:rsidP="00B764AA">
      <w:pPr>
        <w:pStyle w:val="Titre3"/>
        <w:rPr>
          <w:lang w:val="fr-FR"/>
        </w:rPr>
      </w:pPr>
      <w:bookmarkStart w:id="944" w:name="_Toc262710561"/>
      <w:r w:rsidRPr="003245B3">
        <w:rPr>
          <w:lang w:val="fr-FR"/>
        </w:rPr>
        <w:t>Historique de diffusion</w:t>
      </w:r>
      <w:bookmarkEnd w:id="943"/>
      <w:bookmarkEnd w:id="944"/>
    </w:p>
    <w:p w14:paraId="5E873209" w14:textId="77777777" w:rsidR="00B764AA" w:rsidRPr="003245B3" w:rsidRDefault="00966ADC" w:rsidP="00B764AA">
      <w:pPr>
        <w:rPr>
          <w:lang w:val="fr-FR"/>
        </w:rPr>
      </w:pPr>
      <w:r w:rsidRPr="003245B3">
        <w:rPr>
          <w:lang w:val="fr-FR"/>
        </w:rPr>
        <w:t>L’historique de diffusion est enregistré (quelle musique est passé à quelle heure) et l’utilisateur</w:t>
      </w:r>
      <w:r w:rsidR="00D2410A" w:rsidRPr="003245B3">
        <w:rPr>
          <w:lang w:val="fr-FR"/>
        </w:rPr>
        <w:t xml:space="preserve"> peut </w:t>
      </w:r>
      <w:r w:rsidR="00D12E52" w:rsidRPr="003245B3">
        <w:rPr>
          <w:lang w:val="fr-FR"/>
        </w:rPr>
        <w:t>générer un fichier de type PDF avec le bouton « generate »</w:t>
      </w:r>
      <w:r w:rsidR="00D2410A" w:rsidRPr="003245B3">
        <w:rPr>
          <w:lang w:val="fr-FR"/>
        </w:rPr>
        <w:t>.</w:t>
      </w:r>
      <w:r w:rsidR="00D12E52" w:rsidRPr="003245B3">
        <w:rPr>
          <w:lang w:val="fr-FR"/>
        </w:rPr>
        <w:t xml:space="preserve"> Il lui sera demandé l’emplacement désiré pour l’enregistrement du fichier.</w:t>
      </w:r>
      <w:r w:rsidR="00D2410A" w:rsidRPr="003245B3">
        <w:rPr>
          <w:lang w:val="fr-FR"/>
        </w:rPr>
        <w:t xml:space="preserve"> Il est aussi possible de vider l’historique avec le bouton « clear ».</w:t>
      </w:r>
      <w:r w:rsidRPr="003245B3">
        <w:rPr>
          <w:lang w:val="fr-FR"/>
        </w:rPr>
        <w:t xml:space="preserve"> </w:t>
      </w:r>
    </w:p>
    <w:p w14:paraId="039773E4" w14:textId="77777777" w:rsidR="00C74B18" w:rsidRPr="003245B3" w:rsidRDefault="00C74B18" w:rsidP="00C74B18">
      <w:pPr>
        <w:pStyle w:val="Titre2"/>
        <w:rPr>
          <w:lang w:val="fr-FR"/>
        </w:rPr>
      </w:pPr>
      <w:bookmarkStart w:id="945" w:name="_Gestion_du_serveur"/>
      <w:bookmarkStart w:id="946" w:name="_Toc387323366"/>
      <w:bookmarkStart w:id="947" w:name="_Toc262710562"/>
      <w:bookmarkEnd w:id="945"/>
      <w:r w:rsidRPr="003245B3">
        <w:rPr>
          <w:lang w:val="fr-FR"/>
        </w:rPr>
        <w:lastRenderedPageBreak/>
        <w:t>Gestion du serveur</w:t>
      </w:r>
      <w:bookmarkEnd w:id="946"/>
      <w:r w:rsidR="003D04AF" w:rsidRPr="003245B3">
        <w:rPr>
          <w:lang w:val="fr-FR"/>
        </w:rPr>
        <w:t xml:space="preserve"> de diffusion</w:t>
      </w:r>
      <w:bookmarkEnd w:id="947"/>
    </w:p>
    <w:p w14:paraId="6445A587" w14:textId="77777777" w:rsidR="008200B7" w:rsidRPr="003245B3" w:rsidRDefault="008200B7" w:rsidP="008200B7">
      <w:pPr>
        <w:keepNext/>
        <w:jc w:val="center"/>
        <w:rPr>
          <w:lang w:val="fr-FR"/>
        </w:rPr>
      </w:pPr>
      <w:r w:rsidRPr="003245B3">
        <w:rPr>
          <w:noProof/>
          <w:lang w:eastAsia="fr-CH"/>
        </w:rPr>
        <w:drawing>
          <wp:inline distT="0" distB="0" distL="0" distR="0" wp14:anchorId="6C320D76" wp14:editId="573B64B2">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7">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14:paraId="5EEC129E" w14:textId="77777777" w:rsidR="008200B7" w:rsidRPr="003245B3" w:rsidRDefault="008200B7" w:rsidP="008200B7">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12</w:t>
      </w:r>
      <w:r w:rsidR="00A30F7C" w:rsidRPr="003245B3">
        <w:rPr>
          <w:noProof/>
          <w:lang w:val="fr-FR"/>
        </w:rPr>
        <w:fldChar w:fldCharType="end"/>
      </w:r>
      <w:r w:rsidRPr="003245B3">
        <w:rPr>
          <w:lang w:val="fr-FR"/>
        </w:rPr>
        <w:t xml:space="preserve"> - Onglet "server"</w:t>
      </w:r>
    </w:p>
    <w:p w14:paraId="21932ACA" w14:textId="77777777" w:rsidR="00981FC9" w:rsidRPr="003245B3" w:rsidRDefault="00981FC9" w:rsidP="00981FC9">
      <w:pPr>
        <w:rPr>
          <w:lang w:val="fr-FR"/>
        </w:rPr>
      </w:pPr>
      <w:r w:rsidRPr="003245B3">
        <w:rPr>
          <w:lang w:val="fr-FR"/>
        </w:rPr>
        <w:t>L’onglet serveur propose un serveur de diffusion interne</w:t>
      </w:r>
      <w:r w:rsidR="005E5132" w:rsidRPr="003245B3">
        <w:rPr>
          <w:lang w:val="fr-FR"/>
        </w:rPr>
        <w:t xml:space="preserve"> (local)</w:t>
      </w:r>
      <w:r w:rsidRPr="003245B3">
        <w:rPr>
          <w:lang w:val="fr-FR"/>
        </w:rPr>
        <w:t xml:space="preserve"> pour la webradio. Bien entendu, l’utilisateur doit créer un transcoder qui s’y connectera afin de diffusion le flux audio.</w:t>
      </w:r>
    </w:p>
    <w:p w14:paraId="25DD56BC" w14:textId="77777777" w:rsidR="003D04AF" w:rsidRPr="003245B3" w:rsidRDefault="003D04AF" w:rsidP="00981FC9">
      <w:pPr>
        <w:rPr>
          <w:lang w:val="fr-FR"/>
        </w:rPr>
      </w:pPr>
      <w:r w:rsidRPr="003245B3">
        <w:rPr>
          <w:lang w:val="fr-FR"/>
        </w:rPr>
        <w:t>Le serveur de diffusion permet de distribuer un flux audio à des auditeurs.</w:t>
      </w:r>
    </w:p>
    <w:p w14:paraId="37552B7C" w14:textId="77777777" w:rsidR="000D2832" w:rsidRPr="003245B3" w:rsidRDefault="000D2832" w:rsidP="000D2832">
      <w:pPr>
        <w:pStyle w:val="Titre3"/>
        <w:rPr>
          <w:lang w:val="fr-FR"/>
        </w:rPr>
      </w:pPr>
      <w:bookmarkStart w:id="948" w:name="_Toc262710563"/>
      <w:bookmarkStart w:id="949" w:name="_Toc387323367"/>
      <w:r w:rsidRPr="003245B3">
        <w:rPr>
          <w:lang w:val="fr-FR"/>
        </w:rPr>
        <w:t>Contrôles</w:t>
      </w:r>
      <w:bookmarkEnd w:id="948"/>
      <w:bookmarkEnd w:id="949"/>
    </w:p>
    <w:p w14:paraId="59720EEF" w14:textId="77777777" w:rsidR="000D2832" w:rsidRPr="003245B3" w:rsidRDefault="000D2832" w:rsidP="000D2832">
      <w:pPr>
        <w:rPr>
          <w:lang w:val="fr-FR"/>
        </w:rPr>
      </w:pPr>
      <w:r w:rsidRPr="003245B3">
        <w:rPr>
          <w:lang w:val="fr-FR"/>
        </w:rPr>
        <w:t>La partie « controls » permet de démarrer ou arrêter le serveur de la webradio</w:t>
      </w:r>
      <w:r w:rsidR="006F6E45" w:rsidRPr="003245B3">
        <w:rPr>
          <w:lang w:val="fr-FR"/>
        </w:rPr>
        <w:t xml:space="preserve"> via les boutons « start » et « stop ».</w:t>
      </w:r>
      <w:r w:rsidR="00A9279D" w:rsidRPr="003245B3">
        <w:rPr>
          <w:lang w:val="fr-FR"/>
        </w:rPr>
        <w:t xml:space="preserve"> La case à cocher « Debug » permet de lancer le serveur avec son log dans une fenêtre console.</w:t>
      </w:r>
      <w:r w:rsidR="006F6E45" w:rsidRPr="003245B3">
        <w:rPr>
          <w:lang w:val="fr-FR"/>
        </w:rPr>
        <w:t xml:space="preserve"> A </w:t>
      </w:r>
      <w:r w:rsidR="00A9279D" w:rsidRPr="003245B3">
        <w:rPr>
          <w:lang w:val="fr-FR"/>
        </w:rPr>
        <w:t>sa</w:t>
      </w:r>
      <w:r w:rsidR="006F6E45" w:rsidRPr="003245B3">
        <w:rPr>
          <w:lang w:val="fr-FR"/>
        </w:rPr>
        <w:t xml:space="preserve"> droite, un bouton permet de lancer l’interface web</w:t>
      </w:r>
      <w:r w:rsidR="009A059E" w:rsidRPr="003245B3">
        <w:rPr>
          <w:lang w:val="fr-FR"/>
        </w:rPr>
        <w:t xml:space="preserve"> et un autre l’administration web</w:t>
      </w:r>
      <w:r w:rsidR="006F6E45" w:rsidRPr="003245B3">
        <w:rPr>
          <w:lang w:val="fr-FR"/>
        </w:rPr>
        <w:t xml:space="preserve"> via le navigateur par défaut de l’utilisateur.</w:t>
      </w:r>
    </w:p>
    <w:p w14:paraId="07B3CD54" w14:textId="77777777" w:rsidR="006F6F2B" w:rsidRPr="003245B3" w:rsidRDefault="006F6F2B" w:rsidP="000D2832">
      <w:pPr>
        <w:rPr>
          <w:lang w:val="fr-FR"/>
        </w:rPr>
      </w:pPr>
      <w:r w:rsidRPr="003245B3">
        <w:rPr>
          <w:lang w:val="fr-FR"/>
        </w:rPr>
        <w:t>Si une erreur est détectée lors du lancement du serveur, l’utilisateur en est informé. Il est possible que le serveur soit déjà lancé dans un autre processus ou alors que le fichier exécutable ne soit plus présent.</w:t>
      </w:r>
    </w:p>
    <w:p w14:paraId="17D8D594" w14:textId="77777777" w:rsidR="000E7DE3" w:rsidRPr="003245B3" w:rsidRDefault="000E7DE3" w:rsidP="000D2832">
      <w:pPr>
        <w:pStyle w:val="Titre3"/>
        <w:rPr>
          <w:lang w:val="fr-FR"/>
        </w:rPr>
      </w:pPr>
      <w:bookmarkStart w:id="950" w:name="_Toc262710564"/>
      <w:bookmarkStart w:id="951" w:name="_Toc387323368"/>
      <w:r w:rsidRPr="003245B3">
        <w:rPr>
          <w:lang w:val="fr-FR"/>
        </w:rPr>
        <w:t>Log</w:t>
      </w:r>
      <w:bookmarkEnd w:id="950"/>
      <w:bookmarkEnd w:id="951"/>
    </w:p>
    <w:p w14:paraId="74863BDF" w14:textId="77777777" w:rsidR="000E7DE3" w:rsidRPr="003245B3" w:rsidRDefault="000E7DE3" w:rsidP="000E7DE3">
      <w:pPr>
        <w:rPr>
          <w:lang w:val="fr-FR"/>
        </w:rPr>
      </w:pPr>
      <w:r w:rsidRPr="003245B3">
        <w:rPr>
          <w:lang w:val="fr-FR"/>
        </w:rPr>
        <w:t>Si l’utilisateur lance le serveur en mode « debug », il peut avoir un log sous forme de programme console qui apparaît dans une fenêtre minimisée. Le bouton « Show logfile » permet d’afficher le fichier de log du serveur dans le bloc note.</w:t>
      </w:r>
    </w:p>
    <w:p w14:paraId="5CB3C130" w14:textId="77777777" w:rsidR="000D2832" w:rsidRPr="003245B3" w:rsidRDefault="000D2832" w:rsidP="000D2832">
      <w:pPr>
        <w:pStyle w:val="Titre3"/>
        <w:rPr>
          <w:lang w:val="fr-FR"/>
        </w:rPr>
      </w:pPr>
      <w:bookmarkStart w:id="952" w:name="_Toc262710565"/>
      <w:bookmarkStart w:id="953" w:name="_Toc387323369"/>
      <w:r w:rsidRPr="003245B3">
        <w:rPr>
          <w:lang w:val="fr-FR"/>
        </w:rPr>
        <w:t>Configuration</w:t>
      </w:r>
      <w:bookmarkEnd w:id="952"/>
      <w:bookmarkEnd w:id="953"/>
    </w:p>
    <w:p w14:paraId="77072CEB" w14:textId="77777777" w:rsidR="004D7E42" w:rsidRPr="003245B3" w:rsidRDefault="004D7E42" w:rsidP="004D7E42">
      <w:pPr>
        <w:rPr>
          <w:lang w:val="fr-FR"/>
        </w:rPr>
      </w:pPr>
      <w:r w:rsidRPr="003245B3">
        <w:rPr>
          <w:lang w:val="fr-FR"/>
        </w:rPr>
        <w:t>Différents éléments sont configurables pour le serveur</w:t>
      </w:r>
      <w:r w:rsidR="003D04AF" w:rsidRPr="003245B3">
        <w:rPr>
          <w:lang w:val="fr-FR"/>
        </w:rPr>
        <w:t xml:space="preserve"> de diffusion</w:t>
      </w:r>
      <w:r w:rsidRPr="003245B3">
        <w:rPr>
          <w:lang w:val="fr-FR"/>
        </w:rPr>
        <w:t> :</w:t>
      </w:r>
    </w:p>
    <w:p w14:paraId="69533572" w14:textId="77777777" w:rsidR="004D7E42" w:rsidRPr="003245B3" w:rsidRDefault="004D7E42" w:rsidP="004D7E42">
      <w:pPr>
        <w:pStyle w:val="Paragraphedeliste"/>
        <w:numPr>
          <w:ilvl w:val="0"/>
          <w:numId w:val="7"/>
        </w:numPr>
        <w:rPr>
          <w:lang w:val="fr-FR"/>
        </w:rPr>
      </w:pPr>
      <w:r w:rsidRPr="003245B3">
        <w:rPr>
          <w:lang w:val="fr-FR"/>
        </w:rPr>
        <w:t>Port : le port de connexion au serveur pour le transcoder</w:t>
      </w:r>
      <w:r w:rsidR="002C2DDE" w:rsidRPr="003245B3">
        <w:rPr>
          <w:lang w:val="fr-FR"/>
        </w:rPr>
        <w:t xml:space="preserve"> (Défaut : 8000)</w:t>
      </w:r>
    </w:p>
    <w:p w14:paraId="38363CD8" w14:textId="77777777" w:rsidR="004D7E42" w:rsidRPr="003245B3" w:rsidRDefault="004D7E42" w:rsidP="004D7E42">
      <w:pPr>
        <w:pStyle w:val="Paragraphedeliste"/>
        <w:numPr>
          <w:ilvl w:val="0"/>
          <w:numId w:val="7"/>
        </w:numPr>
        <w:rPr>
          <w:lang w:val="fr-FR"/>
        </w:rPr>
      </w:pPr>
      <w:r w:rsidRPr="003245B3">
        <w:rPr>
          <w:lang w:val="fr-FR"/>
        </w:rPr>
        <w:lastRenderedPageBreak/>
        <w:t>Password : Le mot de passe de connexion au serveur pour le transcoder</w:t>
      </w:r>
    </w:p>
    <w:p w14:paraId="13C8E990" w14:textId="77777777" w:rsidR="004D7E42" w:rsidRPr="003245B3" w:rsidRDefault="004D7E42" w:rsidP="004D7E42">
      <w:pPr>
        <w:pStyle w:val="Paragraphedeliste"/>
        <w:numPr>
          <w:ilvl w:val="0"/>
          <w:numId w:val="7"/>
        </w:numPr>
        <w:rPr>
          <w:lang w:val="fr-FR"/>
        </w:rPr>
      </w:pPr>
      <w:r w:rsidRPr="003245B3">
        <w:rPr>
          <w:lang w:val="fr-FR"/>
        </w:rPr>
        <w:t>Admin password : Le mot de passe pour l’accès à l’administration web du serveur</w:t>
      </w:r>
    </w:p>
    <w:p w14:paraId="1DB4EA8B" w14:textId="77777777" w:rsidR="004D7E42" w:rsidRPr="003245B3" w:rsidRDefault="004D7E42" w:rsidP="004D7E42">
      <w:pPr>
        <w:pStyle w:val="Paragraphedeliste"/>
        <w:numPr>
          <w:ilvl w:val="0"/>
          <w:numId w:val="7"/>
        </w:numPr>
        <w:rPr>
          <w:lang w:val="fr-FR"/>
        </w:rPr>
      </w:pPr>
      <w:r w:rsidRPr="003245B3">
        <w:rPr>
          <w:lang w:val="fr-FR"/>
        </w:rPr>
        <w:t>Max listener : Le nombre maximum de connexion au serveur (connexion client/auditeur)</w:t>
      </w:r>
      <w:r w:rsidR="009804D6" w:rsidRPr="003245B3">
        <w:rPr>
          <w:lang w:val="fr-FR"/>
        </w:rPr>
        <w:t>. Par défaut : 1. Maximum : 2000.</w:t>
      </w:r>
    </w:p>
    <w:p w14:paraId="409696EF" w14:textId="77777777" w:rsidR="00634B82" w:rsidRPr="003245B3" w:rsidRDefault="00634B82" w:rsidP="00634B82">
      <w:pPr>
        <w:rPr>
          <w:lang w:val="fr-FR"/>
        </w:rPr>
      </w:pPr>
      <w:r w:rsidRPr="003245B3">
        <w:rPr>
          <w:lang w:val="fr-FR"/>
        </w:rPr>
        <w:t>Attention : Les 2 mots de passe doivent être différents !</w:t>
      </w:r>
    </w:p>
    <w:p w14:paraId="6C2930C1" w14:textId="77777777" w:rsidR="005E1CB8" w:rsidRPr="003245B3" w:rsidRDefault="005E1CB8" w:rsidP="005E1CB8">
      <w:pPr>
        <w:pStyle w:val="Titre3"/>
        <w:rPr>
          <w:lang w:val="fr-FR"/>
        </w:rPr>
      </w:pPr>
      <w:bookmarkStart w:id="954" w:name="_Interface_web"/>
      <w:bookmarkStart w:id="955" w:name="_Toc262710566"/>
      <w:bookmarkStart w:id="956" w:name="_Toc387323370"/>
      <w:bookmarkEnd w:id="954"/>
      <w:r w:rsidRPr="003245B3">
        <w:rPr>
          <w:lang w:val="fr-FR"/>
        </w:rPr>
        <w:t>Interface web</w:t>
      </w:r>
      <w:bookmarkEnd w:id="955"/>
      <w:bookmarkEnd w:id="956"/>
    </w:p>
    <w:p w14:paraId="03404577" w14:textId="77777777" w:rsidR="005E1CB8" w:rsidRPr="003245B3" w:rsidRDefault="005E1CB8" w:rsidP="005E1CB8">
      <w:pPr>
        <w:rPr>
          <w:lang w:val="fr-FR"/>
        </w:rPr>
      </w:pPr>
      <w:r w:rsidRPr="003245B3">
        <w:rPr>
          <w:lang w:val="fr-FR"/>
        </w:rPr>
        <w:t>Une interface web est fournie avec le serveur</w:t>
      </w:r>
      <w:r w:rsidR="00384C6F" w:rsidRPr="003245B3">
        <w:rPr>
          <w:lang w:val="fr-FR"/>
        </w:rPr>
        <w:t xml:space="preserve"> </w:t>
      </w:r>
      <w:r w:rsidR="007D34AA" w:rsidRPr="003245B3">
        <w:rPr>
          <w:lang w:val="fr-FR"/>
        </w:rPr>
        <w:t>de diffusion</w:t>
      </w:r>
      <w:r w:rsidRPr="003245B3">
        <w:rPr>
          <w:lang w:val="fr-FR"/>
        </w:rPr>
        <w:t>.</w:t>
      </w:r>
      <w:r w:rsidR="00D77BF7" w:rsidRPr="003245B3">
        <w:rPr>
          <w:lang w:val="fr-FR"/>
        </w:rPr>
        <w:t xml:space="preserve"> L’outil utilisé pour créer le serveur génère tout seul cette interface ainsi que les informations qui y figurent.</w:t>
      </w:r>
      <w:r w:rsidRPr="003245B3">
        <w:rPr>
          <w:lang w:val="fr-FR"/>
        </w:rPr>
        <w:t xml:space="preserve"> </w:t>
      </w:r>
      <w:r w:rsidR="00D77BF7" w:rsidRPr="003245B3">
        <w:rPr>
          <w:lang w:val="fr-FR"/>
        </w:rPr>
        <w:t>Cette interface</w:t>
      </w:r>
      <w:r w:rsidRPr="003245B3">
        <w:rPr>
          <w:lang w:val="fr-FR"/>
        </w:rPr>
        <w:t xml:space="preserve"> permet de voir différentes informations sur le serveur et le stream. Il est aussi possible de télécharger le fichier permettant d’écouter le flux directement sur un lecteur multimédia.</w:t>
      </w:r>
    </w:p>
    <w:p w14:paraId="53B5A8B1" w14:textId="77777777" w:rsidR="00F74085" w:rsidRPr="003245B3" w:rsidRDefault="005E1CB8" w:rsidP="00F74085">
      <w:pPr>
        <w:keepNext/>
        <w:jc w:val="center"/>
        <w:rPr>
          <w:lang w:val="fr-FR"/>
        </w:rPr>
      </w:pPr>
      <w:r w:rsidRPr="003245B3">
        <w:rPr>
          <w:noProof/>
          <w:lang w:eastAsia="fr-CH"/>
        </w:rPr>
        <w:drawing>
          <wp:inline distT="0" distB="0" distL="0" distR="0" wp14:anchorId="1C92F22F" wp14:editId="4C61AFAB">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14:paraId="7B156C8F" w14:textId="77777777" w:rsidR="005E1CB8" w:rsidRPr="003245B3" w:rsidRDefault="00F74085" w:rsidP="00F74085">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13</w:t>
      </w:r>
      <w:r w:rsidR="00A30F7C" w:rsidRPr="003245B3">
        <w:rPr>
          <w:noProof/>
          <w:lang w:val="fr-FR"/>
        </w:rPr>
        <w:fldChar w:fldCharType="end"/>
      </w:r>
      <w:r w:rsidRPr="003245B3">
        <w:rPr>
          <w:lang w:val="fr-FR"/>
        </w:rPr>
        <w:t xml:space="preserve"> - Interface web ShoutCAST serveur</w:t>
      </w:r>
    </w:p>
    <w:p w14:paraId="7FF2AE1F" w14:textId="77777777" w:rsidR="006D73F4" w:rsidRPr="003245B3" w:rsidRDefault="00030876">
      <w:pPr>
        <w:rPr>
          <w:rFonts w:asciiTheme="majorHAnsi" w:eastAsiaTheme="majorEastAsia" w:hAnsiTheme="majorHAnsi" w:cstheme="majorBidi"/>
          <w:b/>
          <w:bCs/>
          <w:color w:val="4F81BD" w:themeColor="accent1"/>
          <w:lang w:val="fr-FR"/>
        </w:rPr>
      </w:pPr>
      <w:r w:rsidRPr="003245B3">
        <w:rPr>
          <w:lang w:val="fr-FR"/>
        </w:rPr>
        <w:t>Un historique des morceaux joué par le serveur est aussi disponible.</w:t>
      </w:r>
    </w:p>
    <w:p w14:paraId="1C0EC4FD" w14:textId="77777777" w:rsidR="005E1CB8" w:rsidRPr="003245B3" w:rsidRDefault="005E1CB8" w:rsidP="005E1CB8">
      <w:pPr>
        <w:pStyle w:val="Titre3"/>
        <w:rPr>
          <w:lang w:val="fr-FR"/>
        </w:rPr>
      </w:pPr>
      <w:bookmarkStart w:id="957" w:name="_Toc262710567"/>
      <w:bookmarkStart w:id="958" w:name="_Toc387323371"/>
      <w:r w:rsidRPr="003245B3">
        <w:rPr>
          <w:lang w:val="fr-FR"/>
        </w:rPr>
        <w:t>Administration web</w:t>
      </w:r>
      <w:bookmarkEnd w:id="957"/>
      <w:bookmarkEnd w:id="958"/>
    </w:p>
    <w:p w14:paraId="7DA7DCC6" w14:textId="77777777" w:rsidR="005E1CB8" w:rsidRPr="003245B3" w:rsidRDefault="005E1CB8" w:rsidP="005E1CB8">
      <w:pPr>
        <w:rPr>
          <w:lang w:val="fr-FR"/>
        </w:rPr>
      </w:pPr>
      <w:r w:rsidRPr="003245B3">
        <w:rPr>
          <w:lang w:val="fr-FR"/>
        </w:rPr>
        <w:t xml:space="preserve">Via l’interface web décrite précédemment, il est possible d’accéder à une section d’administration. Pour se faire, il faut cliquer sur le lien « Admin login » puis </w:t>
      </w:r>
      <w:proofErr w:type="gramStart"/>
      <w:r w:rsidRPr="003245B3">
        <w:rPr>
          <w:lang w:val="fr-FR"/>
        </w:rPr>
        <w:t>entrer</w:t>
      </w:r>
      <w:proofErr w:type="gramEnd"/>
      <w:r w:rsidRPr="003245B3">
        <w:rPr>
          <w:lang w:val="fr-FR"/>
        </w:rPr>
        <w:t xml:space="preserve"> le nom d’utilisateur « admin » et le mot de passe configuré pour le serveur.</w:t>
      </w:r>
    </w:p>
    <w:p w14:paraId="2BCD80FB" w14:textId="77777777" w:rsidR="00F74085" w:rsidRPr="003245B3" w:rsidRDefault="00030876" w:rsidP="00F74085">
      <w:pPr>
        <w:keepNext/>
        <w:jc w:val="center"/>
        <w:rPr>
          <w:lang w:val="fr-FR"/>
        </w:rPr>
      </w:pPr>
      <w:r w:rsidRPr="003245B3">
        <w:rPr>
          <w:noProof/>
          <w:lang w:eastAsia="fr-CH"/>
        </w:rPr>
        <w:drawing>
          <wp:inline distT="0" distB="0" distL="0" distR="0" wp14:anchorId="5A9D0E9B" wp14:editId="56464831">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14:paraId="05D9EA24" w14:textId="77777777" w:rsidR="00030876" w:rsidRPr="003245B3" w:rsidRDefault="00F74085" w:rsidP="00F74085">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14</w:t>
      </w:r>
      <w:r w:rsidR="00A30F7C" w:rsidRPr="003245B3">
        <w:rPr>
          <w:noProof/>
          <w:lang w:val="fr-FR"/>
        </w:rPr>
        <w:fldChar w:fldCharType="end"/>
      </w:r>
      <w:r w:rsidRPr="003245B3">
        <w:rPr>
          <w:lang w:val="fr-FR"/>
        </w:rPr>
        <w:t xml:space="preserve"> - Administration web ShoutCAST serveur</w:t>
      </w:r>
    </w:p>
    <w:p w14:paraId="13F80919" w14:textId="77777777" w:rsidR="005E1CB8" w:rsidRPr="003245B3" w:rsidRDefault="006D73F4" w:rsidP="005E1CB8">
      <w:pPr>
        <w:rPr>
          <w:lang w:val="fr-FR"/>
        </w:rPr>
      </w:pPr>
      <w:r w:rsidRPr="003245B3">
        <w:rPr>
          <w:lang w:val="fr-FR"/>
        </w:rPr>
        <w:lastRenderedPageBreak/>
        <w:t>Pour l’administrateur, il est possible de :</w:t>
      </w:r>
    </w:p>
    <w:p w14:paraId="2D81C964" w14:textId="77777777" w:rsidR="006D73F4" w:rsidRPr="003245B3" w:rsidRDefault="006D73F4" w:rsidP="006D73F4">
      <w:pPr>
        <w:pStyle w:val="Paragraphedeliste"/>
        <w:numPr>
          <w:ilvl w:val="0"/>
          <w:numId w:val="6"/>
        </w:numPr>
        <w:rPr>
          <w:lang w:val="fr-FR"/>
        </w:rPr>
      </w:pPr>
      <w:r w:rsidRPr="003245B3">
        <w:rPr>
          <w:lang w:val="fr-FR"/>
        </w:rPr>
        <w:t>Voir la liste des « listeners » (clients qui écoutent la webradio depuis ce serveur)</w:t>
      </w:r>
    </w:p>
    <w:p w14:paraId="6717DBD7" w14:textId="77777777" w:rsidR="006D73F4" w:rsidRPr="003245B3" w:rsidRDefault="006D73F4" w:rsidP="006D73F4">
      <w:pPr>
        <w:pStyle w:val="Paragraphedeliste"/>
        <w:numPr>
          <w:ilvl w:val="0"/>
          <w:numId w:val="6"/>
        </w:numPr>
        <w:rPr>
          <w:lang w:val="fr-FR"/>
        </w:rPr>
      </w:pPr>
      <w:r w:rsidRPr="003245B3">
        <w:rPr>
          <w:lang w:val="fr-FR"/>
        </w:rPr>
        <w:t>Voir le log du serveur</w:t>
      </w:r>
    </w:p>
    <w:p w14:paraId="1959B122" w14:textId="77777777" w:rsidR="006D73F4" w:rsidRPr="003245B3" w:rsidRDefault="006D73F4" w:rsidP="006D73F4">
      <w:pPr>
        <w:pStyle w:val="Paragraphedeliste"/>
        <w:numPr>
          <w:ilvl w:val="0"/>
          <w:numId w:val="6"/>
        </w:numPr>
        <w:rPr>
          <w:lang w:val="fr-FR"/>
        </w:rPr>
      </w:pPr>
      <w:r w:rsidRPr="003245B3">
        <w:rPr>
          <w:lang w:val="fr-FR"/>
        </w:rPr>
        <w:t>Gérer une liste d’adresses IP bannies</w:t>
      </w:r>
    </w:p>
    <w:p w14:paraId="20ED19A7" w14:textId="77777777" w:rsidR="006D73F4" w:rsidRPr="003245B3" w:rsidRDefault="006D73F4" w:rsidP="006D73F4">
      <w:pPr>
        <w:pStyle w:val="Paragraphedeliste"/>
        <w:numPr>
          <w:ilvl w:val="0"/>
          <w:numId w:val="6"/>
        </w:numPr>
        <w:rPr>
          <w:lang w:val="fr-FR"/>
        </w:rPr>
      </w:pPr>
      <w:r w:rsidRPr="003245B3">
        <w:rPr>
          <w:lang w:val="fr-FR"/>
        </w:rPr>
        <w:t>Gérer une liste d’adresses IP qui disposent d’un accès réservé (si une adresse réservée désire écouter le webradio mais que le serveur est plein, un client sera éjecté du serveur pour laisser une place au client disposant d’une adresse réservée)</w:t>
      </w:r>
    </w:p>
    <w:p w14:paraId="42FDED44" w14:textId="77777777" w:rsidR="00252256" w:rsidRPr="003245B3" w:rsidRDefault="00252256" w:rsidP="00252256">
      <w:pPr>
        <w:rPr>
          <w:lang w:val="fr-FR"/>
        </w:rPr>
      </w:pPr>
      <w:r w:rsidRPr="003245B3">
        <w:rPr>
          <w:lang w:val="fr-FR"/>
        </w:rPr>
        <w:t>Tous ces services sont fournis par l’interface d’administration web.</w:t>
      </w:r>
    </w:p>
    <w:p w14:paraId="22841C20" w14:textId="77777777" w:rsidR="0096755A" w:rsidRPr="003245B3" w:rsidRDefault="0096755A" w:rsidP="0096755A">
      <w:pPr>
        <w:rPr>
          <w:lang w:val="fr-FR"/>
        </w:rPr>
      </w:pPr>
    </w:p>
    <w:p w14:paraId="4137C9F9" w14:textId="77777777" w:rsidR="00F952CB" w:rsidRPr="003245B3" w:rsidRDefault="00F952CB">
      <w:pPr>
        <w:rPr>
          <w:rFonts w:asciiTheme="majorHAnsi" w:eastAsiaTheme="majorEastAsia" w:hAnsiTheme="majorHAnsi" w:cstheme="majorBidi"/>
          <w:b/>
          <w:bCs/>
          <w:color w:val="365F91" w:themeColor="accent1" w:themeShade="BF"/>
          <w:sz w:val="28"/>
          <w:szCs w:val="28"/>
          <w:lang w:val="fr-FR"/>
        </w:rPr>
      </w:pPr>
      <w:r w:rsidRPr="003245B3">
        <w:rPr>
          <w:lang w:val="fr-FR"/>
        </w:rPr>
        <w:br w:type="page"/>
      </w:r>
    </w:p>
    <w:p w14:paraId="144C20D6" w14:textId="77777777" w:rsidR="000E0E6D" w:rsidRPr="003245B3" w:rsidRDefault="00484EA4" w:rsidP="000E0E6D">
      <w:pPr>
        <w:pStyle w:val="Titre1"/>
        <w:rPr>
          <w:lang w:val="fr-FR"/>
        </w:rPr>
      </w:pPr>
      <w:bookmarkStart w:id="959" w:name="_Toc262710568"/>
      <w:bookmarkStart w:id="960" w:name="_Toc387323372"/>
      <w:r w:rsidRPr="003245B3">
        <w:rPr>
          <w:lang w:val="fr-FR"/>
        </w:rPr>
        <w:lastRenderedPageBreak/>
        <w:t xml:space="preserve">Analyse </w:t>
      </w:r>
      <w:r w:rsidR="000E0E6D" w:rsidRPr="003245B3">
        <w:rPr>
          <w:lang w:val="fr-FR"/>
        </w:rPr>
        <w:t>organique</w:t>
      </w:r>
      <w:bookmarkEnd w:id="959"/>
      <w:bookmarkEnd w:id="960"/>
    </w:p>
    <w:p w14:paraId="4794813E" w14:textId="77777777" w:rsidR="009D761A" w:rsidRPr="003245B3" w:rsidRDefault="009D761A" w:rsidP="000E0E6D">
      <w:pPr>
        <w:pStyle w:val="Titre2"/>
        <w:rPr>
          <w:lang w:val="fr-FR"/>
        </w:rPr>
      </w:pPr>
      <w:bookmarkStart w:id="961" w:name="_Toc262710569"/>
      <w:bookmarkStart w:id="962" w:name="_Toc387323373"/>
      <w:r w:rsidRPr="003245B3">
        <w:rPr>
          <w:lang w:val="fr-FR"/>
        </w:rPr>
        <w:t>Environnement</w:t>
      </w:r>
      <w:bookmarkEnd w:id="961"/>
      <w:bookmarkEnd w:id="962"/>
      <w:r w:rsidRPr="003245B3">
        <w:rPr>
          <w:lang w:val="fr-FR"/>
        </w:rPr>
        <w:t xml:space="preserve"> </w:t>
      </w:r>
    </w:p>
    <w:p w14:paraId="272EF6A6" w14:textId="77777777" w:rsidR="009D761A" w:rsidRPr="003245B3" w:rsidRDefault="009D761A" w:rsidP="009D761A">
      <w:pPr>
        <w:pStyle w:val="Paragraphedeliste"/>
        <w:numPr>
          <w:ilvl w:val="0"/>
          <w:numId w:val="9"/>
        </w:numPr>
        <w:rPr>
          <w:lang w:val="fr-FR"/>
        </w:rPr>
      </w:pPr>
      <w:r w:rsidRPr="003245B3">
        <w:rPr>
          <w:lang w:val="fr-FR"/>
        </w:rPr>
        <w:t>Langage : C#/.NET</w:t>
      </w:r>
    </w:p>
    <w:p w14:paraId="4FB910F3" w14:textId="77777777" w:rsidR="009D761A" w:rsidRPr="003245B3" w:rsidRDefault="009D761A" w:rsidP="009D761A">
      <w:pPr>
        <w:pStyle w:val="Paragraphedeliste"/>
        <w:numPr>
          <w:ilvl w:val="0"/>
          <w:numId w:val="9"/>
        </w:numPr>
        <w:rPr>
          <w:lang w:val="fr-FR"/>
        </w:rPr>
      </w:pPr>
      <w:r w:rsidRPr="003245B3">
        <w:rPr>
          <w:lang w:val="fr-FR"/>
        </w:rPr>
        <w:t>IDE : Visual Studio 2013</w:t>
      </w:r>
    </w:p>
    <w:p w14:paraId="09CC2188" w14:textId="77777777" w:rsidR="00B979AB" w:rsidRPr="003245B3" w:rsidRDefault="00B979AB" w:rsidP="009D761A">
      <w:pPr>
        <w:pStyle w:val="Paragraphedeliste"/>
        <w:numPr>
          <w:ilvl w:val="0"/>
          <w:numId w:val="9"/>
        </w:numPr>
        <w:rPr>
          <w:lang w:val="fr-FR"/>
        </w:rPr>
      </w:pPr>
      <w:r w:rsidRPr="003245B3">
        <w:rPr>
          <w:lang w:val="fr-FR"/>
        </w:rPr>
        <w:t>OS : Windows 7 64 bits</w:t>
      </w:r>
    </w:p>
    <w:p w14:paraId="772F1D6B" w14:textId="77777777" w:rsidR="007A18BA" w:rsidRPr="003245B3" w:rsidRDefault="007A18BA" w:rsidP="000E0E6D">
      <w:pPr>
        <w:pStyle w:val="Titre2"/>
        <w:rPr>
          <w:lang w:val="fr-FR"/>
        </w:rPr>
      </w:pPr>
      <w:bookmarkStart w:id="963" w:name="_Toc262710570"/>
      <w:bookmarkStart w:id="964" w:name="_Toc387323374"/>
      <w:r w:rsidRPr="003245B3">
        <w:rPr>
          <w:lang w:val="fr-FR"/>
        </w:rPr>
        <w:t>Diagramme de classes</w:t>
      </w:r>
      <w:bookmarkEnd w:id="963"/>
      <w:bookmarkEnd w:id="964"/>
    </w:p>
    <w:p w14:paraId="658888DB" w14:textId="77777777" w:rsidR="00C00DC4" w:rsidRPr="003245B3" w:rsidRDefault="00A30F7C" w:rsidP="00C00DC4">
      <w:pPr>
        <w:pStyle w:val="Titre3"/>
        <w:rPr>
          <w:lang w:val="fr-FR"/>
        </w:rPr>
      </w:pPr>
      <w:bookmarkStart w:id="965" w:name="_Toc262710571"/>
      <w:r w:rsidRPr="003245B3">
        <w:rPr>
          <w:lang w:val="fr-FR"/>
        </w:rPr>
        <w:t>Modèle</w:t>
      </w:r>
      <w:bookmarkEnd w:id="965"/>
    </w:p>
    <w:p w14:paraId="41F7247B" w14:textId="77777777" w:rsidR="00A63F8B" w:rsidRPr="003245B3" w:rsidRDefault="00A63F8B" w:rsidP="00A63F8B">
      <w:pPr>
        <w:keepNext/>
        <w:jc w:val="center"/>
        <w:rPr>
          <w:lang w:val="fr-FR"/>
        </w:rPr>
      </w:pPr>
      <w:r w:rsidRPr="003245B3">
        <w:rPr>
          <w:noProof/>
          <w:lang w:eastAsia="fr-CH"/>
        </w:rPr>
        <w:drawing>
          <wp:inline distT="0" distB="0" distL="0" distR="0" wp14:anchorId="614C719D" wp14:editId="4CAF90DE">
            <wp:extent cx="5760720" cy="3842522"/>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842522"/>
                    </a:xfrm>
                    <a:prstGeom prst="rect">
                      <a:avLst/>
                    </a:prstGeom>
                  </pic:spPr>
                </pic:pic>
              </a:graphicData>
            </a:graphic>
          </wp:inline>
        </w:drawing>
      </w:r>
    </w:p>
    <w:p w14:paraId="413F643E" w14:textId="77777777" w:rsidR="00927823" w:rsidRPr="003245B3" w:rsidRDefault="00A63F8B" w:rsidP="00A63F8B">
      <w:pPr>
        <w:pStyle w:val="Lgende"/>
        <w:jc w:val="center"/>
        <w:rPr>
          <w:lang w:val="fr-FR"/>
        </w:rPr>
      </w:pPr>
      <w:r w:rsidRPr="003245B3">
        <w:rPr>
          <w:lang w:val="fr-FR"/>
        </w:rPr>
        <w:t xml:space="preserve">Figure </w:t>
      </w:r>
      <w:r w:rsidRPr="003245B3">
        <w:rPr>
          <w:lang w:val="fr-FR"/>
        </w:rPr>
        <w:fldChar w:fldCharType="begin"/>
      </w:r>
      <w:r w:rsidRPr="003245B3">
        <w:rPr>
          <w:lang w:val="fr-FR"/>
        </w:rPr>
        <w:instrText xml:space="preserve"> SEQ Figure \* ARABIC </w:instrText>
      </w:r>
      <w:r w:rsidRPr="003245B3">
        <w:rPr>
          <w:lang w:val="fr-FR"/>
        </w:rPr>
        <w:fldChar w:fldCharType="separate"/>
      </w:r>
      <w:r w:rsidR="00191D7C" w:rsidRPr="003245B3">
        <w:rPr>
          <w:noProof/>
          <w:lang w:val="fr-FR"/>
        </w:rPr>
        <w:t>15</w:t>
      </w:r>
      <w:r w:rsidRPr="003245B3">
        <w:rPr>
          <w:lang w:val="fr-FR"/>
        </w:rPr>
        <w:fldChar w:fldCharType="end"/>
      </w:r>
      <w:r w:rsidRPr="003245B3">
        <w:rPr>
          <w:lang w:val="fr-FR"/>
        </w:rPr>
        <w:t xml:space="preserve"> - Diagramme modèle</w:t>
      </w:r>
    </w:p>
    <w:p w14:paraId="37F56508" w14:textId="77777777" w:rsidR="000832A8" w:rsidRPr="003245B3" w:rsidRDefault="000832A8" w:rsidP="00C00DC4">
      <w:pPr>
        <w:pStyle w:val="Titre3"/>
        <w:rPr>
          <w:lang w:val="fr-FR"/>
        </w:rPr>
      </w:pPr>
      <w:bookmarkStart w:id="966" w:name="_Toc262710572"/>
      <w:bookmarkStart w:id="967" w:name="_Toc387323376"/>
      <w:r w:rsidRPr="003245B3">
        <w:rPr>
          <w:lang w:val="fr-FR"/>
        </w:rPr>
        <w:t>MVC</w:t>
      </w:r>
      <w:bookmarkEnd w:id="966"/>
    </w:p>
    <w:p w14:paraId="5C31BAD2" w14:textId="77777777" w:rsidR="000832A8" w:rsidRPr="003245B3" w:rsidRDefault="000832A8" w:rsidP="000832A8">
      <w:pPr>
        <w:rPr>
          <w:lang w:val="fr-FR"/>
        </w:rPr>
      </w:pPr>
      <w:r w:rsidRPr="003245B3">
        <w:rPr>
          <w:lang w:val="fr-FR"/>
        </w:rPr>
        <w:t>L’application est codée en suivant le modèle MVC (</w:t>
      </w:r>
      <w:hyperlink r:id="rId31" w:history="1">
        <w:r w:rsidRPr="003245B3">
          <w:rPr>
            <w:rStyle w:val="Lienhypertexte"/>
            <w:lang w:val="fr-FR"/>
          </w:rPr>
          <w:t>http://fr.wikipedia.org/wiki/Mod%C3%A8le-vue-contr%C3%B4leur</w:t>
        </w:r>
      </w:hyperlink>
      <w:r w:rsidRPr="003245B3">
        <w:rPr>
          <w:lang w:val="fr-FR"/>
        </w:rPr>
        <w:t>).</w:t>
      </w:r>
    </w:p>
    <w:p w14:paraId="7AD8FF19" w14:textId="77777777" w:rsidR="000832A8" w:rsidRPr="003245B3" w:rsidRDefault="000832A8" w:rsidP="000832A8">
      <w:pPr>
        <w:keepNext/>
        <w:jc w:val="center"/>
        <w:rPr>
          <w:lang w:val="fr-FR"/>
        </w:rPr>
      </w:pPr>
      <w:r w:rsidRPr="003245B3">
        <w:rPr>
          <w:noProof/>
          <w:lang w:eastAsia="fr-CH"/>
        </w:rPr>
        <w:lastRenderedPageBreak/>
        <w:drawing>
          <wp:inline distT="0" distB="0" distL="0" distR="0" wp14:anchorId="06555FA8" wp14:editId="14435CB1">
            <wp:extent cx="4953000" cy="3501152"/>
            <wp:effectExtent l="0" t="0" r="0" b="4445"/>
            <wp:docPr id="50" name="Image 50" descr="http://1.bp.blogspot.com/--51dDL5E0hw/UC9p3BoUjOI/AAAAAAAABnM/ogPOWt7Aajg/s1600/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51dDL5E0hw/UC9p3BoUjOI/AAAAAAAABnM/ogPOWt7Aajg/s1600/ab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9009" cy="3505399"/>
                    </a:xfrm>
                    <a:prstGeom prst="rect">
                      <a:avLst/>
                    </a:prstGeom>
                    <a:noFill/>
                    <a:ln>
                      <a:noFill/>
                    </a:ln>
                  </pic:spPr>
                </pic:pic>
              </a:graphicData>
            </a:graphic>
          </wp:inline>
        </w:drawing>
      </w:r>
    </w:p>
    <w:p w14:paraId="71BF691A" w14:textId="77777777" w:rsidR="000832A8" w:rsidRPr="003245B3" w:rsidRDefault="000832A8" w:rsidP="000832A8">
      <w:pPr>
        <w:pStyle w:val="Lgende"/>
        <w:jc w:val="center"/>
        <w:rPr>
          <w:lang w:val="fr-FR"/>
        </w:rPr>
      </w:pPr>
      <w:r w:rsidRPr="003245B3">
        <w:rPr>
          <w:lang w:val="fr-FR"/>
        </w:rPr>
        <w:t xml:space="preserve">Figure </w:t>
      </w:r>
      <w:r w:rsidRPr="003245B3">
        <w:rPr>
          <w:lang w:val="fr-FR"/>
        </w:rPr>
        <w:fldChar w:fldCharType="begin"/>
      </w:r>
      <w:r w:rsidRPr="003245B3">
        <w:rPr>
          <w:lang w:val="fr-FR"/>
        </w:rPr>
        <w:instrText xml:space="preserve"> SEQ Figure \* ARABIC </w:instrText>
      </w:r>
      <w:r w:rsidRPr="003245B3">
        <w:rPr>
          <w:lang w:val="fr-FR"/>
        </w:rPr>
        <w:fldChar w:fldCharType="separate"/>
      </w:r>
      <w:r w:rsidR="00191D7C" w:rsidRPr="003245B3">
        <w:rPr>
          <w:noProof/>
          <w:lang w:val="fr-FR"/>
        </w:rPr>
        <w:t>16</w:t>
      </w:r>
      <w:r w:rsidRPr="003245B3">
        <w:rPr>
          <w:lang w:val="fr-FR"/>
        </w:rPr>
        <w:fldChar w:fldCharType="end"/>
      </w:r>
      <w:r w:rsidRPr="003245B3">
        <w:rPr>
          <w:lang w:val="fr-FR"/>
        </w:rPr>
        <w:t xml:space="preserve"> -  MVC</w:t>
      </w:r>
    </w:p>
    <w:p w14:paraId="572FF092" w14:textId="77777777" w:rsidR="000832A8" w:rsidRPr="003245B3" w:rsidRDefault="000832A8" w:rsidP="000832A8">
      <w:pPr>
        <w:rPr>
          <w:lang w:val="fr-FR"/>
        </w:rPr>
      </w:pPr>
      <w:r w:rsidRPr="003245B3">
        <w:rPr>
          <w:lang w:val="fr-FR"/>
        </w:rPr>
        <w:t>L’application dispose de 2 vues :</w:t>
      </w:r>
    </w:p>
    <w:p w14:paraId="652D010E" w14:textId="77777777" w:rsidR="000832A8" w:rsidRPr="003245B3" w:rsidRDefault="000832A8" w:rsidP="000832A8">
      <w:pPr>
        <w:pStyle w:val="Paragraphedeliste"/>
        <w:numPr>
          <w:ilvl w:val="0"/>
          <w:numId w:val="40"/>
        </w:numPr>
        <w:rPr>
          <w:lang w:val="fr-FR"/>
        </w:rPr>
      </w:pPr>
      <w:r w:rsidRPr="003245B3">
        <w:rPr>
          <w:lang w:val="fr-FR"/>
        </w:rPr>
        <w:t>AdminView : Vue d’administration de webradio</w:t>
      </w:r>
    </w:p>
    <w:p w14:paraId="0A8E6522" w14:textId="77777777" w:rsidR="000832A8" w:rsidRPr="003245B3" w:rsidRDefault="000832A8" w:rsidP="000832A8">
      <w:pPr>
        <w:pStyle w:val="Paragraphedeliste"/>
        <w:numPr>
          <w:ilvl w:val="0"/>
          <w:numId w:val="40"/>
        </w:numPr>
        <w:rPr>
          <w:lang w:val="fr-FR"/>
        </w:rPr>
      </w:pPr>
      <w:r w:rsidRPr="003245B3">
        <w:rPr>
          <w:lang w:val="fr-FR"/>
        </w:rPr>
        <w:t>SelectionView : Vue de gestion des webradios</w:t>
      </w:r>
    </w:p>
    <w:p w14:paraId="13CA842C" w14:textId="77777777" w:rsidR="000832A8" w:rsidRPr="003245B3" w:rsidRDefault="000832A8" w:rsidP="000832A8">
      <w:pPr>
        <w:rPr>
          <w:lang w:val="fr-FR"/>
        </w:rPr>
      </w:pPr>
      <w:r w:rsidRPr="003245B3">
        <w:rPr>
          <w:lang w:val="fr-FR"/>
        </w:rPr>
        <w:t>Chacune des vues à son contrôleur : AdminController et SelectionController.</w:t>
      </w:r>
    </w:p>
    <w:p w14:paraId="5B3D5603" w14:textId="77777777" w:rsidR="000832A8" w:rsidRPr="003245B3" w:rsidRDefault="000832A8" w:rsidP="000832A8">
      <w:pPr>
        <w:rPr>
          <w:lang w:val="fr-FR"/>
        </w:rPr>
      </w:pPr>
      <w:r w:rsidRPr="003245B3">
        <w:rPr>
          <w:lang w:val="fr-FR"/>
        </w:rPr>
        <w:t xml:space="preserve">Le modèle est </w:t>
      </w:r>
      <w:r w:rsidR="00B76423" w:rsidRPr="003245B3">
        <w:rPr>
          <w:lang w:val="fr-FR"/>
        </w:rPr>
        <w:t>décrit</w:t>
      </w:r>
      <w:r w:rsidRPr="003245B3">
        <w:rPr>
          <w:lang w:val="fr-FR"/>
        </w:rPr>
        <w:t xml:space="preserve"> dans le chapitre précédent. C’est la classe nommée « WMModel ». Elle contient </w:t>
      </w:r>
      <w:r w:rsidR="00B76423" w:rsidRPr="003245B3">
        <w:rPr>
          <w:lang w:val="fr-FR"/>
        </w:rPr>
        <w:t>toute la logique</w:t>
      </w:r>
      <w:r w:rsidRPr="003245B3">
        <w:rPr>
          <w:lang w:val="fr-FR"/>
        </w:rPr>
        <w:t xml:space="preserve"> et les différentes données du programme.</w:t>
      </w:r>
    </w:p>
    <w:p w14:paraId="5B199C9C" w14:textId="77777777" w:rsidR="00C00DC4" w:rsidRPr="003245B3" w:rsidRDefault="008024A8" w:rsidP="00C00DC4">
      <w:pPr>
        <w:pStyle w:val="Titre3"/>
        <w:rPr>
          <w:lang w:val="fr-FR"/>
        </w:rPr>
      </w:pPr>
      <w:bookmarkStart w:id="968" w:name="_Toc262710573"/>
      <w:r w:rsidRPr="003245B3">
        <w:rPr>
          <w:lang w:val="fr-FR"/>
        </w:rPr>
        <w:t>Observateurs/Sujet</w:t>
      </w:r>
      <w:bookmarkEnd w:id="967"/>
      <w:bookmarkEnd w:id="968"/>
    </w:p>
    <w:p w14:paraId="0099FF9E" w14:textId="77777777" w:rsidR="00317DED" w:rsidRPr="003245B3" w:rsidRDefault="00317DED" w:rsidP="009E4C43">
      <w:pPr>
        <w:rPr>
          <w:lang w:val="fr-FR"/>
        </w:rPr>
      </w:pPr>
      <w:r w:rsidRPr="003245B3">
        <w:rPr>
          <w:lang w:val="fr-FR"/>
        </w:rPr>
        <w:t>Le patron de conception observateur/observable est utilisé en programmation pour envoyer un signal à des modules qui jouent le rôle d'observateur. En cas de notification, les observateurs effectuent alors l'action adéquate en fonction des informations qui parviennent depuis les modules qu'ils observent (les « observables »).</w:t>
      </w:r>
    </w:p>
    <w:p w14:paraId="2EEFF5F0" w14:textId="77777777" w:rsidR="00317DED" w:rsidRPr="003245B3" w:rsidRDefault="00317DED" w:rsidP="009E4C43">
      <w:pPr>
        <w:rPr>
          <w:lang w:val="fr-FR"/>
        </w:rPr>
      </w:pPr>
      <w:r w:rsidRPr="003245B3">
        <w:rPr>
          <w:lang w:val="fr-FR"/>
        </w:rPr>
        <w:t>Source : Wikipédia</w:t>
      </w:r>
    </w:p>
    <w:p w14:paraId="46BAD21A" w14:textId="77777777" w:rsidR="00317DED" w:rsidRPr="003245B3" w:rsidRDefault="00317DED" w:rsidP="00317DED">
      <w:pPr>
        <w:keepNext/>
        <w:jc w:val="center"/>
        <w:rPr>
          <w:lang w:val="fr-FR"/>
        </w:rPr>
      </w:pPr>
      <w:r w:rsidRPr="003245B3">
        <w:rPr>
          <w:noProof/>
          <w:lang w:eastAsia="fr-CH"/>
        </w:rPr>
        <w:lastRenderedPageBreak/>
        <w:drawing>
          <wp:inline distT="0" distB="0" distL="0" distR="0" wp14:anchorId="7747AFAA" wp14:editId="142B03E6">
            <wp:extent cx="5629275" cy="2326854"/>
            <wp:effectExtent l="0" t="0" r="0" b="0"/>
            <wp:docPr id="47" name="Image 47" descr="http://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d/Observer.svg/854px-Observer.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90" cy="2330828"/>
                    </a:xfrm>
                    <a:prstGeom prst="rect">
                      <a:avLst/>
                    </a:prstGeom>
                    <a:noFill/>
                    <a:ln>
                      <a:noFill/>
                    </a:ln>
                  </pic:spPr>
                </pic:pic>
              </a:graphicData>
            </a:graphic>
          </wp:inline>
        </w:drawing>
      </w:r>
    </w:p>
    <w:p w14:paraId="081B1397" w14:textId="77777777" w:rsidR="00317DED" w:rsidRPr="003245B3" w:rsidRDefault="00317DED" w:rsidP="00317DED">
      <w:pPr>
        <w:pStyle w:val="Lgende"/>
        <w:jc w:val="center"/>
        <w:rPr>
          <w:lang w:val="fr-FR"/>
        </w:rPr>
      </w:pPr>
      <w:r w:rsidRPr="003245B3">
        <w:rPr>
          <w:lang w:val="fr-FR"/>
        </w:rPr>
        <w:t xml:space="preserve">Figure </w:t>
      </w:r>
      <w:r w:rsidRPr="003245B3">
        <w:rPr>
          <w:lang w:val="fr-FR"/>
        </w:rPr>
        <w:fldChar w:fldCharType="begin"/>
      </w:r>
      <w:r w:rsidRPr="003245B3">
        <w:rPr>
          <w:lang w:val="fr-FR"/>
        </w:rPr>
        <w:instrText xml:space="preserve"> SEQ Figure \* ARABIC </w:instrText>
      </w:r>
      <w:r w:rsidRPr="003245B3">
        <w:rPr>
          <w:lang w:val="fr-FR"/>
        </w:rPr>
        <w:fldChar w:fldCharType="separate"/>
      </w:r>
      <w:r w:rsidR="00191D7C" w:rsidRPr="003245B3">
        <w:rPr>
          <w:noProof/>
          <w:lang w:val="fr-FR"/>
        </w:rPr>
        <w:t>17</w:t>
      </w:r>
      <w:r w:rsidRPr="003245B3">
        <w:rPr>
          <w:lang w:val="fr-FR"/>
        </w:rPr>
        <w:fldChar w:fldCharType="end"/>
      </w:r>
      <w:r w:rsidRPr="003245B3">
        <w:rPr>
          <w:lang w:val="fr-FR"/>
        </w:rPr>
        <w:t xml:space="preserve"> - Pattern observateurs/sujet</w:t>
      </w:r>
    </w:p>
    <w:p w14:paraId="11CB4573" w14:textId="77777777" w:rsidR="00FA4BED" w:rsidRPr="003245B3" w:rsidRDefault="00FA4BED" w:rsidP="009E4C43">
      <w:pPr>
        <w:rPr>
          <w:lang w:val="fr-FR"/>
        </w:rPr>
      </w:pPr>
      <w:r w:rsidRPr="003245B3">
        <w:rPr>
          <w:lang w:val="fr-FR"/>
        </w:rPr>
        <w:t xml:space="preserve">Le schéma ci-dessus explique le principe de ce patron de conception. </w:t>
      </w:r>
      <w:r w:rsidR="00AA7B30" w:rsidRPr="003245B3">
        <w:rPr>
          <w:lang w:val="fr-FR"/>
        </w:rPr>
        <w:t>Le sujet dispose d’une liste d’observateur qui s’inscrivent via la méthode « registerObserver » et se désinscrivent avec « unregisterObserver ». La méthode « notifyObservers » parcoure la liste et appel la méthode « notify » de chaque observateur. Les observateurs peuvent être de différents type, c’est pour cela qu’une interface « Observer » est créée afin que la méthode « notifyObservers » puissent appler « notify » sans prendre en compte le type réel de l’observateur.</w:t>
      </w:r>
    </w:p>
    <w:p w14:paraId="3E340C18" w14:textId="77777777" w:rsidR="00317DED" w:rsidRPr="003245B3" w:rsidRDefault="00317DED" w:rsidP="009E4C43">
      <w:pPr>
        <w:rPr>
          <w:lang w:val="fr-FR"/>
        </w:rPr>
      </w:pPr>
      <w:r w:rsidRPr="003245B3">
        <w:rPr>
          <w:lang w:val="fr-FR"/>
        </w:rPr>
        <w:t xml:space="preserve">Dans ce projet, le sujet est </w:t>
      </w:r>
      <w:r w:rsidR="006D21D5" w:rsidRPr="003245B3">
        <w:rPr>
          <w:lang w:val="fr-FR"/>
        </w:rPr>
        <w:t>le</w:t>
      </w:r>
      <w:r w:rsidRPr="003245B3">
        <w:rPr>
          <w:lang w:val="fr-FR"/>
        </w:rPr>
        <w:t xml:space="preserve"> modèle </w:t>
      </w:r>
      <w:r w:rsidR="006D21D5" w:rsidRPr="003245B3">
        <w:rPr>
          <w:lang w:val="fr-FR"/>
        </w:rPr>
        <w:t>et les observateurs sont les contrôleurs des différentes vues du projet. Ces derniers vont ensuite appeler la méthode UpdateView de leur vue respective.</w:t>
      </w:r>
      <w:r w:rsidRPr="003245B3">
        <w:rPr>
          <w:lang w:val="fr-FR"/>
        </w:rPr>
        <w:t xml:space="preserve"> </w:t>
      </w:r>
      <w:r w:rsidR="00E96346" w:rsidRPr="003245B3">
        <w:rPr>
          <w:lang w:val="fr-FR"/>
        </w:rPr>
        <w:t>L’interface IController est égale à « Observer » dans le schéma précédent.</w:t>
      </w:r>
      <w:r w:rsidR="00E830C5" w:rsidRPr="003245B3">
        <w:rPr>
          <w:lang w:val="fr-FR"/>
        </w:rPr>
        <w:t xml:space="preserve"> La méthode « UpdateView » correspond à « notify ».</w:t>
      </w:r>
      <w:r w:rsidR="00873F24" w:rsidRPr="003245B3">
        <w:rPr>
          <w:lang w:val="fr-FR"/>
        </w:rPr>
        <w:t xml:space="preserve"> Dans le modèle, c’est la méthode « UpdateObservers » qui s’occupe d’appeler la méthode « UpdateView » de chaque controleur.</w:t>
      </w:r>
    </w:p>
    <w:p w14:paraId="6DC0BAD9" w14:textId="77777777" w:rsidR="00317DED" w:rsidRPr="003245B3" w:rsidRDefault="00317DED" w:rsidP="00317DED">
      <w:pPr>
        <w:keepNext/>
        <w:jc w:val="center"/>
        <w:rPr>
          <w:lang w:val="fr-FR"/>
        </w:rPr>
      </w:pPr>
      <w:r w:rsidRPr="003245B3">
        <w:rPr>
          <w:noProof/>
          <w:lang w:eastAsia="fr-CH"/>
        </w:rPr>
        <w:lastRenderedPageBreak/>
        <w:drawing>
          <wp:inline distT="0" distB="0" distL="0" distR="0" wp14:anchorId="51413AD6" wp14:editId="4E7B0AFE">
            <wp:extent cx="3689020" cy="3524250"/>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8560" cy="3523810"/>
                    </a:xfrm>
                    <a:prstGeom prst="rect">
                      <a:avLst/>
                    </a:prstGeom>
                  </pic:spPr>
                </pic:pic>
              </a:graphicData>
            </a:graphic>
          </wp:inline>
        </w:drawing>
      </w:r>
    </w:p>
    <w:p w14:paraId="15CD17A3" w14:textId="77777777" w:rsidR="00317DED" w:rsidRPr="003245B3" w:rsidRDefault="00317DED" w:rsidP="00317DED">
      <w:pPr>
        <w:pStyle w:val="Lgende"/>
        <w:jc w:val="center"/>
        <w:rPr>
          <w:lang w:val="fr-FR"/>
        </w:rPr>
      </w:pPr>
      <w:r w:rsidRPr="003245B3">
        <w:rPr>
          <w:lang w:val="fr-FR"/>
        </w:rPr>
        <w:t xml:space="preserve">Figure </w:t>
      </w:r>
      <w:r w:rsidRPr="003245B3">
        <w:rPr>
          <w:lang w:val="fr-FR"/>
        </w:rPr>
        <w:fldChar w:fldCharType="begin"/>
      </w:r>
      <w:r w:rsidRPr="003245B3">
        <w:rPr>
          <w:lang w:val="fr-FR"/>
        </w:rPr>
        <w:instrText xml:space="preserve"> SEQ Figure \* ARABIC </w:instrText>
      </w:r>
      <w:r w:rsidRPr="003245B3">
        <w:rPr>
          <w:lang w:val="fr-FR"/>
        </w:rPr>
        <w:fldChar w:fldCharType="separate"/>
      </w:r>
      <w:r w:rsidR="00191D7C" w:rsidRPr="003245B3">
        <w:rPr>
          <w:noProof/>
          <w:lang w:val="fr-FR"/>
        </w:rPr>
        <w:t>18</w:t>
      </w:r>
      <w:r w:rsidRPr="003245B3">
        <w:rPr>
          <w:lang w:val="fr-FR"/>
        </w:rPr>
        <w:fldChar w:fldCharType="end"/>
      </w:r>
      <w:r w:rsidRPr="003245B3">
        <w:rPr>
          <w:lang w:val="fr-FR"/>
        </w:rPr>
        <w:t xml:space="preserve"> - Observateurs/sujet dans WebradioManager</w:t>
      </w:r>
    </w:p>
    <w:p w14:paraId="781084FB" w14:textId="77777777" w:rsidR="008828F7" w:rsidRPr="003245B3" w:rsidRDefault="00873F24" w:rsidP="009E4C43">
      <w:pPr>
        <w:rPr>
          <w:lang w:val="fr-FR"/>
        </w:rPr>
      </w:pPr>
      <w:r w:rsidRPr="003245B3">
        <w:rPr>
          <w:lang w:val="fr-FR"/>
        </w:rPr>
        <w:t>Il faut noter que le modèle diposent de 2 méthodes « UpdateObservers ». L’un n’a aucun paramètre et l’autre prend l’identifiant d’une webradio.</w:t>
      </w:r>
      <w:r w:rsidR="00D61695" w:rsidRPr="003245B3">
        <w:rPr>
          <w:lang w:val="fr-FR"/>
        </w:rPr>
        <w:t xml:space="preserve"> La deuxième permet de mettre à jour seulement les observateurs qui sont lié à la webradio dont l’identifiant est donné en paramètre.</w:t>
      </w:r>
    </w:p>
    <w:p w14:paraId="2CCA76F0" w14:textId="77777777" w:rsidR="00C95143" w:rsidRPr="003245B3" w:rsidRDefault="00D61695" w:rsidP="009E4C43">
      <w:pPr>
        <w:rPr>
          <w:lang w:val="fr-FR"/>
        </w:rPr>
      </w:pPr>
      <w:r w:rsidRPr="003245B3">
        <w:rPr>
          <w:lang w:val="fr-FR"/>
        </w:rPr>
        <w:t xml:space="preserve">J’ai utilisé ce système car il permet de lancer plusieurs </w:t>
      </w:r>
      <w:r w:rsidR="00847247" w:rsidRPr="003245B3">
        <w:rPr>
          <w:lang w:val="fr-FR"/>
        </w:rPr>
        <w:t>fenêtres</w:t>
      </w:r>
      <w:r w:rsidRPr="003245B3">
        <w:rPr>
          <w:lang w:val="fr-FR"/>
        </w:rPr>
        <w:t xml:space="preserve"> d’administration en même temps (</w:t>
      </w:r>
      <w:r w:rsidR="00847247" w:rsidRPr="003245B3">
        <w:rPr>
          <w:lang w:val="fr-FR"/>
        </w:rPr>
        <w:t>qu’elles soient</w:t>
      </w:r>
      <w:r w:rsidRPr="003245B3">
        <w:rPr>
          <w:lang w:val="fr-FR"/>
        </w:rPr>
        <w:t xml:space="preserve"> liées à la même webradio ou non). De ce faite, lorsque l’une apporte des modifications au modèle, les autres sont informées et se mettent à jour.</w:t>
      </w:r>
    </w:p>
    <w:p w14:paraId="6E41A270" w14:textId="77777777" w:rsidR="002E392B" w:rsidRPr="003245B3" w:rsidRDefault="002E392B" w:rsidP="009E4C43">
      <w:pPr>
        <w:pStyle w:val="Titre3"/>
        <w:rPr>
          <w:lang w:val="fr-FR"/>
        </w:rPr>
      </w:pPr>
      <w:bookmarkStart w:id="969" w:name="_Toc262710574"/>
      <w:bookmarkStart w:id="970" w:name="_Toc387323377"/>
      <w:r w:rsidRPr="003245B3">
        <w:rPr>
          <w:lang w:val="fr-FR"/>
        </w:rPr>
        <w:t>AudioType et StreamType</w:t>
      </w:r>
      <w:bookmarkEnd w:id="969"/>
      <w:bookmarkEnd w:id="970"/>
    </w:p>
    <w:p w14:paraId="670186F1" w14:textId="77777777" w:rsidR="00A63F8B" w:rsidRPr="003245B3" w:rsidRDefault="00A63F8B" w:rsidP="00A63F8B">
      <w:pPr>
        <w:keepNext/>
        <w:jc w:val="center"/>
        <w:rPr>
          <w:lang w:val="fr-FR"/>
        </w:rPr>
      </w:pPr>
      <w:r w:rsidRPr="003245B3">
        <w:rPr>
          <w:noProof/>
          <w:lang w:eastAsia="fr-CH"/>
        </w:rPr>
        <w:drawing>
          <wp:inline distT="0" distB="0" distL="0" distR="0" wp14:anchorId="616197A6" wp14:editId="7803B24A">
            <wp:extent cx="3152381" cy="113333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2381" cy="1133333"/>
                    </a:xfrm>
                    <a:prstGeom prst="rect">
                      <a:avLst/>
                    </a:prstGeom>
                  </pic:spPr>
                </pic:pic>
              </a:graphicData>
            </a:graphic>
          </wp:inline>
        </w:drawing>
      </w:r>
    </w:p>
    <w:p w14:paraId="40A2A6E3" w14:textId="77777777" w:rsidR="00A63F8B" w:rsidRPr="003245B3" w:rsidRDefault="00A63F8B" w:rsidP="00A63F8B">
      <w:pPr>
        <w:pStyle w:val="Lgende"/>
        <w:jc w:val="center"/>
        <w:rPr>
          <w:lang w:val="fr-FR"/>
        </w:rPr>
      </w:pPr>
      <w:r w:rsidRPr="003245B3">
        <w:rPr>
          <w:lang w:val="fr-FR"/>
        </w:rPr>
        <w:t xml:space="preserve">Figure </w:t>
      </w:r>
      <w:r w:rsidRPr="003245B3">
        <w:rPr>
          <w:lang w:val="fr-FR"/>
        </w:rPr>
        <w:fldChar w:fldCharType="begin"/>
      </w:r>
      <w:r w:rsidRPr="003245B3">
        <w:rPr>
          <w:lang w:val="fr-FR"/>
        </w:rPr>
        <w:instrText xml:space="preserve"> SEQ Figure \* ARABIC </w:instrText>
      </w:r>
      <w:r w:rsidRPr="003245B3">
        <w:rPr>
          <w:lang w:val="fr-FR"/>
        </w:rPr>
        <w:fldChar w:fldCharType="separate"/>
      </w:r>
      <w:r w:rsidR="00191D7C" w:rsidRPr="003245B3">
        <w:rPr>
          <w:noProof/>
          <w:lang w:val="fr-FR"/>
        </w:rPr>
        <w:t>19</w:t>
      </w:r>
      <w:r w:rsidRPr="003245B3">
        <w:rPr>
          <w:lang w:val="fr-FR"/>
        </w:rPr>
        <w:fldChar w:fldCharType="end"/>
      </w:r>
      <w:r w:rsidRPr="003245B3">
        <w:rPr>
          <w:lang w:val="fr-FR"/>
        </w:rPr>
        <w:t xml:space="preserve"> - AudioType et StreamType enum</w:t>
      </w:r>
    </w:p>
    <w:p w14:paraId="3AE93C6A" w14:textId="77777777" w:rsidR="002E392B" w:rsidRPr="003245B3" w:rsidRDefault="00E31B7B" w:rsidP="002E392B">
      <w:pPr>
        <w:rPr>
          <w:lang w:val="fr-FR"/>
        </w:rPr>
      </w:pPr>
      <w:r w:rsidRPr="003245B3">
        <w:rPr>
          <w:lang w:val="fr-FR"/>
        </w:rPr>
        <w:t>Le mot clé enum est utilisé pour déclarer une énumération, c'est-à-dire un type distinct constitué d'un ensemble de constantes nommées que l'on appelle « liste d'énumérateurs ».</w:t>
      </w:r>
    </w:p>
    <w:p w14:paraId="20BF8234" w14:textId="77777777" w:rsidR="00E31B7B" w:rsidRPr="003245B3" w:rsidRDefault="00E31B7B" w:rsidP="002E392B">
      <w:pPr>
        <w:rPr>
          <w:lang w:val="fr-FR"/>
        </w:rPr>
      </w:pPr>
      <w:r w:rsidRPr="003245B3">
        <w:rPr>
          <w:lang w:val="fr-FR"/>
        </w:rPr>
        <w:t>Source : MSDN</w:t>
      </w:r>
    </w:p>
    <w:p w14:paraId="6DF2DA9B" w14:textId="77777777" w:rsidR="00E31B7B" w:rsidRPr="003245B3" w:rsidRDefault="00E31B7B" w:rsidP="002E392B">
      <w:pPr>
        <w:rPr>
          <w:lang w:val="fr-FR"/>
        </w:rPr>
      </w:pPr>
      <w:r w:rsidRPr="003245B3">
        <w:rPr>
          <w:lang w:val="fr-FR"/>
        </w:rPr>
        <w:t>Ces 2 enums contiennent comme valeur, l’identifiant statique de leur valeur dans la base de données. C’est-à-dire, par exemple, que la valeur de la constante « Music » dans l’enum « AudioType » est égale à l’identifiant correspond dans la table « taudiotype » de la base de données.</w:t>
      </w:r>
    </w:p>
    <w:p w14:paraId="18B964B9" w14:textId="77777777" w:rsidR="009E4C43" w:rsidRPr="003245B3" w:rsidRDefault="00F12AF0" w:rsidP="00F12AF0">
      <w:pPr>
        <w:pStyle w:val="Titre3"/>
        <w:rPr>
          <w:lang w:val="fr-FR"/>
        </w:rPr>
      </w:pPr>
      <w:bookmarkStart w:id="971" w:name="_Toc262710575"/>
      <w:bookmarkStart w:id="972" w:name="_Toc387323379"/>
      <w:r w:rsidRPr="003245B3">
        <w:rPr>
          <w:lang w:val="fr-FR"/>
        </w:rPr>
        <w:lastRenderedPageBreak/>
        <w:t>Stockage des webradios</w:t>
      </w:r>
      <w:bookmarkEnd w:id="971"/>
      <w:bookmarkEnd w:id="972"/>
    </w:p>
    <w:p w14:paraId="1B59BCCA" w14:textId="77777777" w:rsidR="008024A8" w:rsidRPr="003245B3" w:rsidRDefault="000617EF" w:rsidP="008024A8">
      <w:pPr>
        <w:rPr>
          <w:lang w:val="fr-FR"/>
        </w:rPr>
      </w:pPr>
      <w:r w:rsidRPr="003245B3">
        <w:rPr>
          <w:lang w:val="fr-FR"/>
        </w:rPr>
        <w:t xml:space="preserve">Les données des webradios contenues dans la base de données sont </w:t>
      </w:r>
      <w:proofErr w:type="gramStart"/>
      <w:r w:rsidRPr="003245B3">
        <w:rPr>
          <w:lang w:val="fr-FR"/>
        </w:rPr>
        <w:t>chargée</w:t>
      </w:r>
      <w:proofErr w:type="gramEnd"/>
      <w:r w:rsidRPr="003245B3">
        <w:rPr>
          <w:lang w:val="fr-FR"/>
        </w:rPr>
        <w:t xml:space="preserve"> dans le modèle au lancement de l’application.</w:t>
      </w:r>
    </w:p>
    <w:p w14:paraId="5CAC51F8" w14:textId="77777777" w:rsidR="000617EF" w:rsidRPr="003245B3" w:rsidRDefault="000617EF" w:rsidP="008024A8">
      <w:pPr>
        <w:rPr>
          <w:lang w:val="fr-FR"/>
        </w:rPr>
      </w:pPr>
      <w:r w:rsidRPr="003245B3">
        <w:rPr>
          <w:lang w:val="fr-FR"/>
        </w:rPr>
        <w:t>Ces données sont stockés sous la forme d’un dictionnaire (Dictionnary&lt;int</w:t>
      </w:r>
      <w:proofErr w:type="gramStart"/>
      <w:r w:rsidRPr="003245B3">
        <w:rPr>
          <w:lang w:val="fr-FR"/>
        </w:rPr>
        <w:t>,Webradio</w:t>
      </w:r>
      <w:proofErr w:type="gramEnd"/>
      <w:r w:rsidRPr="003245B3">
        <w:rPr>
          <w:lang w:val="fr-FR"/>
        </w:rPr>
        <w:t xml:space="preserve">&gt;). Le fait d’utiliser un </w:t>
      </w:r>
      <w:r w:rsidR="00063EA6" w:rsidRPr="003245B3">
        <w:rPr>
          <w:lang w:val="fr-FR"/>
        </w:rPr>
        <w:t>dictionnaire</w:t>
      </w:r>
      <w:r w:rsidRPr="003245B3">
        <w:rPr>
          <w:lang w:val="fr-FR"/>
        </w:rPr>
        <w:t xml:space="preserve"> avec comme valeur clé, une entier, permet d’y stocker l’identifiant de la webradio référencée comme valeur.</w:t>
      </w:r>
      <w:r w:rsidR="00063EA6" w:rsidRPr="003245B3">
        <w:rPr>
          <w:lang w:val="fr-FR"/>
        </w:rPr>
        <w:t xml:space="preserve"> Ainsi, la recherche de données dans le modèle est </w:t>
      </w:r>
      <w:proofErr w:type="gramStart"/>
      <w:r w:rsidR="00063EA6" w:rsidRPr="003245B3">
        <w:rPr>
          <w:lang w:val="fr-FR"/>
        </w:rPr>
        <w:t>facilité</w:t>
      </w:r>
      <w:proofErr w:type="gramEnd"/>
      <w:r w:rsidR="00063EA6" w:rsidRPr="003245B3">
        <w:rPr>
          <w:lang w:val="fr-FR"/>
        </w:rPr>
        <w:t xml:space="preserve"> et accélérée.</w:t>
      </w:r>
    </w:p>
    <w:p w14:paraId="59D186F6" w14:textId="77777777" w:rsidR="00684B16" w:rsidRPr="003245B3" w:rsidRDefault="00684B16" w:rsidP="00C003D1">
      <w:pPr>
        <w:pStyle w:val="Titre2"/>
        <w:rPr>
          <w:lang w:val="fr-FR"/>
        </w:rPr>
      </w:pPr>
      <w:bookmarkStart w:id="973" w:name="_Toc262710576"/>
      <w:bookmarkStart w:id="974" w:name="_Toc387323380"/>
      <w:r w:rsidRPr="003245B3">
        <w:rPr>
          <w:lang w:val="fr-FR"/>
        </w:rPr>
        <w:t>Base de données</w:t>
      </w:r>
      <w:bookmarkEnd w:id="973"/>
      <w:bookmarkEnd w:id="974"/>
    </w:p>
    <w:p w14:paraId="56336C79" w14:textId="77777777" w:rsidR="00531984" w:rsidRPr="003245B3" w:rsidRDefault="00531984" w:rsidP="00531984">
      <w:pPr>
        <w:rPr>
          <w:lang w:val="fr-FR"/>
        </w:rPr>
      </w:pPr>
      <w:r w:rsidRPr="003245B3">
        <w:rPr>
          <w:lang w:val="fr-FR"/>
        </w:rPr>
        <w:t>La base de données est présente pour sauvegarder les diverses informations de l’application. La plupart des paramètres sont stockées dans des fichiers texte sous forme de configuration utilisable par les différents transcoders et servers.</w:t>
      </w:r>
    </w:p>
    <w:p w14:paraId="0DD54762" w14:textId="77777777" w:rsidR="006D536A" w:rsidRPr="003245B3" w:rsidRDefault="006D536A" w:rsidP="006D536A">
      <w:pPr>
        <w:pStyle w:val="Titre3"/>
        <w:rPr>
          <w:lang w:val="fr-FR"/>
        </w:rPr>
      </w:pPr>
      <w:bookmarkStart w:id="975" w:name="_Toc262710577"/>
      <w:bookmarkStart w:id="976" w:name="_Toc387323381"/>
      <w:r w:rsidRPr="003245B3">
        <w:rPr>
          <w:lang w:val="fr-FR"/>
        </w:rPr>
        <w:t>SQLite</w:t>
      </w:r>
      <w:bookmarkEnd w:id="975"/>
      <w:bookmarkEnd w:id="976"/>
    </w:p>
    <w:p w14:paraId="4A2043E2" w14:textId="77777777" w:rsidR="00EF4DE9" w:rsidRPr="003245B3" w:rsidRDefault="00EF4DE9" w:rsidP="00EF4DE9">
      <w:pPr>
        <w:keepNext/>
        <w:jc w:val="center"/>
        <w:rPr>
          <w:lang w:val="fr-FR"/>
        </w:rPr>
      </w:pPr>
      <w:r w:rsidRPr="003245B3">
        <w:rPr>
          <w:noProof/>
          <w:lang w:eastAsia="fr-CH"/>
        </w:rPr>
        <w:drawing>
          <wp:inline distT="0" distB="0" distL="0" distR="0" wp14:anchorId="40DBABCE" wp14:editId="465ADF78">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14:paraId="52D9014E" w14:textId="77777777" w:rsidR="00EF4DE9" w:rsidRPr="003245B3" w:rsidRDefault="00EF4DE9" w:rsidP="00EF4DE9">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20</w:t>
      </w:r>
      <w:r w:rsidR="00A30F7C" w:rsidRPr="003245B3">
        <w:rPr>
          <w:noProof/>
          <w:lang w:val="fr-FR"/>
        </w:rPr>
        <w:fldChar w:fldCharType="end"/>
      </w:r>
      <w:r w:rsidRPr="003245B3">
        <w:rPr>
          <w:lang w:val="fr-FR"/>
        </w:rPr>
        <w:t xml:space="preserve"> - Logo SQLite</w:t>
      </w:r>
    </w:p>
    <w:p w14:paraId="6A13DCC2" w14:textId="77777777" w:rsidR="00EF4DE9" w:rsidRPr="003245B3" w:rsidRDefault="00EF4DE9" w:rsidP="00EF4DE9">
      <w:pPr>
        <w:rPr>
          <w:lang w:val="fr-FR"/>
        </w:rPr>
      </w:pPr>
      <w:r w:rsidRPr="003245B3">
        <w:rPr>
          <w:lang w:val="fr-FR"/>
        </w:rPr>
        <w:t>SQLite est une bibliothèque écrite en C qui propose un moteur de base de données relationnelle accessible par le langage SQL. SQLite implémente en grande partie le standard SQL-92 et des propriétés ACID.</w:t>
      </w:r>
    </w:p>
    <w:p w14:paraId="1708ED00" w14:textId="77777777" w:rsidR="00EF4DE9" w:rsidRPr="003245B3" w:rsidRDefault="00EF4DE9" w:rsidP="00EF4DE9">
      <w:pPr>
        <w:rPr>
          <w:lang w:val="fr-FR"/>
        </w:rPr>
      </w:pPr>
      <w:r w:rsidRPr="003245B3">
        <w:rPr>
          <w:lang w:val="fr-FR"/>
        </w:rP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14:paraId="4C78C967" w14:textId="77777777" w:rsidR="00EF4DE9" w:rsidRPr="003245B3" w:rsidRDefault="00EF4DE9" w:rsidP="00EF4DE9">
      <w:pPr>
        <w:rPr>
          <w:lang w:val="fr-FR"/>
        </w:rPr>
      </w:pPr>
      <w:r w:rsidRPr="003245B3">
        <w:rPr>
          <w:lang w:val="fr-FR"/>
        </w:rPr>
        <w:t>Source : Wikipédia (</w:t>
      </w:r>
      <w:hyperlink r:id="rId37" w:history="1">
        <w:r w:rsidRPr="003245B3">
          <w:rPr>
            <w:rStyle w:val="Lienhypertexte"/>
            <w:lang w:val="fr-FR"/>
          </w:rPr>
          <w:t>http://fr.wikipedia.org/wiki/SQLite</w:t>
        </w:r>
      </w:hyperlink>
      <w:r w:rsidRPr="003245B3">
        <w:rPr>
          <w:lang w:val="fr-FR"/>
        </w:rPr>
        <w:t>)</w:t>
      </w:r>
    </w:p>
    <w:p w14:paraId="50D35B4B" w14:textId="77777777" w:rsidR="005650CA" w:rsidRPr="003245B3" w:rsidRDefault="00EF4DE9" w:rsidP="005650CA">
      <w:pPr>
        <w:rPr>
          <w:lang w:val="fr-FR"/>
        </w:rPr>
      </w:pPr>
      <w:r w:rsidRPr="003245B3">
        <w:rPr>
          <w:lang w:val="fr-FR"/>
        </w:rPr>
        <w:t>Pour mon projet, j’</w:t>
      </w:r>
      <w:r w:rsidR="00D76977" w:rsidRPr="003245B3">
        <w:rPr>
          <w:lang w:val="fr-FR"/>
        </w:rPr>
        <w:t>utilise le logiciel SQLite S</w:t>
      </w:r>
      <w:r w:rsidRPr="003245B3">
        <w:rPr>
          <w:lang w:val="fr-FR"/>
        </w:rPr>
        <w:t xml:space="preserve">tudio pour éditer ma base de données et y entrer des données de test : </w:t>
      </w:r>
      <w:hyperlink r:id="rId38" w:history="1">
        <w:r w:rsidR="005650CA" w:rsidRPr="003245B3">
          <w:rPr>
            <w:rStyle w:val="Lienhypertexte"/>
            <w:lang w:val="fr-FR"/>
          </w:rPr>
          <w:t>http://sqlitestudio.pl/</w:t>
        </w:r>
      </w:hyperlink>
      <w:r w:rsidR="005650CA" w:rsidRPr="003245B3">
        <w:rPr>
          <w:lang w:val="fr-FR"/>
        </w:rPr>
        <w:t xml:space="preserve"> </w:t>
      </w:r>
    </w:p>
    <w:p w14:paraId="57623525" w14:textId="77777777" w:rsidR="002737B6" w:rsidRPr="003245B3" w:rsidRDefault="002737B6" w:rsidP="002737B6">
      <w:pPr>
        <w:pStyle w:val="Titre3"/>
        <w:rPr>
          <w:lang w:val="fr-FR"/>
        </w:rPr>
      </w:pPr>
      <w:bookmarkStart w:id="977" w:name="_Toc262710578"/>
      <w:bookmarkStart w:id="978" w:name="_Toc387323382"/>
      <w:r w:rsidRPr="003245B3">
        <w:rPr>
          <w:lang w:val="fr-FR"/>
        </w:rPr>
        <w:t>Utilisation</w:t>
      </w:r>
      <w:bookmarkEnd w:id="977"/>
      <w:bookmarkEnd w:id="978"/>
    </w:p>
    <w:p w14:paraId="6D9DB1AB" w14:textId="77777777" w:rsidR="00692E7B" w:rsidRPr="003245B3" w:rsidRDefault="00692E7B" w:rsidP="00692E7B">
      <w:pPr>
        <w:rPr>
          <w:lang w:val="fr-FR"/>
        </w:rPr>
      </w:pPr>
      <w:r w:rsidRPr="003245B3">
        <w:rPr>
          <w:lang w:val="fr-FR"/>
        </w:rPr>
        <w:t>Une bibliothèque sous forme d’une DLL</w:t>
      </w:r>
      <w:r w:rsidRPr="003245B3">
        <w:rPr>
          <w:rStyle w:val="Appelnotedebasdep"/>
          <w:lang w:val="fr-FR"/>
        </w:rPr>
        <w:footnoteReference w:id="9"/>
      </w:r>
      <w:r w:rsidRPr="003245B3">
        <w:rPr>
          <w:lang w:val="fr-FR"/>
        </w:rPr>
        <w:t xml:space="preserve"> est disponible pour .NET (C#) ici : </w:t>
      </w:r>
      <w:hyperlink r:id="rId39" w:history="1">
        <w:r w:rsidRPr="003245B3">
          <w:rPr>
            <w:rStyle w:val="Lienhypertexte"/>
            <w:lang w:val="fr-FR"/>
          </w:rPr>
          <w:t>https://system.data.sqlite.org/index.html/doc/trunk/www/downloads.wiki</w:t>
        </w:r>
      </w:hyperlink>
      <w:r w:rsidRPr="003245B3">
        <w:rPr>
          <w:lang w:val="fr-FR"/>
        </w:rPr>
        <w:t xml:space="preserve"> </w:t>
      </w:r>
    </w:p>
    <w:p w14:paraId="55B5D62B" w14:textId="77777777" w:rsidR="00692E7B" w:rsidRPr="003245B3" w:rsidRDefault="00692E7B" w:rsidP="00692E7B">
      <w:pPr>
        <w:rPr>
          <w:lang w:val="fr-FR"/>
        </w:rPr>
      </w:pPr>
      <w:r w:rsidRPr="003245B3">
        <w:rPr>
          <w:lang w:val="fr-FR"/>
        </w:rPr>
        <w:t xml:space="preserve">Une classe fourni par le site web suivant : </w:t>
      </w:r>
      <w:hyperlink r:id="rId40" w:anchor="/" w:history="1">
        <w:r w:rsidRPr="003245B3">
          <w:rPr>
            <w:rStyle w:val="Lienhypertexte"/>
            <w:lang w:val="fr-FR"/>
          </w:rPr>
          <w:t>http://www.dreamincode.net/forums/topic/157830-using-sqlite-with-c%23/#/</w:t>
        </w:r>
      </w:hyperlink>
      <w:r w:rsidRPr="003245B3">
        <w:rPr>
          <w:lang w:val="fr-FR"/>
        </w:rPr>
        <w:t xml:space="preserve"> permet l’interaction avec un fichier SQLite. Cette classe prendra la place de BddControls dans le diagramme de classe de l’application. </w:t>
      </w:r>
      <w:r w:rsidR="005F55A3" w:rsidRPr="003245B3">
        <w:rPr>
          <w:lang w:val="fr-FR"/>
        </w:rPr>
        <w:t>Le fichier de base de données « database.db » est à la racine du logiciel. Une copie « vierge »</w:t>
      </w:r>
      <w:r w:rsidR="00034B47" w:rsidRPr="003245B3">
        <w:rPr>
          <w:lang w:val="fr-FR"/>
        </w:rPr>
        <w:t xml:space="preserve"> (sans données à l’intérieur, mise à </w:t>
      </w:r>
      <w:r w:rsidR="00034B47" w:rsidRPr="003245B3">
        <w:rPr>
          <w:lang w:val="fr-FR"/>
        </w:rPr>
        <w:lastRenderedPageBreak/>
        <w:t>part les tables taudiotype et tstreamtype)</w:t>
      </w:r>
      <w:r w:rsidR="005F55A3" w:rsidRPr="003245B3">
        <w:rPr>
          <w:lang w:val="fr-FR"/>
        </w:rPr>
        <w:t xml:space="preserve"> de la base de données est stockée dans les ressources du logiciel afin d’avoir une BDD de base.</w:t>
      </w:r>
    </w:p>
    <w:p w14:paraId="3BE622F0" w14:textId="77777777" w:rsidR="002737B6" w:rsidRPr="003245B3" w:rsidRDefault="0069374A" w:rsidP="002737B6">
      <w:pPr>
        <w:rPr>
          <w:lang w:val="fr-FR"/>
        </w:rPr>
      </w:pPr>
      <w:r w:rsidRPr="003245B3">
        <w:rPr>
          <w:lang w:val="fr-FR"/>
        </w:rPr>
        <w:t>La classe Bdd utilise BddControls afin d’effectuer des requêtes sur la base de données. Bdd propose des méthodes simple</w:t>
      </w:r>
      <w:r w:rsidR="00590A3A" w:rsidRPr="003245B3">
        <w:rPr>
          <w:lang w:val="fr-FR"/>
        </w:rPr>
        <w:t>s</w:t>
      </w:r>
      <w:r w:rsidRPr="003245B3">
        <w:rPr>
          <w:lang w:val="fr-FR"/>
        </w:rPr>
        <w:t xml:space="preserve"> comme par exemple « AddWebradio ». Ainsi la partie traitement des données se fait dans Bdd et la partie exécution dans BddControls.</w:t>
      </w:r>
    </w:p>
    <w:p w14:paraId="06D71992" w14:textId="77777777" w:rsidR="005F5E34" w:rsidRPr="003245B3" w:rsidRDefault="005F5E34" w:rsidP="002737B6">
      <w:pPr>
        <w:rPr>
          <w:lang w:val="fr-FR"/>
        </w:rPr>
      </w:pPr>
      <w:r w:rsidRPr="003245B3">
        <w:rPr>
          <w:lang w:val="fr-FR"/>
        </w:rPr>
        <w:t>La base de données sert principalement à la sauvegarde des données qui sont récupérées dans le modèle à chaque démarrage de l’application.</w:t>
      </w:r>
    </w:p>
    <w:p w14:paraId="04FCBB5A" w14:textId="77777777" w:rsidR="00B35CA8" w:rsidRPr="003245B3" w:rsidRDefault="00B35CA8" w:rsidP="006D536A">
      <w:pPr>
        <w:pStyle w:val="Titre3"/>
        <w:rPr>
          <w:lang w:val="fr-FR"/>
        </w:rPr>
      </w:pPr>
      <w:bookmarkStart w:id="979" w:name="_Toc262710579"/>
      <w:bookmarkStart w:id="980" w:name="_Toc387323383"/>
      <w:r w:rsidRPr="003245B3">
        <w:rPr>
          <w:lang w:val="fr-FR"/>
        </w:rPr>
        <w:t>Suppression en cascade</w:t>
      </w:r>
      <w:bookmarkEnd w:id="979"/>
      <w:bookmarkEnd w:id="980"/>
    </w:p>
    <w:p w14:paraId="6EAC1FD8" w14:textId="77777777" w:rsidR="00B35CA8" w:rsidRPr="003245B3" w:rsidRDefault="00B35CA8" w:rsidP="00B35CA8">
      <w:pPr>
        <w:rPr>
          <w:lang w:val="fr-FR"/>
        </w:rPr>
      </w:pPr>
      <w:r w:rsidRPr="003245B3">
        <w:rPr>
          <w:lang w:val="fr-FR"/>
        </w:rPr>
        <w:t xml:space="preserve">SQLite permet la suppression en cascade. C’est-à-dire, lorsqu’un enregistrement est supprimé, toutes les </w:t>
      </w:r>
      <w:r w:rsidR="004D3AC6" w:rsidRPr="003245B3">
        <w:rPr>
          <w:lang w:val="fr-FR"/>
        </w:rPr>
        <w:t>références</w:t>
      </w:r>
      <w:r w:rsidRPr="003245B3">
        <w:rPr>
          <w:lang w:val="fr-FR"/>
        </w:rPr>
        <w:t xml:space="preserve"> à ce dernier via des clés étrangères sont </w:t>
      </w:r>
      <w:proofErr w:type="gramStart"/>
      <w:r w:rsidRPr="003245B3">
        <w:rPr>
          <w:lang w:val="fr-FR"/>
        </w:rPr>
        <w:t>supprimée</w:t>
      </w:r>
      <w:proofErr w:type="gramEnd"/>
      <w:r w:rsidRPr="003245B3">
        <w:rPr>
          <w:lang w:val="fr-FR"/>
        </w:rPr>
        <w:t xml:space="preserve"> automatiquement.</w:t>
      </w:r>
    </w:p>
    <w:p w14:paraId="5C4E8B7E" w14:textId="77777777" w:rsidR="006D536A" w:rsidRPr="003245B3" w:rsidRDefault="006D536A" w:rsidP="006D536A">
      <w:pPr>
        <w:pStyle w:val="Titre3"/>
        <w:rPr>
          <w:lang w:val="fr-FR"/>
        </w:rPr>
      </w:pPr>
      <w:bookmarkStart w:id="981" w:name="_Toc262710580"/>
      <w:bookmarkStart w:id="982" w:name="_Toc387323384"/>
      <w:r w:rsidRPr="003245B3">
        <w:rPr>
          <w:lang w:val="fr-FR"/>
        </w:rPr>
        <w:t>Schéma</w:t>
      </w:r>
      <w:bookmarkEnd w:id="981"/>
      <w:bookmarkEnd w:id="982"/>
    </w:p>
    <w:p w14:paraId="4C4A3B83" w14:textId="77777777" w:rsidR="00AE5DAA" w:rsidRPr="003245B3" w:rsidRDefault="00AE5DAA" w:rsidP="00AE5DAA">
      <w:pPr>
        <w:rPr>
          <w:lang w:val="fr-FR"/>
        </w:rPr>
      </w:pPr>
      <w:r w:rsidRPr="003245B3">
        <w:rPr>
          <w:noProof/>
          <w:lang w:eastAsia="fr-CH"/>
        </w:rPr>
        <w:drawing>
          <wp:inline distT="0" distB="0" distL="0" distR="0" wp14:anchorId="273BCC12" wp14:editId="3C10A156">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41">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14:paraId="56D9E927" w14:textId="77777777" w:rsidR="0095119A" w:rsidRPr="003245B3" w:rsidRDefault="0095119A">
      <w:pPr>
        <w:rPr>
          <w:rFonts w:asciiTheme="majorHAnsi" w:eastAsiaTheme="majorEastAsia" w:hAnsiTheme="majorHAnsi" w:cstheme="majorBidi"/>
          <w:b/>
          <w:bCs/>
          <w:color w:val="4F81BD" w:themeColor="accent1"/>
          <w:lang w:val="fr-FR"/>
        </w:rPr>
      </w:pPr>
      <w:bookmarkStart w:id="983" w:name="_Schéma_de_diffusion"/>
      <w:bookmarkEnd w:id="983"/>
      <w:r w:rsidRPr="003245B3">
        <w:rPr>
          <w:lang w:val="fr-FR"/>
        </w:rPr>
        <w:br w:type="page"/>
      </w:r>
    </w:p>
    <w:p w14:paraId="00D271D6" w14:textId="77777777" w:rsidR="00557B72" w:rsidRPr="003245B3" w:rsidRDefault="00557B72" w:rsidP="00557B72">
      <w:pPr>
        <w:pStyle w:val="Titre3"/>
        <w:rPr>
          <w:lang w:val="fr-FR"/>
        </w:rPr>
      </w:pPr>
      <w:bookmarkStart w:id="984" w:name="_Toc262710581"/>
      <w:bookmarkStart w:id="985" w:name="_Toc387323385"/>
      <w:r w:rsidRPr="003245B3">
        <w:rPr>
          <w:lang w:val="fr-FR"/>
        </w:rPr>
        <w:lastRenderedPageBreak/>
        <w:t>Twebradio</w:t>
      </w:r>
      <w:bookmarkEnd w:id="984"/>
      <w:bookmarkEnd w:id="985"/>
    </w:p>
    <w:p w14:paraId="2465CB1A" w14:textId="77777777" w:rsidR="00126369" w:rsidRPr="003245B3" w:rsidRDefault="00126369" w:rsidP="00126369">
      <w:pPr>
        <w:rPr>
          <w:lang w:val="fr-FR"/>
        </w:rPr>
      </w:pPr>
      <w:r w:rsidRPr="003245B3">
        <w:rPr>
          <w:lang w:val="fr-FR"/>
        </w:rPr>
        <w:t>Cette table contient la liste des webradio qui est composée de leur nom.</w:t>
      </w:r>
    </w:p>
    <w:tbl>
      <w:tblPr>
        <w:tblStyle w:val="Grilleclaire-Accent1"/>
        <w:tblW w:w="0" w:type="auto"/>
        <w:tblLook w:val="04A0" w:firstRow="1" w:lastRow="0" w:firstColumn="1" w:lastColumn="0" w:noHBand="0" w:noVBand="1"/>
      </w:tblPr>
      <w:tblGrid>
        <w:gridCol w:w="3070"/>
        <w:gridCol w:w="3071"/>
        <w:gridCol w:w="3071"/>
      </w:tblGrid>
      <w:tr w:rsidR="0095119A" w:rsidRPr="003245B3" w14:paraId="1B937884" w14:textId="77777777"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02D6C4D" w14:textId="77777777" w:rsidR="0095119A" w:rsidRPr="003245B3" w:rsidRDefault="0095119A" w:rsidP="0095119A">
            <w:pPr>
              <w:jc w:val="center"/>
              <w:rPr>
                <w:sz w:val="28"/>
                <w:szCs w:val="28"/>
                <w:lang w:val="fr-FR"/>
              </w:rPr>
            </w:pPr>
            <w:r w:rsidRPr="003245B3">
              <w:rPr>
                <w:sz w:val="28"/>
                <w:szCs w:val="28"/>
                <w:lang w:val="fr-FR"/>
              </w:rPr>
              <w:t>Nom</w:t>
            </w:r>
          </w:p>
        </w:tc>
        <w:tc>
          <w:tcPr>
            <w:tcW w:w="3071" w:type="dxa"/>
          </w:tcPr>
          <w:p w14:paraId="19A0B2BC"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44F58F9E"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95119A" w:rsidRPr="003245B3" w14:paraId="7F964C02"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3832ACF" w14:textId="77777777" w:rsidR="0095119A" w:rsidRPr="003245B3" w:rsidRDefault="0095119A" w:rsidP="00557B72">
            <w:pPr>
              <w:rPr>
                <w:lang w:val="fr-FR"/>
              </w:rPr>
            </w:pPr>
            <w:r w:rsidRPr="003245B3">
              <w:rPr>
                <w:lang w:val="fr-FR"/>
              </w:rPr>
              <w:t>Id</w:t>
            </w:r>
          </w:p>
        </w:tc>
        <w:tc>
          <w:tcPr>
            <w:tcW w:w="3071" w:type="dxa"/>
          </w:tcPr>
          <w:p w14:paraId="5A0E0C48" w14:textId="77777777" w:rsidR="0095119A" w:rsidRPr="003245B3" w:rsidRDefault="0095119A" w:rsidP="00557B72">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67FA1220" w14:textId="77777777" w:rsidR="0095119A" w:rsidRPr="003245B3" w:rsidRDefault="0095119A" w:rsidP="00557B72">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d’une webradio</w:t>
            </w:r>
          </w:p>
        </w:tc>
      </w:tr>
      <w:tr w:rsidR="0095119A" w:rsidRPr="003245B3" w14:paraId="5510E154"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3EEE8A1" w14:textId="77777777" w:rsidR="0095119A" w:rsidRPr="003245B3" w:rsidRDefault="0095119A" w:rsidP="00557B72">
            <w:pPr>
              <w:rPr>
                <w:lang w:val="fr-FR"/>
              </w:rPr>
            </w:pPr>
            <w:r w:rsidRPr="003245B3">
              <w:rPr>
                <w:lang w:val="fr-FR"/>
              </w:rPr>
              <w:t>Name</w:t>
            </w:r>
          </w:p>
        </w:tc>
        <w:tc>
          <w:tcPr>
            <w:tcW w:w="3071" w:type="dxa"/>
          </w:tcPr>
          <w:p w14:paraId="3F5F44BA" w14:textId="77777777" w:rsidR="0095119A" w:rsidRPr="003245B3" w:rsidRDefault="0095119A" w:rsidP="00557B72">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Varchar(255)</w:t>
            </w:r>
          </w:p>
        </w:tc>
        <w:tc>
          <w:tcPr>
            <w:tcW w:w="3071" w:type="dxa"/>
          </w:tcPr>
          <w:p w14:paraId="44DC5E0D" w14:textId="77777777" w:rsidR="0095119A" w:rsidRPr="003245B3" w:rsidRDefault="0095119A" w:rsidP="00557B72">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de la webradio</w:t>
            </w:r>
          </w:p>
        </w:tc>
      </w:tr>
    </w:tbl>
    <w:p w14:paraId="03A12DBC" w14:textId="77777777" w:rsidR="00557B72" w:rsidRPr="003245B3" w:rsidRDefault="0095119A" w:rsidP="0095119A">
      <w:pPr>
        <w:pStyle w:val="Titre3"/>
        <w:rPr>
          <w:lang w:val="fr-FR"/>
        </w:rPr>
      </w:pPr>
      <w:bookmarkStart w:id="986" w:name="_Toc262710582"/>
      <w:bookmarkStart w:id="987" w:name="_Toc387323386"/>
      <w:r w:rsidRPr="003245B3">
        <w:rPr>
          <w:lang w:val="fr-FR"/>
        </w:rPr>
        <w:t>Tsever</w:t>
      </w:r>
      <w:bookmarkEnd w:id="986"/>
      <w:bookmarkEnd w:id="987"/>
    </w:p>
    <w:p w14:paraId="59642D15" w14:textId="77777777" w:rsidR="00126369" w:rsidRPr="003245B3" w:rsidRDefault="00126369" w:rsidP="00126369">
      <w:pPr>
        <w:rPr>
          <w:lang w:val="fr-FR"/>
        </w:rPr>
      </w:pPr>
      <w:r w:rsidRPr="003245B3">
        <w:rPr>
          <w:lang w:val="fr-FR"/>
        </w:rPr>
        <w:t>Cette table contient les informations concernant les différents serveurs.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3245B3" w14:paraId="6FBDF4A7" w14:textId="77777777"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32269C6" w14:textId="77777777" w:rsidR="0095119A" w:rsidRPr="003245B3" w:rsidRDefault="0095119A" w:rsidP="0095119A">
            <w:pPr>
              <w:jc w:val="center"/>
              <w:rPr>
                <w:sz w:val="28"/>
                <w:szCs w:val="28"/>
                <w:lang w:val="fr-FR"/>
              </w:rPr>
            </w:pPr>
            <w:r w:rsidRPr="003245B3">
              <w:rPr>
                <w:sz w:val="28"/>
                <w:szCs w:val="28"/>
                <w:lang w:val="fr-FR"/>
              </w:rPr>
              <w:t>Nom</w:t>
            </w:r>
          </w:p>
        </w:tc>
        <w:tc>
          <w:tcPr>
            <w:tcW w:w="3071" w:type="dxa"/>
          </w:tcPr>
          <w:p w14:paraId="0A40C765"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722E27E8"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95119A" w:rsidRPr="003245B3" w14:paraId="4AE02D49"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55F90CB" w14:textId="77777777" w:rsidR="0095119A" w:rsidRPr="003245B3" w:rsidRDefault="0095119A" w:rsidP="0095119A">
            <w:pPr>
              <w:rPr>
                <w:lang w:val="fr-FR"/>
              </w:rPr>
            </w:pPr>
            <w:r w:rsidRPr="003245B3">
              <w:rPr>
                <w:lang w:val="fr-FR"/>
              </w:rPr>
              <w:t>Id</w:t>
            </w:r>
          </w:p>
        </w:tc>
        <w:tc>
          <w:tcPr>
            <w:tcW w:w="3071" w:type="dxa"/>
          </w:tcPr>
          <w:p w14:paraId="1E42ABC4"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7EC446E1"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serveur</w:t>
            </w:r>
          </w:p>
        </w:tc>
      </w:tr>
      <w:tr w:rsidR="0095119A" w:rsidRPr="003245B3" w14:paraId="4C1601D1"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53613A0" w14:textId="77777777" w:rsidR="0095119A" w:rsidRPr="003245B3" w:rsidRDefault="0095119A" w:rsidP="0095119A">
            <w:pPr>
              <w:rPr>
                <w:lang w:val="fr-FR"/>
              </w:rPr>
            </w:pPr>
            <w:r w:rsidRPr="003245B3">
              <w:rPr>
                <w:lang w:val="fr-FR"/>
              </w:rPr>
              <w:t>Webradioid</w:t>
            </w:r>
          </w:p>
        </w:tc>
        <w:tc>
          <w:tcPr>
            <w:tcW w:w="3071" w:type="dxa"/>
          </w:tcPr>
          <w:p w14:paraId="569BAD40"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2D525F12"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(radio possédant ce serveur)</w:t>
            </w:r>
          </w:p>
        </w:tc>
      </w:tr>
      <w:tr w:rsidR="0095119A" w:rsidRPr="003245B3" w14:paraId="236EB51B"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3508552" w14:textId="77777777" w:rsidR="0095119A" w:rsidRPr="003245B3" w:rsidRDefault="0095119A" w:rsidP="0095119A">
            <w:pPr>
              <w:rPr>
                <w:lang w:val="fr-FR"/>
              </w:rPr>
            </w:pPr>
            <w:r w:rsidRPr="003245B3">
              <w:rPr>
                <w:lang w:val="fr-FR"/>
              </w:rPr>
              <w:t>Port</w:t>
            </w:r>
          </w:p>
        </w:tc>
        <w:tc>
          <w:tcPr>
            <w:tcW w:w="3071" w:type="dxa"/>
          </w:tcPr>
          <w:p w14:paraId="43175ED3"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 xml:space="preserve">Int </w:t>
            </w:r>
          </w:p>
        </w:tc>
        <w:tc>
          <w:tcPr>
            <w:tcW w:w="3071" w:type="dxa"/>
          </w:tcPr>
          <w:p w14:paraId="729D9BCB"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Numéro du port d’écoute du serveur0</w:t>
            </w:r>
          </w:p>
        </w:tc>
      </w:tr>
      <w:tr w:rsidR="0095119A" w:rsidRPr="003245B3" w14:paraId="391D6582"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926981C" w14:textId="77777777" w:rsidR="0095119A" w:rsidRPr="003245B3" w:rsidRDefault="0095119A" w:rsidP="0095119A">
            <w:pPr>
              <w:rPr>
                <w:lang w:val="fr-FR"/>
              </w:rPr>
            </w:pPr>
            <w:r w:rsidRPr="003245B3">
              <w:rPr>
                <w:lang w:val="fr-FR"/>
              </w:rPr>
              <w:t>Logfilename</w:t>
            </w:r>
          </w:p>
        </w:tc>
        <w:tc>
          <w:tcPr>
            <w:tcW w:w="3071" w:type="dxa"/>
          </w:tcPr>
          <w:p w14:paraId="08A65912"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Text</w:t>
            </w:r>
          </w:p>
        </w:tc>
        <w:tc>
          <w:tcPr>
            <w:tcW w:w="3071" w:type="dxa"/>
          </w:tcPr>
          <w:p w14:paraId="70B3B46B"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Chemin vers le fichier de log du serveur</w:t>
            </w:r>
          </w:p>
        </w:tc>
      </w:tr>
      <w:tr w:rsidR="0095119A" w:rsidRPr="003245B3" w14:paraId="7540A858"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7CBF0C9" w14:textId="77777777" w:rsidR="0095119A" w:rsidRPr="003245B3" w:rsidRDefault="0095119A" w:rsidP="0095119A">
            <w:pPr>
              <w:rPr>
                <w:lang w:val="fr-FR"/>
              </w:rPr>
            </w:pPr>
            <w:r w:rsidRPr="003245B3">
              <w:rPr>
                <w:lang w:val="fr-FR"/>
              </w:rPr>
              <w:t>Configfilename</w:t>
            </w:r>
          </w:p>
        </w:tc>
        <w:tc>
          <w:tcPr>
            <w:tcW w:w="3071" w:type="dxa"/>
          </w:tcPr>
          <w:p w14:paraId="25E13094"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Text</w:t>
            </w:r>
          </w:p>
        </w:tc>
        <w:tc>
          <w:tcPr>
            <w:tcW w:w="3071" w:type="dxa"/>
          </w:tcPr>
          <w:p w14:paraId="4B116446"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Chemin vers le fichier de configuration du serveur</w:t>
            </w:r>
          </w:p>
        </w:tc>
      </w:tr>
      <w:tr w:rsidR="0095119A" w:rsidRPr="003245B3" w14:paraId="4DEE7FAE"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C872CC8" w14:textId="77777777" w:rsidR="0095119A" w:rsidRPr="003245B3" w:rsidRDefault="0095119A" w:rsidP="0095119A">
            <w:pPr>
              <w:rPr>
                <w:lang w:val="fr-FR"/>
              </w:rPr>
            </w:pPr>
            <w:r w:rsidRPr="003245B3">
              <w:rPr>
                <w:lang w:val="fr-FR"/>
              </w:rPr>
              <w:t>Password</w:t>
            </w:r>
          </w:p>
        </w:tc>
        <w:tc>
          <w:tcPr>
            <w:tcW w:w="3071" w:type="dxa"/>
          </w:tcPr>
          <w:p w14:paraId="78CDD563"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Varchar(255)</w:t>
            </w:r>
          </w:p>
        </w:tc>
        <w:tc>
          <w:tcPr>
            <w:tcW w:w="3071" w:type="dxa"/>
          </w:tcPr>
          <w:p w14:paraId="0B8023EA"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Mot de passe de connexion au serveur (pour une source)</w:t>
            </w:r>
          </w:p>
        </w:tc>
      </w:tr>
      <w:tr w:rsidR="0095119A" w:rsidRPr="003245B3" w14:paraId="74651F98"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1A50E7A" w14:textId="77777777" w:rsidR="0095119A" w:rsidRPr="003245B3" w:rsidRDefault="0095119A" w:rsidP="0095119A">
            <w:pPr>
              <w:rPr>
                <w:lang w:val="fr-FR"/>
              </w:rPr>
            </w:pPr>
            <w:r w:rsidRPr="003245B3">
              <w:rPr>
                <w:lang w:val="fr-FR"/>
              </w:rPr>
              <w:t>Adminpassword</w:t>
            </w:r>
          </w:p>
        </w:tc>
        <w:tc>
          <w:tcPr>
            <w:tcW w:w="3071" w:type="dxa"/>
          </w:tcPr>
          <w:p w14:paraId="4429371C"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Varchar(255)</w:t>
            </w:r>
          </w:p>
        </w:tc>
        <w:tc>
          <w:tcPr>
            <w:tcW w:w="3071" w:type="dxa"/>
          </w:tcPr>
          <w:p w14:paraId="7C341060"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Mot de passe de l’administration web du serveur</w:t>
            </w:r>
          </w:p>
        </w:tc>
      </w:tr>
      <w:tr w:rsidR="00897DC0" w:rsidRPr="003245B3" w14:paraId="61380C54"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79F9A3" w14:textId="77777777" w:rsidR="00897DC0" w:rsidRPr="003245B3" w:rsidRDefault="00897DC0" w:rsidP="0095119A">
            <w:pPr>
              <w:rPr>
                <w:lang w:val="fr-FR"/>
              </w:rPr>
            </w:pPr>
            <w:r w:rsidRPr="003245B3">
              <w:rPr>
                <w:lang w:val="fr-FR"/>
              </w:rPr>
              <w:t>Maxlistener</w:t>
            </w:r>
          </w:p>
        </w:tc>
        <w:tc>
          <w:tcPr>
            <w:tcW w:w="3071" w:type="dxa"/>
          </w:tcPr>
          <w:p w14:paraId="706ABFF3" w14:textId="77777777" w:rsidR="00897DC0" w:rsidRPr="003245B3" w:rsidRDefault="00897DC0"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4A52B008" w14:textId="77777777" w:rsidR="00897DC0" w:rsidRPr="003245B3" w:rsidRDefault="00897DC0"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Le nombre maximal d’auditeur sur le serveur</w:t>
            </w:r>
          </w:p>
        </w:tc>
      </w:tr>
    </w:tbl>
    <w:p w14:paraId="3E3DE229" w14:textId="77777777" w:rsidR="0095119A" w:rsidRPr="003245B3" w:rsidRDefault="0095119A" w:rsidP="0095119A">
      <w:pPr>
        <w:pStyle w:val="Titre3"/>
        <w:rPr>
          <w:lang w:val="fr-FR"/>
        </w:rPr>
      </w:pPr>
      <w:bookmarkStart w:id="988" w:name="_Toc262710583"/>
      <w:bookmarkStart w:id="989" w:name="_Toc387323387"/>
      <w:r w:rsidRPr="003245B3">
        <w:rPr>
          <w:lang w:val="fr-FR"/>
        </w:rPr>
        <w:t>Tcalendar</w:t>
      </w:r>
      <w:bookmarkEnd w:id="988"/>
      <w:bookmarkEnd w:id="989"/>
    </w:p>
    <w:p w14:paraId="671A0B18" w14:textId="77777777" w:rsidR="00070D86" w:rsidRPr="003245B3" w:rsidRDefault="00070D86" w:rsidP="00070D86">
      <w:pPr>
        <w:rPr>
          <w:lang w:val="fr-FR"/>
        </w:rPr>
      </w:pPr>
      <w:r w:rsidRPr="003245B3">
        <w:rPr>
          <w:lang w:val="fr-FR"/>
        </w:rPr>
        <w:t>Cette table contient les informations pour un calendrier.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3245B3" w14:paraId="2BBFE6E6" w14:textId="77777777"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D288D81" w14:textId="77777777" w:rsidR="0095119A" w:rsidRPr="003245B3" w:rsidRDefault="0095119A" w:rsidP="0095119A">
            <w:pPr>
              <w:jc w:val="center"/>
              <w:rPr>
                <w:sz w:val="28"/>
                <w:szCs w:val="28"/>
                <w:lang w:val="fr-FR"/>
              </w:rPr>
            </w:pPr>
            <w:r w:rsidRPr="003245B3">
              <w:rPr>
                <w:sz w:val="28"/>
                <w:szCs w:val="28"/>
                <w:lang w:val="fr-FR"/>
              </w:rPr>
              <w:t>Nom</w:t>
            </w:r>
          </w:p>
        </w:tc>
        <w:tc>
          <w:tcPr>
            <w:tcW w:w="3071" w:type="dxa"/>
          </w:tcPr>
          <w:p w14:paraId="47C97C62"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17B59272"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95119A" w:rsidRPr="003245B3" w14:paraId="1E09D65D"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C09C3F7" w14:textId="77777777" w:rsidR="0095119A" w:rsidRPr="003245B3" w:rsidRDefault="0095119A" w:rsidP="0095119A">
            <w:pPr>
              <w:rPr>
                <w:lang w:val="fr-FR"/>
              </w:rPr>
            </w:pPr>
            <w:r w:rsidRPr="003245B3">
              <w:rPr>
                <w:lang w:val="fr-FR"/>
              </w:rPr>
              <w:t>Id</w:t>
            </w:r>
          </w:p>
        </w:tc>
        <w:tc>
          <w:tcPr>
            <w:tcW w:w="3071" w:type="dxa"/>
          </w:tcPr>
          <w:p w14:paraId="1DAFE6B3"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00322032"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calendrier</w:t>
            </w:r>
          </w:p>
        </w:tc>
      </w:tr>
      <w:tr w:rsidR="0095119A" w:rsidRPr="003245B3" w14:paraId="5695DCEB"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A716A1A" w14:textId="77777777" w:rsidR="0095119A" w:rsidRPr="003245B3" w:rsidRDefault="0095119A" w:rsidP="0095119A">
            <w:pPr>
              <w:rPr>
                <w:lang w:val="fr-FR"/>
              </w:rPr>
            </w:pPr>
            <w:r w:rsidRPr="003245B3">
              <w:rPr>
                <w:lang w:val="fr-FR"/>
              </w:rPr>
              <w:t>Filename</w:t>
            </w:r>
          </w:p>
        </w:tc>
        <w:tc>
          <w:tcPr>
            <w:tcW w:w="3071" w:type="dxa"/>
          </w:tcPr>
          <w:p w14:paraId="6C005823"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Text</w:t>
            </w:r>
          </w:p>
        </w:tc>
        <w:tc>
          <w:tcPr>
            <w:tcW w:w="3071" w:type="dxa"/>
          </w:tcPr>
          <w:p w14:paraId="644217BF"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Chemin vers le fichier XML du calendrier</w:t>
            </w:r>
          </w:p>
        </w:tc>
      </w:tr>
      <w:tr w:rsidR="0095119A" w:rsidRPr="003245B3" w14:paraId="2E2B7EDB"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E48F7BD" w14:textId="77777777" w:rsidR="0095119A" w:rsidRPr="003245B3" w:rsidRDefault="0095119A" w:rsidP="0095119A">
            <w:pPr>
              <w:rPr>
                <w:lang w:val="fr-FR"/>
              </w:rPr>
            </w:pPr>
            <w:r w:rsidRPr="003245B3">
              <w:rPr>
                <w:lang w:val="fr-FR"/>
              </w:rPr>
              <w:t>Webradioid</w:t>
            </w:r>
          </w:p>
        </w:tc>
        <w:tc>
          <w:tcPr>
            <w:tcW w:w="3071" w:type="dxa"/>
          </w:tcPr>
          <w:p w14:paraId="6054FBBA"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 xml:space="preserve">Int </w:t>
            </w:r>
          </w:p>
        </w:tc>
        <w:tc>
          <w:tcPr>
            <w:tcW w:w="3071" w:type="dxa"/>
          </w:tcPr>
          <w:p w14:paraId="374A0841"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(radio possédant ce calendrier)</w:t>
            </w:r>
          </w:p>
        </w:tc>
      </w:tr>
    </w:tbl>
    <w:p w14:paraId="55AE57D9" w14:textId="77777777" w:rsidR="0095119A" w:rsidRPr="003245B3" w:rsidRDefault="0095119A" w:rsidP="0095119A">
      <w:pPr>
        <w:pStyle w:val="Titre3"/>
        <w:rPr>
          <w:lang w:val="fr-FR"/>
        </w:rPr>
      </w:pPr>
      <w:bookmarkStart w:id="990" w:name="_Toc262710584"/>
      <w:bookmarkStart w:id="991" w:name="_Toc387323388"/>
      <w:r w:rsidRPr="003245B3">
        <w:rPr>
          <w:lang w:val="fr-FR"/>
        </w:rPr>
        <w:t>Tcalendarevent</w:t>
      </w:r>
      <w:bookmarkEnd w:id="990"/>
      <w:bookmarkEnd w:id="991"/>
    </w:p>
    <w:p w14:paraId="1C6CF3D4" w14:textId="77777777" w:rsidR="00070D86" w:rsidRPr="003245B3" w:rsidRDefault="00070D86" w:rsidP="00070D86">
      <w:pPr>
        <w:rPr>
          <w:lang w:val="fr-FR"/>
        </w:rPr>
      </w:pPr>
      <w:r w:rsidRPr="003245B3">
        <w:rPr>
          <w:lang w:val="fr-FR"/>
        </w:rPr>
        <w:t>Cette table contient les différents événements d’un calendrier. Un événement est lié à un calendrier via une clé étrangère et contient une playlist. Le lien vers cette playlist est aussi effectué avec une clé étrangère vers la table tplaylist.</w:t>
      </w:r>
    </w:p>
    <w:tbl>
      <w:tblPr>
        <w:tblStyle w:val="Grilleclaire-Accent1"/>
        <w:tblW w:w="0" w:type="auto"/>
        <w:tblLook w:val="04A0" w:firstRow="1" w:lastRow="0" w:firstColumn="1" w:lastColumn="0" w:noHBand="0" w:noVBand="1"/>
      </w:tblPr>
      <w:tblGrid>
        <w:gridCol w:w="3070"/>
        <w:gridCol w:w="3071"/>
        <w:gridCol w:w="3071"/>
      </w:tblGrid>
      <w:tr w:rsidR="0095119A" w:rsidRPr="003245B3" w14:paraId="543EB956" w14:textId="77777777"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AD2D73F" w14:textId="77777777" w:rsidR="0095119A" w:rsidRPr="003245B3" w:rsidRDefault="0095119A" w:rsidP="0095119A">
            <w:pPr>
              <w:jc w:val="center"/>
              <w:rPr>
                <w:sz w:val="28"/>
                <w:szCs w:val="28"/>
                <w:lang w:val="fr-FR"/>
              </w:rPr>
            </w:pPr>
            <w:r w:rsidRPr="003245B3">
              <w:rPr>
                <w:sz w:val="28"/>
                <w:szCs w:val="28"/>
                <w:lang w:val="fr-FR"/>
              </w:rPr>
              <w:t>Nom</w:t>
            </w:r>
          </w:p>
        </w:tc>
        <w:tc>
          <w:tcPr>
            <w:tcW w:w="3071" w:type="dxa"/>
          </w:tcPr>
          <w:p w14:paraId="25984D73"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5EE00C24"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95119A" w:rsidRPr="003245B3" w14:paraId="75BAE55D"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559068A" w14:textId="77777777" w:rsidR="0095119A" w:rsidRPr="003245B3" w:rsidRDefault="0095119A" w:rsidP="0095119A">
            <w:pPr>
              <w:rPr>
                <w:lang w:val="fr-FR"/>
              </w:rPr>
            </w:pPr>
            <w:r w:rsidRPr="003245B3">
              <w:rPr>
                <w:lang w:val="fr-FR"/>
              </w:rPr>
              <w:t>Id</w:t>
            </w:r>
          </w:p>
        </w:tc>
        <w:tc>
          <w:tcPr>
            <w:tcW w:w="3071" w:type="dxa"/>
          </w:tcPr>
          <w:p w14:paraId="435C9DFF"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53260C83"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événement</w:t>
            </w:r>
          </w:p>
        </w:tc>
      </w:tr>
      <w:tr w:rsidR="0095119A" w:rsidRPr="003245B3" w14:paraId="3027EC23"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DFE1095" w14:textId="77777777" w:rsidR="0095119A" w:rsidRPr="003245B3" w:rsidRDefault="0095119A" w:rsidP="0095119A">
            <w:pPr>
              <w:rPr>
                <w:lang w:val="fr-FR"/>
              </w:rPr>
            </w:pPr>
            <w:r w:rsidRPr="003245B3">
              <w:rPr>
                <w:lang w:val="fr-FR"/>
              </w:rPr>
              <w:lastRenderedPageBreak/>
              <w:t>Name</w:t>
            </w:r>
          </w:p>
        </w:tc>
        <w:tc>
          <w:tcPr>
            <w:tcW w:w="3071" w:type="dxa"/>
          </w:tcPr>
          <w:p w14:paraId="36CED7E8"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Varchar(45)</w:t>
            </w:r>
          </w:p>
        </w:tc>
        <w:tc>
          <w:tcPr>
            <w:tcW w:w="3071" w:type="dxa"/>
          </w:tcPr>
          <w:p w14:paraId="383DA677"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de l’événement</w:t>
            </w:r>
          </w:p>
        </w:tc>
      </w:tr>
      <w:tr w:rsidR="0095119A" w:rsidRPr="003245B3" w14:paraId="090E0727"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69ACA71" w14:textId="77777777" w:rsidR="0095119A" w:rsidRPr="003245B3" w:rsidRDefault="00741DF4" w:rsidP="0095119A">
            <w:pPr>
              <w:rPr>
                <w:lang w:val="fr-FR"/>
              </w:rPr>
            </w:pPr>
            <w:r w:rsidRPr="003245B3">
              <w:rPr>
                <w:lang w:val="fr-FR"/>
              </w:rPr>
              <w:t>Starttime</w:t>
            </w:r>
          </w:p>
        </w:tc>
        <w:tc>
          <w:tcPr>
            <w:tcW w:w="3071" w:type="dxa"/>
          </w:tcPr>
          <w:p w14:paraId="7B550EB7" w14:textId="77777777" w:rsidR="0095119A"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Varchar(45)</w:t>
            </w:r>
          </w:p>
        </w:tc>
        <w:tc>
          <w:tcPr>
            <w:tcW w:w="3071" w:type="dxa"/>
          </w:tcPr>
          <w:p w14:paraId="09226F21" w14:textId="77777777" w:rsidR="0095119A"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Heure du commencement de l’événement</w:t>
            </w:r>
          </w:p>
        </w:tc>
      </w:tr>
      <w:tr w:rsidR="00741DF4" w:rsidRPr="003245B3" w14:paraId="293BCD0C"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A35258D" w14:textId="77777777" w:rsidR="00741DF4" w:rsidRPr="003245B3" w:rsidRDefault="00741DF4" w:rsidP="0095119A">
            <w:pPr>
              <w:rPr>
                <w:lang w:val="fr-FR"/>
              </w:rPr>
            </w:pPr>
            <w:r w:rsidRPr="003245B3">
              <w:rPr>
                <w:lang w:val="fr-FR"/>
              </w:rPr>
              <w:t>Duration</w:t>
            </w:r>
          </w:p>
        </w:tc>
        <w:tc>
          <w:tcPr>
            <w:tcW w:w="3071" w:type="dxa"/>
          </w:tcPr>
          <w:p w14:paraId="63EE8FE0"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Varchar(45)</w:t>
            </w:r>
          </w:p>
        </w:tc>
        <w:tc>
          <w:tcPr>
            <w:tcW w:w="3071" w:type="dxa"/>
          </w:tcPr>
          <w:p w14:paraId="521275BE"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Durée de l’événement</w:t>
            </w:r>
          </w:p>
        </w:tc>
      </w:tr>
      <w:tr w:rsidR="00741DF4" w:rsidRPr="003245B3" w14:paraId="2363624A"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63602B9" w14:textId="77777777" w:rsidR="00741DF4" w:rsidRPr="003245B3" w:rsidRDefault="00741DF4" w:rsidP="0095119A">
            <w:pPr>
              <w:rPr>
                <w:lang w:val="fr-FR"/>
              </w:rPr>
            </w:pPr>
            <w:r w:rsidRPr="003245B3">
              <w:rPr>
                <w:lang w:val="fr-FR"/>
              </w:rPr>
              <w:t>Repeat</w:t>
            </w:r>
          </w:p>
        </w:tc>
        <w:tc>
          <w:tcPr>
            <w:tcW w:w="3071" w:type="dxa"/>
          </w:tcPr>
          <w:p w14:paraId="11136A59"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30E3849E"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 xml:space="preserve">Valeur de répétition de l’événement (voir chapitre </w:t>
            </w:r>
            <w:hyperlink w:anchor="_Grille_horaire" w:history="1">
              <w:r w:rsidRPr="003245B3">
                <w:rPr>
                  <w:rStyle w:val="Lienhypertexte"/>
                  <w:lang w:val="fr-FR"/>
                </w:rPr>
                <w:t>Grille horaire</w:t>
              </w:r>
            </w:hyperlink>
            <w:r w:rsidRPr="003245B3">
              <w:rPr>
                <w:lang w:val="fr-FR"/>
              </w:rPr>
              <w:t>)</w:t>
            </w:r>
          </w:p>
        </w:tc>
      </w:tr>
      <w:tr w:rsidR="00741DF4" w:rsidRPr="003245B3" w14:paraId="2A0950A0"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6BE6FE6" w14:textId="77777777" w:rsidR="00741DF4" w:rsidRPr="003245B3" w:rsidRDefault="00741DF4" w:rsidP="0095119A">
            <w:pPr>
              <w:rPr>
                <w:lang w:val="fr-FR"/>
              </w:rPr>
            </w:pPr>
            <w:r w:rsidRPr="003245B3">
              <w:rPr>
                <w:lang w:val="fr-FR"/>
              </w:rPr>
              <w:t>Priority</w:t>
            </w:r>
          </w:p>
        </w:tc>
        <w:tc>
          <w:tcPr>
            <w:tcW w:w="3071" w:type="dxa"/>
          </w:tcPr>
          <w:p w14:paraId="42D79B2D"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6468F845"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Priorité de l’événement</w:t>
            </w:r>
          </w:p>
        </w:tc>
      </w:tr>
      <w:tr w:rsidR="00741DF4" w:rsidRPr="003245B3" w14:paraId="29F4D330"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266D0A2" w14:textId="77777777" w:rsidR="00741DF4" w:rsidRPr="003245B3" w:rsidRDefault="00741DF4" w:rsidP="0095119A">
            <w:pPr>
              <w:rPr>
                <w:lang w:val="fr-FR"/>
              </w:rPr>
            </w:pPr>
            <w:r w:rsidRPr="003245B3">
              <w:rPr>
                <w:lang w:val="fr-FR"/>
              </w:rPr>
              <w:t>Shuffle</w:t>
            </w:r>
          </w:p>
        </w:tc>
        <w:tc>
          <w:tcPr>
            <w:tcW w:w="3071" w:type="dxa"/>
          </w:tcPr>
          <w:p w14:paraId="7D5EADC4"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Bool</w:t>
            </w:r>
          </w:p>
        </w:tc>
        <w:tc>
          <w:tcPr>
            <w:tcW w:w="3071" w:type="dxa"/>
          </w:tcPr>
          <w:p w14:paraId="343D2D04"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Défini si l’événement lit la playlist de façon aléatoire</w:t>
            </w:r>
          </w:p>
        </w:tc>
      </w:tr>
      <w:tr w:rsidR="00741DF4" w:rsidRPr="003245B3" w14:paraId="780EAADF"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0569F05" w14:textId="77777777" w:rsidR="00741DF4" w:rsidRPr="003245B3" w:rsidRDefault="00741DF4" w:rsidP="0095119A">
            <w:pPr>
              <w:rPr>
                <w:lang w:val="fr-FR"/>
              </w:rPr>
            </w:pPr>
            <w:r w:rsidRPr="003245B3">
              <w:rPr>
                <w:lang w:val="fr-FR"/>
              </w:rPr>
              <w:t>Loopatend</w:t>
            </w:r>
          </w:p>
        </w:tc>
        <w:tc>
          <w:tcPr>
            <w:tcW w:w="3071" w:type="dxa"/>
          </w:tcPr>
          <w:p w14:paraId="061F60B5"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Bool</w:t>
            </w:r>
          </w:p>
        </w:tc>
        <w:tc>
          <w:tcPr>
            <w:tcW w:w="3071" w:type="dxa"/>
          </w:tcPr>
          <w:p w14:paraId="7CCDA3B7"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Défini si la playlist recommence une fois que tous les morceaux sont écoutés</w:t>
            </w:r>
          </w:p>
        </w:tc>
      </w:tr>
      <w:tr w:rsidR="00741DF4" w:rsidRPr="003245B3" w14:paraId="2B66D716"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5BE35E7" w14:textId="77777777" w:rsidR="00741DF4" w:rsidRPr="003245B3" w:rsidRDefault="00741DF4" w:rsidP="0095119A">
            <w:pPr>
              <w:rPr>
                <w:lang w:val="fr-FR"/>
              </w:rPr>
            </w:pPr>
            <w:r w:rsidRPr="003245B3">
              <w:rPr>
                <w:lang w:val="fr-FR"/>
              </w:rPr>
              <w:t>Calendarid</w:t>
            </w:r>
          </w:p>
        </w:tc>
        <w:tc>
          <w:tcPr>
            <w:tcW w:w="3071" w:type="dxa"/>
          </w:tcPr>
          <w:p w14:paraId="4D26D9BA"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667B833E"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(Calendrier possédant cet événement)</w:t>
            </w:r>
          </w:p>
        </w:tc>
      </w:tr>
      <w:tr w:rsidR="00741DF4" w:rsidRPr="003245B3" w14:paraId="4B2CF727"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356409C" w14:textId="77777777" w:rsidR="00741DF4" w:rsidRPr="003245B3" w:rsidRDefault="00741DF4" w:rsidP="0095119A">
            <w:pPr>
              <w:rPr>
                <w:lang w:val="fr-FR"/>
              </w:rPr>
            </w:pPr>
            <w:r w:rsidRPr="003245B3">
              <w:rPr>
                <w:lang w:val="fr-FR"/>
              </w:rPr>
              <w:t>Playlistid</w:t>
            </w:r>
          </w:p>
        </w:tc>
        <w:tc>
          <w:tcPr>
            <w:tcW w:w="3071" w:type="dxa"/>
          </w:tcPr>
          <w:p w14:paraId="3EF95D70"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7F827770"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(Playlist jouée par cet événement)</w:t>
            </w:r>
          </w:p>
        </w:tc>
      </w:tr>
    </w:tbl>
    <w:p w14:paraId="17126990" w14:textId="77777777" w:rsidR="00741DF4" w:rsidRPr="003245B3" w:rsidRDefault="00741DF4" w:rsidP="00741DF4">
      <w:pPr>
        <w:pStyle w:val="Titre3"/>
        <w:rPr>
          <w:lang w:val="fr-FR"/>
        </w:rPr>
      </w:pPr>
      <w:bookmarkStart w:id="992" w:name="_Toc262710585"/>
      <w:bookmarkStart w:id="993" w:name="_Toc387323389"/>
      <w:r w:rsidRPr="003245B3">
        <w:rPr>
          <w:lang w:val="fr-FR"/>
        </w:rPr>
        <w:t>Tplaylist</w:t>
      </w:r>
      <w:bookmarkEnd w:id="992"/>
      <w:bookmarkEnd w:id="993"/>
    </w:p>
    <w:p w14:paraId="38687D59" w14:textId="77777777" w:rsidR="001125DB" w:rsidRPr="003245B3" w:rsidRDefault="001125DB" w:rsidP="001125DB">
      <w:pPr>
        <w:rPr>
          <w:lang w:val="fr-FR"/>
        </w:rPr>
      </w:pPr>
      <w:r w:rsidRPr="003245B3">
        <w:rPr>
          <w:lang w:val="fr-FR"/>
        </w:rPr>
        <w:t>Cette table contient les informations sur une playlist (mais pas les fichiers audio qui lui sont liés).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741DF4" w:rsidRPr="003245B3" w14:paraId="58745229"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B9D967A" w14:textId="77777777" w:rsidR="00741DF4" w:rsidRPr="003245B3" w:rsidRDefault="00741DF4" w:rsidP="00FB58A8">
            <w:pPr>
              <w:jc w:val="center"/>
              <w:rPr>
                <w:sz w:val="28"/>
                <w:szCs w:val="28"/>
                <w:lang w:val="fr-FR"/>
              </w:rPr>
            </w:pPr>
            <w:r w:rsidRPr="003245B3">
              <w:rPr>
                <w:sz w:val="28"/>
                <w:szCs w:val="28"/>
                <w:lang w:val="fr-FR"/>
              </w:rPr>
              <w:t>Nom</w:t>
            </w:r>
          </w:p>
        </w:tc>
        <w:tc>
          <w:tcPr>
            <w:tcW w:w="3071" w:type="dxa"/>
          </w:tcPr>
          <w:p w14:paraId="07A28351" w14:textId="77777777" w:rsidR="00741DF4" w:rsidRPr="003245B3"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0094685C" w14:textId="77777777" w:rsidR="00741DF4" w:rsidRPr="003245B3"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741DF4" w:rsidRPr="003245B3" w14:paraId="3C035585"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180C657" w14:textId="77777777" w:rsidR="00741DF4" w:rsidRPr="003245B3" w:rsidRDefault="00741DF4" w:rsidP="00FB58A8">
            <w:pPr>
              <w:rPr>
                <w:lang w:val="fr-FR"/>
              </w:rPr>
            </w:pPr>
            <w:r w:rsidRPr="003245B3">
              <w:rPr>
                <w:lang w:val="fr-FR"/>
              </w:rPr>
              <w:t>Id</w:t>
            </w:r>
          </w:p>
        </w:tc>
        <w:tc>
          <w:tcPr>
            <w:tcW w:w="3071" w:type="dxa"/>
          </w:tcPr>
          <w:p w14:paraId="4445B592" w14:textId="77777777" w:rsidR="00741DF4" w:rsidRPr="003245B3" w:rsidRDefault="00741DF4"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41538432" w14:textId="77777777" w:rsidR="00741DF4" w:rsidRPr="003245B3" w:rsidRDefault="00741DF4" w:rsidP="00741DF4">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d’une playlist</w:t>
            </w:r>
          </w:p>
        </w:tc>
      </w:tr>
      <w:tr w:rsidR="00741DF4" w:rsidRPr="003245B3" w14:paraId="55049A60"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F4A39C" w14:textId="77777777" w:rsidR="00741DF4" w:rsidRPr="003245B3" w:rsidRDefault="00BC4C5E" w:rsidP="00FB58A8">
            <w:pPr>
              <w:rPr>
                <w:lang w:val="fr-FR"/>
              </w:rPr>
            </w:pPr>
            <w:r w:rsidRPr="003245B3">
              <w:rPr>
                <w:lang w:val="fr-FR"/>
              </w:rPr>
              <w:t>Name</w:t>
            </w:r>
          </w:p>
        </w:tc>
        <w:tc>
          <w:tcPr>
            <w:tcW w:w="3071" w:type="dxa"/>
          </w:tcPr>
          <w:p w14:paraId="52357EC6" w14:textId="77777777" w:rsidR="00741DF4"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Varchar(255)</w:t>
            </w:r>
          </w:p>
        </w:tc>
        <w:tc>
          <w:tcPr>
            <w:tcW w:w="3071" w:type="dxa"/>
          </w:tcPr>
          <w:p w14:paraId="694D495E" w14:textId="77777777" w:rsidR="00741DF4"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de la playlist</w:t>
            </w:r>
          </w:p>
        </w:tc>
      </w:tr>
      <w:tr w:rsidR="00741DF4" w:rsidRPr="003245B3" w14:paraId="15AD6961"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CA33F0D" w14:textId="77777777" w:rsidR="00741DF4" w:rsidRPr="003245B3" w:rsidRDefault="00BC4C5E" w:rsidP="00FB58A8">
            <w:pPr>
              <w:rPr>
                <w:lang w:val="fr-FR"/>
              </w:rPr>
            </w:pPr>
            <w:r w:rsidRPr="003245B3">
              <w:rPr>
                <w:lang w:val="fr-FR"/>
              </w:rPr>
              <w:t>Filename</w:t>
            </w:r>
          </w:p>
        </w:tc>
        <w:tc>
          <w:tcPr>
            <w:tcW w:w="3071" w:type="dxa"/>
          </w:tcPr>
          <w:p w14:paraId="0DB697F6" w14:textId="77777777" w:rsidR="00741DF4"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Text</w:t>
            </w:r>
          </w:p>
        </w:tc>
        <w:tc>
          <w:tcPr>
            <w:tcW w:w="3071" w:type="dxa"/>
          </w:tcPr>
          <w:p w14:paraId="30F081B9" w14:textId="77777777" w:rsidR="00741DF4"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Chemin vers le fichier de la playlist</w:t>
            </w:r>
          </w:p>
        </w:tc>
      </w:tr>
      <w:tr w:rsidR="00BC4C5E" w:rsidRPr="003245B3" w14:paraId="7496BCA7"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8B0798B" w14:textId="77777777" w:rsidR="00BC4C5E" w:rsidRPr="003245B3" w:rsidRDefault="00BC4C5E" w:rsidP="00FB58A8">
            <w:pPr>
              <w:rPr>
                <w:lang w:val="fr-FR"/>
              </w:rPr>
            </w:pPr>
            <w:r w:rsidRPr="003245B3">
              <w:rPr>
                <w:lang w:val="fr-FR"/>
              </w:rPr>
              <w:t>Webradioid</w:t>
            </w:r>
          </w:p>
        </w:tc>
        <w:tc>
          <w:tcPr>
            <w:tcW w:w="3071" w:type="dxa"/>
          </w:tcPr>
          <w:p w14:paraId="65339206"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0675E9CB"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(webradio possédant cette playlist)</w:t>
            </w:r>
          </w:p>
        </w:tc>
      </w:tr>
      <w:tr w:rsidR="00BC4C5E" w:rsidRPr="003245B3" w14:paraId="44CEE1DB"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5D03D71" w14:textId="77777777" w:rsidR="00BC4C5E" w:rsidRPr="003245B3" w:rsidRDefault="00BC4C5E" w:rsidP="00FB58A8">
            <w:pPr>
              <w:rPr>
                <w:lang w:val="fr-FR"/>
              </w:rPr>
            </w:pPr>
            <w:r w:rsidRPr="003245B3">
              <w:rPr>
                <w:lang w:val="fr-FR"/>
              </w:rPr>
              <w:t>Typeid</w:t>
            </w:r>
          </w:p>
        </w:tc>
        <w:tc>
          <w:tcPr>
            <w:tcW w:w="3071" w:type="dxa"/>
          </w:tcPr>
          <w:p w14:paraId="30D1EBBF" w14:textId="77777777" w:rsidR="00BC4C5E"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004DD41C" w14:textId="77777777" w:rsidR="00BC4C5E"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(le type de la playlist)</w:t>
            </w:r>
          </w:p>
        </w:tc>
      </w:tr>
    </w:tbl>
    <w:p w14:paraId="4FBB646D" w14:textId="77777777" w:rsidR="00BC4C5E" w:rsidRPr="003245B3" w:rsidRDefault="00BC4C5E" w:rsidP="00BC4C5E">
      <w:pPr>
        <w:pStyle w:val="Titre3"/>
        <w:rPr>
          <w:lang w:val="fr-FR"/>
        </w:rPr>
      </w:pPr>
      <w:bookmarkStart w:id="994" w:name="_Toc262710586"/>
      <w:bookmarkStart w:id="995" w:name="_Toc387323390"/>
      <w:r w:rsidRPr="003245B3">
        <w:rPr>
          <w:lang w:val="fr-FR"/>
        </w:rPr>
        <w:t>T</w:t>
      </w:r>
      <w:r w:rsidR="00E159CC" w:rsidRPr="003245B3">
        <w:rPr>
          <w:lang w:val="fr-FR"/>
        </w:rPr>
        <w:t>audio</w:t>
      </w:r>
      <w:r w:rsidRPr="003245B3">
        <w:rPr>
          <w:lang w:val="fr-FR"/>
        </w:rPr>
        <w:t>type</w:t>
      </w:r>
      <w:bookmarkEnd w:id="994"/>
      <w:bookmarkEnd w:id="995"/>
    </w:p>
    <w:p w14:paraId="630897F7" w14:textId="77777777" w:rsidR="00FC4B5A" w:rsidRPr="003245B3" w:rsidRDefault="00FC4B5A" w:rsidP="00FC4B5A">
      <w:pPr>
        <w:rPr>
          <w:lang w:val="fr-FR"/>
        </w:rPr>
      </w:pPr>
      <w:r w:rsidRPr="003245B3">
        <w:rPr>
          <w:lang w:val="fr-FR"/>
        </w:rPr>
        <w:t>Cette table est lié à l’enum « AudioType ». Elle définit les types de fichier audio possible (musique ou publicitaire à l’heure actuelle).</w:t>
      </w:r>
    </w:p>
    <w:tbl>
      <w:tblPr>
        <w:tblStyle w:val="Grilleclaire-Accent1"/>
        <w:tblW w:w="0" w:type="auto"/>
        <w:tblLook w:val="04A0" w:firstRow="1" w:lastRow="0" w:firstColumn="1" w:lastColumn="0" w:noHBand="0" w:noVBand="1"/>
      </w:tblPr>
      <w:tblGrid>
        <w:gridCol w:w="3070"/>
        <w:gridCol w:w="3071"/>
        <w:gridCol w:w="3071"/>
      </w:tblGrid>
      <w:tr w:rsidR="00BC4C5E" w:rsidRPr="003245B3" w14:paraId="2550303E"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BBACDEC" w14:textId="77777777" w:rsidR="00BC4C5E" w:rsidRPr="003245B3" w:rsidRDefault="00BC4C5E" w:rsidP="00FB58A8">
            <w:pPr>
              <w:jc w:val="center"/>
              <w:rPr>
                <w:sz w:val="28"/>
                <w:szCs w:val="28"/>
                <w:lang w:val="fr-FR"/>
              </w:rPr>
            </w:pPr>
            <w:r w:rsidRPr="003245B3">
              <w:rPr>
                <w:sz w:val="28"/>
                <w:szCs w:val="28"/>
                <w:lang w:val="fr-FR"/>
              </w:rPr>
              <w:t>Nom</w:t>
            </w:r>
          </w:p>
        </w:tc>
        <w:tc>
          <w:tcPr>
            <w:tcW w:w="3071" w:type="dxa"/>
          </w:tcPr>
          <w:p w14:paraId="287AC5DB" w14:textId="77777777" w:rsidR="00BC4C5E" w:rsidRPr="003245B3"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09052459" w14:textId="77777777" w:rsidR="00BC4C5E" w:rsidRPr="003245B3"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BC4C5E" w:rsidRPr="003245B3" w14:paraId="3AA9E278"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57800F" w14:textId="77777777" w:rsidR="00BC4C5E" w:rsidRPr="003245B3" w:rsidRDefault="00BC4C5E" w:rsidP="00FB58A8">
            <w:pPr>
              <w:rPr>
                <w:lang w:val="fr-FR"/>
              </w:rPr>
            </w:pPr>
            <w:r w:rsidRPr="003245B3">
              <w:rPr>
                <w:lang w:val="fr-FR"/>
              </w:rPr>
              <w:t>Id</w:t>
            </w:r>
          </w:p>
        </w:tc>
        <w:tc>
          <w:tcPr>
            <w:tcW w:w="3071" w:type="dxa"/>
          </w:tcPr>
          <w:p w14:paraId="07D88882" w14:textId="77777777" w:rsidR="00BC4C5E"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18F99A87" w14:textId="77777777" w:rsidR="00BC4C5E" w:rsidRPr="003245B3" w:rsidRDefault="00BC4C5E" w:rsidP="00BC4C5E">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type</w:t>
            </w:r>
            <w:r w:rsidR="00E159CC" w:rsidRPr="003245B3">
              <w:rPr>
                <w:lang w:val="fr-FR"/>
              </w:rPr>
              <w:t xml:space="preserve"> audio</w:t>
            </w:r>
          </w:p>
        </w:tc>
      </w:tr>
      <w:tr w:rsidR="00BC4C5E" w:rsidRPr="003245B3" w14:paraId="55CFFDDF"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261DCA1" w14:textId="77777777" w:rsidR="00BC4C5E" w:rsidRPr="003245B3" w:rsidRDefault="00BC4C5E" w:rsidP="00FB58A8">
            <w:pPr>
              <w:rPr>
                <w:lang w:val="fr-FR"/>
              </w:rPr>
            </w:pPr>
            <w:r w:rsidRPr="003245B3">
              <w:rPr>
                <w:lang w:val="fr-FR"/>
              </w:rPr>
              <w:t>Name</w:t>
            </w:r>
          </w:p>
        </w:tc>
        <w:tc>
          <w:tcPr>
            <w:tcW w:w="3071" w:type="dxa"/>
          </w:tcPr>
          <w:p w14:paraId="1F59C776"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Varchar(45)</w:t>
            </w:r>
          </w:p>
        </w:tc>
        <w:tc>
          <w:tcPr>
            <w:tcW w:w="3071" w:type="dxa"/>
          </w:tcPr>
          <w:p w14:paraId="5245AB78"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du type</w:t>
            </w:r>
            <w:r w:rsidR="00E159CC" w:rsidRPr="003245B3">
              <w:rPr>
                <w:lang w:val="fr-FR"/>
              </w:rPr>
              <w:t xml:space="preserve"> audio</w:t>
            </w:r>
          </w:p>
        </w:tc>
      </w:tr>
    </w:tbl>
    <w:p w14:paraId="274B47B4" w14:textId="77777777" w:rsidR="00BC4C5E" w:rsidRPr="003245B3" w:rsidRDefault="00BC4C5E" w:rsidP="00BC4C5E">
      <w:pPr>
        <w:pStyle w:val="Titre3"/>
        <w:rPr>
          <w:lang w:val="fr-FR"/>
        </w:rPr>
      </w:pPr>
      <w:bookmarkStart w:id="996" w:name="_Toc262710587"/>
      <w:bookmarkStart w:id="997" w:name="_Toc387323391"/>
      <w:r w:rsidRPr="003245B3">
        <w:rPr>
          <w:lang w:val="fr-FR"/>
        </w:rPr>
        <w:t>Tmusic</w:t>
      </w:r>
      <w:bookmarkEnd w:id="996"/>
      <w:bookmarkEnd w:id="997"/>
    </w:p>
    <w:p w14:paraId="0E0A8941" w14:textId="77777777" w:rsidR="00FC4B5A" w:rsidRPr="003245B3" w:rsidRDefault="00FC4B5A" w:rsidP="00FC4B5A">
      <w:pPr>
        <w:rPr>
          <w:lang w:val="fr-FR"/>
        </w:rPr>
      </w:pPr>
      <w:r w:rsidRPr="003245B3">
        <w:rPr>
          <w:lang w:val="fr-FR"/>
        </w:rPr>
        <w:t xml:space="preserve">Cette table contient la bibliothèque de fichiers musicaux indexés. Un enregistrement est lié à un type de fichier audio via une clé étrangère ainsi qu’à un genre de la table tgender. </w:t>
      </w:r>
    </w:p>
    <w:tbl>
      <w:tblPr>
        <w:tblStyle w:val="Grilleclaire-Accent1"/>
        <w:tblW w:w="0" w:type="auto"/>
        <w:tblLook w:val="04A0" w:firstRow="1" w:lastRow="0" w:firstColumn="1" w:lastColumn="0" w:noHBand="0" w:noVBand="1"/>
      </w:tblPr>
      <w:tblGrid>
        <w:gridCol w:w="3070"/>
        <w:gridCol w:w="3071"/>
        <w:gridCol w:w="3071"/>
      </w:tblGrid>
      <w:tr w:rsidR="00BC4C5E" w:rsidRPr="003245B3" w14:paraId="099DAA8D"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5403351" w14:textId="77777777" w:rsidR="00BC4C5E" w:rsidRPr="003245B3" w:rsidRDefault="00BC4C5E" w:rsidP="00FB58A8">
            <w:pPr>
              <w:jc w:val="center"/>
              <w:rPr>
                <w:sz w:val="28"/>
                <w:szCs w:val="28"/>
                <w:lang w:val="fr-FR"/>
              </w:rPr>
            </w:pPr>
            <w:r w:rsidRPr="003245B3">
              <w:rPr>
                <w:sz w:val="28"/>
                <w:szCs w:val="28"/>
                <w:lang w:val="fr-FR"/>
              </w:rPr>
              <w:t>Nom</w:t>
            </w:r>
          </w:p>
        </w:tc>
        <w:tc>
          <w:tcPr>
            <w:tcW w:w="3071" w:type="dxa"/>
          </w:tcPr>
          <w:p w14:paraId="4AFD86D0" w14:textId="77777777" w:rsidR="00BC4C5E" w:rsidRPr="003245B3"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7B29B1F9" w14:textId="77777777" w:rsidR="00BC4C5E" w:rsidRPr="003245B3"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BC4C5E" w:rsidRPr="003245B3" w14:paraId="3D6E13CE"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0A497E7" w14:textId="77777777" w:rsidR="00BC4C5E" w:rsidRPr="003245B3" w:rsidRDefault="00BC4C5E" w:rsidP="00FB58A8">
            <w:pPr>
              <w:rPr>
                <w:lang w:val="fr-FR"/>
              </w:rPr>
            </w:pPr>
            <w:r w:rsidRPr="003245B3">
              <w:rPr>
                <w:lang w:val="fr-FR"/>
              </w:rPr>
              <w:t>Id</w:t>
            </w:r>
          </w:p>
        </w:tc>
        <w:tc>
          <w:tcPr>
            <w:tcW w:w="3071" w:type="dxa"/>
          </w:tcPr>
          <w:p w14:paraId="456420A1" w14:textId="77777777" w:rsidR="00BC4C5E"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2D44A4AC" w14:textId="77777777" w:rsidR="00BC4C5E" w:rsidRPr="003245B3" w:rsidRDefault="00BC4C5E" w:rsidP="00BC4C5E">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d’une musique</w:t>
            </w:r>
          </w:p>
        </w:tc>
      </w:tr>
      <w:tr w:rsidR="00BC4C5E" w:rsidRPr="003245B3" w14:paraId="5D8D4D50"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2FA9DF4" w14:textId="77777777" w:rsidR="00BC4C5E" w:rsidRPr="003245B3" w:rsidRDefault="00BC4C5E" w:rsidP="00FB58A8">
            <w:pPr>
              <w:rPr>
                <w:lang w:val="fr-FR"/>
              </w:rPr>
            </w:pPr>
            <w:r w:rsidRPr="003245B3">
              <w:rPr>
                <w:lang w:val="fr-FR"/>
              </w:rPr>
              <w:t>Filename</w:t>
            </w:r>
          </w:p>
        </w:tc>
        <w:tc>
          <w:tcPr>
            <w:tcW w:w="3071" w:type="dxa"/>
          </w:tcPr>
          <w:p w14:paraId="238A647F"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Text</w:t>
            </w:r>
          </w:p>
        </w:tc>
        <w:tc>
          <w:tcPr>
            <w:tcW w:w="3071" w:type="dxa"/>
          </w:tcPr>
          <w:p w14:paraId="0F3E2139"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Chemin vers le fichier musical</w:t>
            </w:r>
          </w:p>
        </w:tc>
      </w:tr>
      <w:tr w:rsidR="00BC4C5E" w:rsidRPr="003245B3" w14:paraId="7CDD205D"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DBEC74" w14:textId="77777777" w:rsidR="00BC4C5E" w:rsidRPr="003245B3" w:rsidRDefault="00BC4C5E" w:rsidP="00FB58A8">
            <w:pPr>
              <w:rPr>
                <w:lang w:val="fr-FR"/>
              </w:rPr>
            </w:pPr>
            <w:r w:rsidRPr="003245B3">
              <w:rPr>
                <w:lang w:val="fr-FR"/>
              </w:rPr>
              <w:lastRenderedPageBreak/>
              <w:t>Title</w:t>
            </w:r>
          </w:p>
        </w:tc>
        <w:tc>
          <w:tcPr>
            <w:tcW w:w="3071" w:type="dxa"/>
          </w:tcPr>
          <w:p w14:paraId="600AD151" w14:textId="77777777" w:rsidR="00BC4C5E"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Varchar(255)</w:t>
            </w:r>
          </w:p>
        </w:tc>
        <w:tc>
          <w:tcPr>
            <w:tcW w:w="3071" w:type="dxa"/>
          </w:tcPr>
          <w:p w14:paraId="1A0CEC97" w14:textId="77777777" w:rsidR="00BC4C5E" w:rsidRPr="003245B3" w:rsidRDefault="00BC4C5E" w:rsidP="009E1C67">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 xml:space="preserve">Titre </w:t>
            </w:r>
            <w:r w:rsidR="009E1C67" w:rsidRPr="003245B3">
              <w:rPr>
                <w:lang w:val="fr-FR"/>
              </w:rPr>
              <w:t>du morceau</w:t>
            </w:r>
          </w:p>
        </w:tc>
      </w:tr>
      <w:tr w:rsidR="009E1C67" w:rsidRPr="003245B3" w14:paraId="39F4E00F"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2F82E0" w14:textId="77777777" w:rsidR="009E1C67" w:rsidRPr="003245B3" w:rsidRDefault="009E1C67" w:rsidP="00FB58A8">
            <w:pPr>
              <w:rPr>
                <w:lang w:val="fr-FR"/>
              </w:rPr>
            </w:pPr>
            <w:r w:rsidRPr="003245B3">
              <w:rPr>
                <w:lang w:val="fr-FR"/>
              </w:rPr>
              <w:t>Artist</w:t>
            </w:r>
          </w:p>
        </w:tc>
        <w:tc>
          <w:tcPr>
            <w:tcW w:w="3071" w:type="dxa"/>
          </w:tcPr>
          <w:p w14:paraId="1BBCA537" w14:textId="77777777" w:rsidR="009E1C67" w:rsidRPr="003245B3" w:rsidRDefault="009E1C67"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Varchar(255)</w:t>
            </w:r>
          </w:p>
        </w:tc>
        <w:tc>
          <w:tcPr>
            <w:tcW w:w="3071" w:type="dxa"/>
          </w:tcPr>
          <w:p w14:paraId="2F1B00A7" w14:textId="77777777" w:rsidR="009E1C67" w:rsidRPr="003245B3" w:rsidRDefault="009E1C67" w:rsidP="009E1C67">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Artiste du morceau</w:t>
            </w:r>
          </w:p>
        </w:tc>
      </w:tr>
      <w:tr w:rsidR="009E1C67" w:rsidRPr="003245B3" w14:paraId="510EF19E"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2446DAE" w14:textId="77777777" w:rsidR="009E1C67" w:rsidRPr="003245B3" w:rsidRDefault="009E1C67" w:rsidP="00FB58A8">
            <w:pPr>
              <w:rPr>
                <w:lang w:val="fr-FR"/>
              </w:rPr>
            </w:pPr>
            <w:r w:rsidRPr="003245B3">
              <w:rPr>
                <w:lang w:val="fr-FR"/>
              </w:rPr>
              <w:t>Album</w:t>
            </w:r>
          </w:p>
        </w:tc>
        <w:tc>
          <w:tcPr>
            <w:tcW w:w="3071" w:type="dxa"/>
          </w:tcPr>
          <w:p w14:paraId="1630519A" w14:textId="77777777" w:rsidR="009E1C67" w:rsidRPr="003245B3" w:rsidRDefault="009E1C67"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Varchar(255)</w:t>
            </w:r>
          </w:p>
        </w:tc>
        <w:tc>
          <w:tcPr>
            <w:tcW w:w="3071" w:type="dxa"/>
          </w:tcPr>
          <w:p w14:paraId="56B74CED" w14:textId="77777777" w:rsidR="009E1C67" w:rsidRPr="003245B3" w:rsidRDefault="009E1C67" w:rsidP="009E1C67">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Album du morceau</w:t>
            </w:r>
          </w:p>
        </w:tc>
      </w:tr>
      <w:tr w:rsidR="009E1C67" w:rsidRPr="003245B3" w14:paraId="2A6089AE"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5582C37" w14:textId="77777777" w:rsidR="009E1C67" w:rsidRPr="003245B3" w:rsidRDefault="009E1C67" w:rsidP="00FB58A8">
            <w:pPr>
              <w:rPr>
                <w:lang w:val="fr-FR"/>
              </w:rPr>
            </w:pPr>
            <w:r w:rsidRPr="003245B3">
              <w:rPr>
                <w:lang w:val="fr-FR"/>
              </w:rPr>
              <w:t>Year</w:t>
            </w:r>
          </w:p>
        </w:tc>
        <w:tc>
          <w:tcPr>
            <w:tcW w:w="3071" w:type="dxa"/>
          </w:tcPr>
          <w:p w14:paraId="62A51072" w14:textId="77777777" w:rsidR="009E1C67" w:rsidRPr="003245B3" w:rsidRDefault="009E1C67"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Year</w:t>
            </w:r>
          </w:p>
        </w:tc>
        <w:tc>
          <w:tcPr>
            <w:tcW w:w="3071" w:type="dxa"/>
          </w:tcPr>
          <w:p w14:paraId="7174D6C7" w14:textId="77777777" w:rsidR="009E1C67" w:rsidRPr="003245B3" w:rsidRDefault="009E1C67" w:rsidP="009E1C67">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Année du morceau</w:t>
            </w:r>
          </w:p>
        </w:tc>
      </w:tr>
      <w:tr w:rsidR="009E1C67" w:rsidRPr="003245B3" w14:paraId="6F80D0E0"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48E9594" w14:textId="77777777" w:rsidR="009E1C67" w:rsidRPr="003245B3" w:rsidRDefault="009E1C67" w:rsidP="00FB58A8">
            <w:pPr>
              <w:rPr>
                <w:lang w:val="fr-FR"/>
              </w:rPr>
            </w:pPr>
            <w:r w:rsidRPr="003245B3">
              <w:rPr>
                <w:lang w:val="fr-FR"/>
              </w:rPr>
              <w:t>Label</w:t>
            </w:r>
          </w:p>
        </w:tc>
        <w:tc>
          <w:tcPr>
            <w:tcW w:w="3071" w:type="dxa"/>
          </w:tcPr>
          <w:p w14:paraId="7D0D1F89" w14:textId="77777777" w:rsidR="009E1C67" w:rsidRPr="003245B3" w:rsidRDefault="009E1C67"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Varchar(45)</w:t>
            </w:r>
          </w:p>
        </w:tc>
        <w:tc>
          <w:tcPr>
            <w:tcW w:w="3071" w:type="dxa"/>
          </w:tcPr>
          <w:p w14:paraId="7B7FC3A0" w14:textId="77777777" w:rsidR="009E1C67" w:rsidRPr="003245B3" w:rsidRDefault="009E1C67" w:rsidP="009E1C67">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Label du morceau</w:t>
            </w:r>
          </w:p>
        </w:tc>
      </w:tr>
      <w:tr w:rsidR="008C741A" w:rsidRPr="003245B3" w14:paraId="7B05AE27"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BDA160A" w14:textId="77777777" w:rsidR="008C741A" w:rsidRPr="003245B3" w:rsidRDefault="008C741A" w:rsidP="00FB58A8">
            <w:pPr>
              <w:rPr>
                <w:lang w:val="fr-FR"/>
              </w:rPr>
            </w:pPr>
            <w:r w:rsidRPr="003245B3">
              <w:rPr>
                <w:lang w:val="fr-FR"/>
              </w:rPr>
              <w:t>Duration</w:t>
            </w:r>
          </w:p>
        </w:tc>
        <w:tc>
          <w:tcPr>
            <w:tcW w:w="3071" w:type="dxa"/>
          </w:tcPr>
          <w:p w14:paraId="388C506E" w14:textId="77777777" w:rsidR="008C741A" w:rsidRPr="003245B3" w:rsidRDefault="008C741A"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Time</w:t>
            </w:r>
          </w:p>
        </w:tc>
        <w:tc>
          <w:tcPr>
            <w:tcW w:w="3071" w:type="dxa"/>
          </w:tcPr>
          <w:p w14:paraId="79F65AC8" w14:textId="77777777" w:rsidR="008C741A" w:rsidRPr="003245B3" w:rsidRDefault="008C741A" w:rsidP="009E1C67">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Durée du morceau</w:t>
            </w:r>
          </w:p>
        </w:tc>
      </w:tr>
      <w:tr w:rsidR="008C741A" w:rsidRPr="003245B3" w14:paraId="566B0EA3"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3F705FB" w14:textId="77777777" w:rsidR="008C741A" w:rsidRPr="003245B3" w:rsidRDefault="008C741A" w:rsidP="00FB58A8">
            <w:pPr>
              <w:rPr>
                <w:lang w:val="fr-FR"/>
              </w:rPr>
            </w:pPr>
            <w:r w:rsidRPr="003245B3">
              <w:rPr>
                <w:lang w:val="fr-FR"/>
              </w:rPr>
              <w:t>Genderid</w:t>
            </w:r>
          </w:p>
        </w:tc>
        <w:tc>
          <w:tcPr>
            <w:tcW w:w="3071" w:type="dxa"/>
          </w:tcPr>
          <w:p w14:paraId="56AD32BE" w14:textId="77777777" w:rsidR="008C741A" w:rsidRPr="003245B3" w:rsidRDefault="008C741A"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4D808494" w14:textId="77777777" w:rsidR="008C741A" w:rsidRPr="003245B3" w:rsidRDefault="008C741A" w:rsidP="009E1C67">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(genre du morceau)</w:t>
            </w:r>
          </w:p>
        </w:tc>
      </w:tr>
      <w:tr w:rsidR="008C741A" w:rsidRPr="003245B3" w14:paraId="155CC4F8"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41D5A21" w14:textId="77777777" w:rsidR="008C741A" w:rsidRPr="003245B3" w:rsidRDefault="008C741A" w:rsidP="00FB58A8">
            <w:pPr>
              <w:rPr>
                <w:lang w:val="fr-FR"/>
              </w:rPr>
            </w:pPr>
            <w:r w:rsidRPr="003245B3">
              <w:rPr>
                <w:lang w:val="fr-FR"/>
              </w:rPr>
              <w:t>Typeid</w:t>
            </w:r>
          </w:p>
        </w:tc>
        <w:tc>
          <w:tcPr>
            <w:tcW w:w="3071" w:type="dxa"/>
          </w:tcPr>
          <w:p w14:paraId="551798CD" w14:textId="77777777" w:rsidR="008C741A" w:rsidRPr="003245B3" w:rsidRDefault="008C741A"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054DD122" w14:textId="77777777" w:rsidR="008C741A" w:rsidRPr="003245B3" w:rsidRDefault="008C741A" w:rsidP="009E1C67">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(type du morceau)</w:t>
            </w:r>
          </w:p>
        </w:tc>
      </w:tr>
    </w:tbl>
    <w:p w14:paraId="22FD19BD" w14:textId="77777777" w:rsidR="00DF7405" w:rsidRPr="003245B3" w:rsidRDefault="00DF7405" w:rsidP="00DF7405">
      <w:pPr>
        <w:pStyle w:val="Titre3"/>
        <w:rPr>
          <w:lang w:val="fr-FR"/>
        </w:rPr>
      </w:pPr>
      <w:bookmarkStart w:id="998" w:name="_Toc262710588"/>
      <w:bookmarkStart w:id="999" w:name="_Toc387323392"/>
      <w:r w:rsidRPr="003245B3">
        <w:rPr>
          <w:lang w:val="fr-FR"/>
        </w:rPr>
        <w:t>Tgender</w:t>
      </w:r>
      <w:bookmarkEnd w:id="998"/>
      <w:bookmarkEnd w:id="999"/>
    </w:p>
    <w:p w14:paraId="62D1319D" w14:textId="77777777" w:rsidR="00FC4B5A" w:rsidRPr="003245B3" w:rsidRDefault="00FC4B5A" w:rsidP="00FC4B5A">
      <w:pPr>
        <w:rPr>
          <w:lang w:val="fr-FR"/>
        </w:rPr>
      </w:pPr>
      <w:r w:rsidRPr="003245B3">
        <w:rPr>
          <w:lang w:val="fr-FR"/>
        </w:rPr>
        <w:t xml:space="preserve">Cette table contient la liste des genres des fichiers musicaux contenus dans la table tmusic. </w:t>
      </w:r>
    </w:p>
    <w:tbl>
      <w:tblPr>
        <w:tblStyle w:val="Grilleclaire-Accent1"/>
        <w:tblW w:w="0" w:type="auto"/>
        <w:tblLook w:val="04A0" w:firstRow="1" w:lastRow="0" w:firstColumn="1" w:lastColumn="0" w:noHBand="0" w:noVBand="1"/>
      </w:tblPr>
      <w:tblGrid>
        <w:gridCol w:w="3070"/>
        <w:gridCol w:w="3071"/>
        <w:gridCol w:w="3071"/>
      </w:tblGrid>
      <w:tr w:rsidR="00DF7405" w:rsidRPr="003245B3" w14:paraId="7152EDF8"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E693898" w14:textId="77777777" w:rsidR="00DF7405" w:rsidRPr="003245B3" w:rsidRDefault="00DF7405" w:rsidP="00FB58A8">
            <w:pPr>
              <w:jc w:val="center"/>
              <w:rPr>
                <w:sz w:val="28"/>
                <w:szCs w:val="28"/>
                <w:lang w:val="fr-FR"/>
              </w:rPr>
            </w:pPr>
            <w:r w:rsidRPr="003245B3">
              <w:rPr>
                <w:sz w:val="28"/>
                <w:szCs w:val="28"/>
                <w:lang w:val="fr-FR"/>
              </w:rPr>
              <w:t>Nom</w:t>
            </w:r>
          </w:p>
        </w:tc>
        <w:tc>
          <w:tcPr>
            <w:tcW w:w="3071" w:type="dxa"/>
          </w:tcPr>
          <w:p w14:paraId="75ACC98D" w14:textId="77777777" w:rsidR="00DF7405" w:rsidRPr="003245B3"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00BD181E" w14:textId="77777777" w:rsidR="00DF7405" w:rsidRPr="003245B3"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DF7405" w:rsidRPr="003245B3" w14:paraId="11D65C1A"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5803058" w14:textId="77777777" w:rsidR="00DF7405" w:rsidRPr="003245B3" w:rsidRDefault="00DF7405" w:rsidP="00FB58A8">
            <w:pPr>
              <w:rPr>
                <w:lang w:val="fr-FR"/>
              </w:rPr>
            </w:pPr>
            <w:r w:rsidRPr="003245B3">
              <w:rPr>
                <w:lang w:val="fr-FR"/>
              </w:rPr>
              <w:t>Id</w:t>
            </w:r>
          </w:p>
        </w:tc>
        <w:tc>
          <w:tcPr>
            <w:tcW w:w="3071" w:type="dxa"/>
          </w:tcPr>
          <w:p w14:paraId="71CB5889" w14:textId="77777777" w:rsidR="00DF7405" w:rsidRPr="003245B3" w:rsidRDefault="00DF740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2110854B" w14:textId="77777777" w:rsidR="00DF7405" w:rsidRPr="003245B3" w:rsidRDefault="00DF7405" w:rsidP="00DF7405">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genre musical</w:t>
            </w:r>
          </w:p>
        </w:tc>
      </w:tr>
      <w:tr w:rsidR="00DF7405" w:rsidRPr="003245B3" w14:paraId="6D79879E"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797FA5B" w14:textId="77777777" w:rsidR="00DF7405" w:rsidRPr="003245B3" w:rsidRDefault="00DF7405" w:rsidP="00FB58A8">
            <w:pPr>
              <w:rPr>
                <w:lang w:val="fr-FR"/>
              </w:rPr>
            </w:pPr>
            <w:r w:rsidRPr="003245B3">
              <w:rPr>
                <w:lang w:val="fr-FR"/>
              </w:rPr>
              <w:t>Name</w:t>
            </w:r>
          </w:p>
        </w:tc>
        <w:tc>
          <w:tcPr>
            <w:tcW w:w="3071" w:type="dxa"/>
          </w:tcPr>
          <w:p w14:paraId="4C6C55A4" w14:textId="77777777" w:rsidR="00DF7405" w:rsidRPr="003245B3" w:rsidRDefault="00DF740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Varchar(45)</w:t>
            </w:r>
          </w:p>
        </w:tc>
        <w:tc>
          <w:tcPr>
            <w:tcW w:w="3071" w:type="dxa"/>
          </w:tcPr>
          <w:p w14:paraId="731E5396" w14:textId="77777777" w:rsidR="00DF7405" w:rsidRPr="003245B3" w:rsidRDefault="00DF7405" w:rsidP="00DF7405">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du genre</w:t>
            </w:r>
          </w:p>
        </w:tc>
      </w:tr>
    </w:tbl>
    <w:p w14:paraId="6A54A86A" w14:textId="77777777" w:rsidR="00BD233A" w:rsidRPr="003245B3" w:rsidRDefault="00BD233A" w:rsidP="00BD233A">
      <w:pPr>
        <w:pStyle w:val="Titre3"/>
        <w:rPr>
          <w:lang w:val="fr-FR"/>
        </w:rPr>
      </w:pPr>
      <w:bookmarkStart w:id="1000" w:name="_Toc262710589"/>
      <w:bookmarkStart w:id="1001" w:name="_Toc387323393"/>
      <w:r w:rsidRPr="003245B3">
        <w:rPr>
          <w:lang w:val="fr-FR"/>
        </w:rPr>
        <w:t>Tplaylist_has_music</w:t>
      </w:r>
      <w:bookmarkEnd w:id="1000"/>
      <w:bookmarkEnd w:id="1001"/>
    </w:p>
    <w:p w14:paraId="4CCDD9A0" w14:textId="77777777" w:rsidR="001D39EA" w:rsidRPr="003245B3" w:rsidRDefault="001D39EA" w:rsidP="001D39EA">
      <w:pPr>
        <w:rPr>
          <w:lang w:val="fr-FR"/>
        </w:rPr>
      </w:pPr>
      <w:r w:rsidRPr="003245B3">
        <w:rPr>
          <w:lang w:val="fr-FR"/>
        </w:rPr>
        <w:t>Cette table permet de lier un fichier audio à une playlist via les identifiant de leur enregistrement.</w:t>
      </w:r>
    </w:p>
    <w:tbl>
      <w:tblPr>
        <w:tblStyle w:val="Grilleclaire-Accent1"/>
        <w:tblW w:w="0" w:type="auto"/>
        <w:tblLook w:val="04A0" w:firstRow="1" w:lastRow="0" w:firstColumn="1" w:lastColumn="0" w:noHBand="0" w:noVBand="1"/>
      </w:tblPr>
      <w:tblGrid>
        <w:gridCol w:w="3070"/>
        <w:gridCol w:w="3071"/>
        <w:gridCol w:w="3071"/>
      </w:tblGrid>
      <w:tr w:rsidR="00BD233A" w:rsidRPr="003245B3" w14:paraId="08605728"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22B747" w14:textId="77777777" w:rsidR="00BD233A" w:rsidRPr="003245B3" w:rsidRDefault="00BD233A" w:rsidP="00FB58A8">
            <w:pPr>
              <w:jc w:val="center"/>
              <w:rPr>
                <w:sz w:val="28"/>
                <w:szCs w:val="28"/>
                <w:lang w:val="fr-FR"/>
              </w:rPr>
            </w:pPr>
            <w:r w:rsidRPr="003245B3">
              <w:rPr>
                <w:sz w:val="28"/>
                <w:szCs w:val="28"/>
                <w:lang w:val="fr-FR"/>
              </w:rPr>
              <w:t>Nom</w:t>
            </w:r>
          </w:p>
        </w:tc>
        <w:tc>
          <w:tcPr>
            <w:tcW w:w="3071" w:type="dxa"/>
          </w:tcPr>
          <w:p w14:paraId="1EDDE4B4" w14:textId="77777777" w:rsidR="00BD233A" w:rsidRPr="003245B3"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419B92ED" w14:textId="77777777" w:rsidR="00BD233A" w:rsidRPr="003245B3"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BD233A" w:rsidRPr="003245B3" w14:paraId="6A2126D9"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2FC50D3" w14:textId="77777777" w:rsidR="00BD233A" w:rsidRPr="003245B3" w:rsidRDefault="00BD233A" w:rsidP="00FB58A8">
            <w:pPr>
              <w:rPr>
                <w:lang w:val="fr-FR"/>
              </w:rPr>
            </w:pPr>
            <w:r w:rsidRPr="003245B3">
              <w:rPr>
                <w:lang w:val="fr-FR"/>
              </w:rPr>
              <w:t>Playlistid</w:t>
            </w:r>
          </w:p>
        </w:tc>
        <w:tc>
          <w:tcPr>
            <w:tcW w:w="3071" w:type="dxa"/>
          </w:tcPr>
          <w:p w14:paraId="54B5B0CD" w14:textId="77777777" w:rsidR="00BD233A" w:rsidRPr="003245B3" w:rsidRDefault="00BD233A"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594C95F1" w14:textId="77777777" w:rsidR="00BD233A" w:rsidRPr="003245B3" w:rsidRDefault="00BD233A"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(Playlist concernée)</w:t>
            </w:r>
          </w:p>
        </w:tc>
      </w:tr>
      <w:tr w:rsidR="00BD233A" w:rsidRPr="003245B3" w14:paraId="33EBD28E"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4DC4D0B" w14:textId="77777777" w:rsidR="00BD233A" w:rsidRPr="003245B3" w:rsidRDefault="00BD233A" w:rsidP="00FB58A8">
            <w:pPr>
              <w:rPr>
                <w:lang w:val="fr-FR"/>
              </w:rPr>
            </w:pPr>
            <w:r w:rsidRPr="003245B3">
              <w:rPr>
                <w:lang w:val="fr-FR"/>
              </w:rPr>
              <w:t>Musicid</w:t>
            </w:r>
          </w:p>
        </w:tc>
        <w:tc>
          <w:tcPr>
            <w:tcW w:w="3071" w:type="dxa"/>
          </w:tcPr>
          <w:p w14:paraId="62845C49" w14:textId="77777777" w:rsidR="00BD233A" w:rsidRPr="003245B3" w:rsidRDefault="00BD233A"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0AD54CB1" w14:textId="77777777" w:rsidR="00BD233A" w:rsidRPr="003245B3" w:rsidRDefault="00BD233A"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(Musique concernée</w:t>
            </w:r>
            <w:r w:rsidR="00654719" w:rsidRPr="003245B3">
              <w:rPr>
                <w:lang w:val="fr-FR"/>
              </w:rPr>
              <w:t>, qui fait partit de la playlist ayant l’identifiant Playlistid</w:t>
            </w:r>
            <w:r w:rsidRPr="003245B3">
              <w:rPr>
                <w:lang w:val="fr-FR"/>
              </w:rPr>
              <w:t>)</w:t>
            </w:r>
          </w:p>
        </w:tc>
      </w:tr>
    </w:tbl>
    <w:p w14:paraId="78F96A86" w14:textId="77777777" w:rsidR="00367C6C" w:rsidRPr="003245B3" w:rsidRDefault="00367C6C" w:rsidP="00367C6C">
      <w:pPr>
        <w:pStyle w:val="Titre3"/>
        <w:rPr>
          <w:lang w:val="fr-FR"/>
        </w:rPr>
      </w:pPr>
      <w:bookmarkStart w:id="1002" w:name="_Toc262710590"/>
      <w:bookmarkStart w:id="1003" w:name="_Toc387323394"/>
      <w:r w:rsidRPr="003245B3">
        <w:rPr>
          <w:lang w:val="fr-FR"/>
        </w:rPr>
        <w:t>Thistory</w:t>
      </w:r>
      <w:bookmarkEnd w:id="1002"/>
      <w:bookmarkEnd w:id="1003"/>
    </w:p>
    <w:p w14:paraId="137887D3" w14:textId="77777777" w:rsidR="001D39EA" w:rsidRPr="003245B3" w:rsidRDefault="001D39EA" w:rsidP="001D39EA">
      <w:pPr>
        <w:rPr>
          <w:lang w:val="fr-FR"/>
        </w:rPr>
      </w:pPr>
      <w:r w:rsidRPr="003245B3">
        <w:rPr>
          <w:lang w:val="fr-FR"/>
        </w:rPr>
        <w:t>Cette table contient l’historique (sous forme de nom de fichier) d’un transcoder (dont la liaison est effectuée avec une clé étrangère).</w:t>
      </w:r>
    </w:p>
    <w:tbl>
      <w:tblPr>
        <w:tblStyle w:val="Grilleclaire-Accent1"/>
        <w:tblW w:w="0" w:type="auto"/>
        <w:tblLook w:val="04A0" w:firstRow="1" w:lastRow="0" w:firstColumn="1" w:lastColumn="0" w:noHBand="0" w:noVBand="1"/>
      </w:tblPr>
      <w:tblGrid>
        <w:gridCol w:w="3070"/>
        <w:gridCol w:w="3071"/>
        <w:gridCol w:w="3071"/>
      </w:tblGrid>
      <w:tr w:rsidR="00367C6C" w:rsidRPr="003245B3" w14:paraId="5A0BF271"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1FF67EC" w14:textId="77777777" w:rsidR="00367C6C" w:rsidRPr="003245B3" w:rsidRDefault="00367C6C" w:rsidP="00FB58A8">
            <w:pPr>
              <w:jc w:val="center"/>
              <w:rPr>
                <w:sz w:val="28"/>
                <w:szCs w:val="28"/>
                <w:lang w:val="fr-FR"/>
              </w:rPr>
            </w:pPr>
            <w:r w:rsidRPr="003245B3">
              <w:rPr>
                <w:sz w:val="28"/>
                <w:szCs w:val="28"/>
                <w:lang w:val="fr-FR"/>
              </w:rPr>
              <w:t>Nom</w:t>
            </w:r>
          </w:p>
        </w:tc>
        <w:tc>
          <w:tcPr>
            <w:tcW w:w="3071" w:type="dxa"/>
          </w:tcPr>
          <w:p w14:paraId="0E427A0A" w14:textId="77777777" w:rsidR="00367C6C" w:rsidRPr="003245B3"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2750990B" w14:textId="77777777" w:rsidR="00367C6C" w:rsidRPr="003245B3"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367C6C" w:rsidRPr="003245B3" w14:paraId="33F1451E"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60C2C7" w14:textId="77777777" w:rsidR="00367C6C" w:rsidRPr="003245B3" w:rsidRDefault="00367C6C" w:rsidP="00FB58A8">
            <w:pPr>
              <w:rPr>
                <w:lang w:val="fr-FR"/>
              </w:rPr>
            </w:pPr>
            <w:r w:rsidRPr="003245B3">
              <w:rPr>
                <w:lang w:val="fr-FR"/>
              </w:rPr>
              <w:t>Id</w:t>
            </w:r>
          </w:p>
        </w:tc>
        <w:tc>
          <w:tcPr>
            <w:tcW w:w="3071" w:type="dxa"/>
          </w:tcPr>
          <w:p w14:paraId="761D0B14" w14:textId="77777777" w:rsidR="00367C6C" w:rsidRPr="003245B3" w:rsidRDefault="00367C6C"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533F06B6" w14:textId="77777777" w:rsidR="00367C6C" w:rsidRPr="003245B3" w:rsidRDefault="00367C6C" w:rsidP="00367C6C">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élément d’historique</w:t>
            </w:r>
          </w:p>
        </w:tc>
      </w:tr>
      <w:tr w:rsidR="00367C6C" w:rsidRPr="003245B3" w14:paraId="41AF412D"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F550F0" w14:textId="77777777" w:rsidR="00367C6C" w:rsidRPr="003245B3" w:rsidRDefault="00367C6C" w:rsidP="00FB58A8">
            <w:pPr>
              <w:rPr>
                <w:lang w:val="fr-FR"/>
              </w:rPr>
            </w:pPr>
            <w:r w:rsidRPr="003245B3">
              <w:rPr>
                <w:lang w:val="fr-FR"/>
              </w:rPr>
              <w:t>Date</w:t>
            </w:r>
          </w:p>
        </w:tc>
        <w:tc>
          <w:tcPr>
            <w:tcW w:w="3071" w:type="dxa"/>
          </w:tcPr>
          <w:p w14:paraId="632ED423" w14:textId="77777777" w:rsidR="00367C6C" w:rsidRPr="003245B3" w:rsidRDefault="00E25C5C"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Varchar(50)</w:t>
            </w:r>
          </w:p>
        </w:tc>
        <w:tc>
          <w:tcPr>
            <w:tcW w:w="3071" w:type="dxa"/>
          </w:tcPr>
          <w:p w14:paraId="168D3176" w14:textId="77777777" w:rsidR="00367C6C" w:rsidRPr="003245B3" w:rsidRDefault="00367C6C"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Date de l’événement dans l’historique</w:t>
            </w:r>
          </w:p>
        </w:tc>
      </w:tr>
      <w:tr w:rsidR="00367C6C" w:rsidRPr="003245B3" w14:paraId="3CF1773C"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B6435DC" w14:textId="77777777" w:rsidR="00367C6C" w:rsidRPr="003245B3" w:rsidRDefault="001040D7" w:rsidP="00FB58A8">
            <w:pPr>
              <w:rPr>
                <w:lang w:val="fr-FR"/>
              </w:rPr>
            </w:pPr>
            <w:r w:rsidRPr="003245B3">
              <w:rPr>
                <w:lang w:val="fr-FR"/>
              </w:rPr>
              <w:t>Filename</w:t>
            </w:r>
          </w:p>
        </w:tc>
        <w:tc>
          <w:tcPr>
            <w:tcW w:w="3071" w:type="dxa"/>
          </w:tcPr>
          <w:p w14:paraId="4E7322F2" w14:textId="77777777" w:rsidR="00367C6C" w:rsidRPr="003245B3" w:rsidRDefault="001040D7"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Text</w:t>
            </w:r>
          </w:p>
        </w:tc>
        <w:tc>
          <w:tcPr>
            <w:tcW w:w="3071" w:type="dxa"/>
          </w:tcPr>
          <w:p w14:paraId="321078A7" w14:textId="77777777" w:rsidR="00367C6C" w:rsidRPr="003245B3" w:rsidRDefault="001040D7"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Chemin vers le fichier joué</w:t>
            </w:r>
          </w:p>
        </w:tc>
      </w:tr>
      <w:tr w:rsidR="00367C6C" w:rsidRPr="003245B3" w14:paraId="1985B18F"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678071A" w14:textId="77777777" w:rsidR="00367C6C" w:rsidRPr="003245B3" w:rsidRDefault="00367C6C" w:rsidP="00FB58A8">
            <w:pPr>
              <w:rPr>
                <w:lang w:val="fr-FR"/>
              </w:rPr>
            </w:pPr>
            <w:r w:rsidRPr="003245B3">
              <w:rPr>
                <w:lang w:val="fr-FR"/>
              </w:rPr>
              <w:t>Transcoderid</w:t>
            </w:r>
          </w:p>
        </w:tc>
        <w:tc>
          <w:tcPr>
            <w:tcW w:w="3071" w:type="dxa"/>
          </w:tcPr>
          <w:p w14:paraId="15B51CCE" w14:textId="77777777" w:rsidR="00367C6C" w:rsidRPr="003245B3" w:rsidRDefault="00367C6C"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601ED2B1" w14:textId="77777777" w:rsidR="00367C6C" w:rsidRPr="003245B3" w:rsidRDefault="00367C6C"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(Transcoder ayant joué cette musique)</w:t>
            </w:r>
          </w:p>
        </w:tc>
      </w:tr>
    </w:tbl>
    <w:p w14:paraId="38F98BF3" w14:textId="77777777" w:rsidR="00980E45" w:rsidRPr="003245B3" w:rsidRDefault="00980E45" w:rsidP="00980E45">
      <w:pPr>
        <w:pStyle w:val="Titre3"/>
        <w:rPr>
          <w:lang w:val="fr-FR"/>
        </w:rPr>
      </w:pPr>
      <w:bookmarkStart w:id="1004" w:name="_Toc262710591"/>
      <w:bookmarkStart w:id="1005" w:name="_Toc387323395"/>
      <w:r w:rsidRPr="003245B3">
        <w:rPr>
          <w:lang w:val="fr-FR"/>
        </w:rPr>
        <w:t>Ttranscoder</w:t>
      </w:r>
      <w:bookmarkEnd w:id="1004"/>
      <w:bookmarkEnd w:id="1005"/>
    </w:p>
    <w:p w14:paraId="587AAA50" w14:textId="77777777" w:rsidR="00805D18" w:rsidRPr="003245B3" w:rsidRDefault="00805D18" w:rsidP="00805D18">
      <w:pPr>
        <w:rPr>
          <w:lang w:val="fr-FR"/>
        </w:rPr>
      </w:pPr>
      <w:r w:rsidRPr="003245B3">
        <w:rPr>
          <w:lang w:val="fr-FR"/>
        </w:rPr>
        <w:t xml:space="preserve">Cette table contient les informations sur les différents transcoders. Un </w:t>
      </w:r>
      <w:proofErr w:type="gramStart"/>
      <w:r w:rsidRPr="003245B3">
        <w:rPr>
          <w:lang w:val="fr-FR"/>
        </w:rPr>
        <w:t>transcoder</w:t>
      </w:r>
      <w:proofErr w:type="gramEnd"/>
      <w:r w:rsidRPr="003245B3">
        <w:rPr>
          <w:lang w:val="fr-FR"/>
        </w:rPr>
        <w:t xml:space="preserve"> est lié à une webradio via une clé étrangère. Une autre clé étrangère permet de définir le type de stream (table tstreamtype). A l’heure actuelle, il y a 2 types : MP3 et AAC+.</w:t>
      </w:r>
    </w:p>
    <w:tbl>
      <w:tblPr>
        <w:tblStyle w:val="Grilleclaire-Accent1"/>
        <w:tblW w:w="0" w:type="auto"/>
        <w:tblLook w:val="04A0" w:firstRow="1" w:lastRow="0" w:firstColumn="1" w:lastColumn="0" w:noHBand="0" w:noVBand="1"/>
      </w:tblPr>
      <w:tblGrid>
        <w:gridCol w:w="3070"/>
        <w:gridCol w:w="3071"/>
        <w:gridCol w:w="3071"/>
      </w:tblGrid>
      <w:tr w:rsidR="00980E45" w:rsidRPr="003245B3" w14:paraId="71DDF4CB"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4E4B260" w14:textId="77777777" w:rsidR="00980E45" w:rsidRPr="003245B3" w:rsidRDefault="00980E45" w:rsidP="00FB58A8">
            <w:pPr>
              <w:jc w:val="center"/>
              <w:rPr>
                <w:sz w:val="28"/>
                <w:szCs w:val="28"/>
                <w:lang w:val="fr-FR"/>
              </w:rPr>
            </w:pPr>
            <w:r w:rsidRPr="003245B3">
              <w:rPr>
                <w:sz w:val="28"/>
                <w:szCs w:val="28"/>
                <w:lang w:val="fr-FR"/>
              </w:rPr>
              <w:t>Nom</w:t>
            </w:r>
          </w:p>
        </w:tc>
        <w:tc>
          <w:tcPr>
            <w:tcW w:w="3071" w:type="dxa"/>
          </w:tcPr>
          <w:p w14:paraId="049BFB9F" w14:textId="77777777" w:rsidR="00980E45" w:rsidRPr="003245B3"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6F10C838" w14:textId="77777777" w:rsidR="00980E45" w:rsidRPr="003245B3"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980E45" w:rsidRPr="003245B3" w14:paraId="24E01B31"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B04F1AD" w14:textId="77777777" w:rsidR="00980E45" w:rsidRPr="003245B3" w:rsidRDefault="00980E45" w:rsidP="00FB58A8">
            <w:pPr>
              <w:rPr>
                <w:lang w:val="fr-FR"/>
              </w:rPr>
            </w:pPr>
            <w:r w:rsidRPr="003245B3">
              <w:rPr>
                <w:lang w:val="fr-FR"/>
              </w:rPr>
              <w:lastRenderedPageBreak/>
              <w:t>Id</w:t>
            </w:r>
          </w:p>
        </w:tc>
        <w:tc>
          <w:tcPr>
            <w:tcW w:w="3071" w:type="dxa"/>
          </w:tcPr>
          <w:p w14:paraId="37B86346"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37C53DC9" w14:textId="77777777" w:rsidR="00980E45" w:rsidRPr="003245B3" w:rsidRDefault="00980E45" w:rsidP="00980E45">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transcoder</w:t>
            </w:r>
          </w:p>
        </w:tc>
      </w:tr>
      <w:tr w:rsidR="00980E45" w:rsidRPr="003245B3" w14:paraId="6484978A"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47FF21B" w14:textId="77777777" w:rsidR="00980E45" w:rsidRPr="003245B3" w:rsidRDefault="00980E45" w:rsidP="00FB58A8">
            <w:pPr>
              <w:rPr>
                <w:lang w:val="fr-FR"/>
              </w:rPr>
            </w:pPr>
            <w:r w:rsidRPr="003245B3">
              <w:rPr>
                <w:lang w:val="fr-FR"/>
              </w:rPr>
              <w:t>Webradioid</w:t>
            </w:r>
          </w:p>
        </w:tc>
        <w:tc>
          <w:tcPr>
            <w:tcW w:w="3071" w:type="dxa"/>
          </w:tcPr>
          <w:p w14:paraId="7B77BE56"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3BCDE2DA"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 xml:space="preserve">Clé étrangère (Webradio possédant ce </w:t>
            </w:r>
            <w:proofErr w:type="gramStart"/>
            <w:r w:rsidRPr="003245B3">
              <w:rPr>
                <w:lang w:val="fr-FR"/>
              </w:rPr>
              <w:t>transcoder</w:t>
            </w:r>
            <w:proofErr w:type="gramEnd"/>
            <w:r w:rsidRPr="003245B3">
              <w:rPr>
                <w:lang w:val="fr-FR"/>
              </w:rPr>
              <w:t>)</w:t>
            </w:r>
          </w:p>
        </w:tc>
      </w:tr>
      <w:tr w:rsidR="00980E45" w:rsidRPr="003245B3" w14:paraId="3362A326"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B67AE0" w14:textId="77777777" w:rsidR="00980E45" w:rsidRPr="003245B3" w:rsidRDefault="00980E45" w:rsidP="00FB58A8">
            <w:pPr>
              <w:rPr>
                <w:lang w:val="fr-FR"/>
              </w:rPr>
            </w:pPr>
            <w:r w:rsidRPr="003245B3">
              <w:rPr>
                <w:lang w:val="fr-FR"/>
              </w:rPr>
              <w:t>Streamtypeid</w:t>
            </w:r>
          </w:p>
        </w:tc>
        <w:tc>
          <w:tcPr>
            <w:tcW w:w="3071" w:type="dxa"/>
          </w:tcPr>
          <w:p w14:paraId="6C94B2DF"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1F9F0A80"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(Type du transcoder MP3 ou autre)</w:t>
            </w:r>
          </w:p>
        </w:tc>
      </w:tr>
      <w:tr w:rsidR="00980E45" w:rsidRPr="003245B3" w14:paraId="68799D4D"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19A9B1" w14:textId="77777777" w:rsidR="00980E45" w:rsidRPr="003245B3" w:rsidRDefault="00980E45" w:rsidP="00FB58A8">
            <w:pPr>
              <w:rPr>
                <w:lang w:val="fr-FR"/>
              </w:rPr>
            </w:pPr>
            <w:r w:rsidRPr="003245B3">
              <w:rPr>
                <w:lang w:val="fr-FR"/>
              </w:rPr>
              <w:t>Bitrate</w:t>
            </w:r>
          </w:p>
        </w:tc>
        <w:tc>
          <w:tcPr>
            <w:tcW w:w="3071" w:type="dxa"/>
          </w:tcPr>
          <w:p w14:paraId="758FD0AD"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294573D6"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Débit binaire du flux</w:t>
            </w:r>
            <w:r w:rsidR="00E1726F" w:rsidRPr="003245B3">
              <w:rPr>
                <w:lang w:val="fr-FR"/>
              </w:rPr>
              <w:t xml:space="preserve"> (en bits/s)</w:t>
            </w:r>
          </w:p>
        </w:tc>
      </w:tr>
      <w:tr w:rsidR="00980E45" w:rsidRPr="003245B3" w14:paraId="1D3A208D"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C947488" w14:textId="77777777" w:rsidR="00980E45" w:rsidRPr="003245B3" w:rsidRDefault="00980E45" w:rsidP="00FB58A8">
            <w:pPr>
              <w:rPr>
                <w:lang w:val="fr-FR"/>
              </w:rPr>
            </w:pPr>
            <w:r w:rsidRPr="003245B3">
              <w:rPr>
                <w:lang w:val="fr-FR"/>
              </w:rPr>
              <w:t>Samplerate</w:t>
            </w:r>
          </w:p>
        </w:tc>
        <w:tc>
          <w:tcPr>
            <w:tcW w:w="3071" w:type="dxa"/>
          </w:tcPr>
          <w:p w14:paraId="06474BEB"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783826EC"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 xml:space="preserve">Taux d’échantillonnage du flux </w:t>
            </w:r>
          </w:p>
        </w:tc>
      </w:tr>
      <w:tr w:rsidR="00980E45" w:rsidRPr="003245B3" w14:paraId="6E4C2DC0"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F7B97" w14:textId="77777777" w:rsidR="00980E45" w:rsidRPr="003245B3" w:rsidRDefault="00980E45" w:rsidP="00FB58A8">
            <w:pPr>
              <w:rPr>
                <w:lang w:val="fr-FR"/>
              </w:rPr>
            </w:pPr>
            <w:r w:rsidRPr="003245B3">
              <w:rPr>
                <w:lang w:val="fr-FR"/>
              </w:rPr>
              <w:t>Name</w:t>
            </w:r>
          </w:p>
        </w:tc>
        <w:tc>
          <w:tcPr>
            <w:tcW w:w="3071" w:type="dxa"/>
          </w:tcPr>
          <w:p w14:paraId="39353CCD"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Varchar(255)</w:t>
            </w:r>
          </w:p>
        </w:tc>
        <w:tc>
          <w:tcPr>
            <w:tcW w:w="3071" w:type="dxa"/>
          </w:tcPr>
          <w:p w14:paraId="4A6A625C"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du flux</w:t>
            </w:r>
          </w:p>
        </w:tc>
      </w:tr>
      <w:tr w:rsidR="00980E45" w:rsidRPr="003245B3" w14:paraId="7D536BC6"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B83FFC7" w14:textId="77777777" w:rsidR="00980E45" w:rsidRPr="003245B3" w:rsidRDefault="00980E45" w:rsidP="00FB58A8">
            <w:pPr>
              <w:rPr>
                <w:lang w:val="fr-FR"/>
              </w:rPr>
            </w:pPr>
            <w:r w:rsidRPr="003245B3">
              <w:rPr>
                <w:lang w:val="fr-FR"/>
              </w:rPr>
              <w:t>Url</w:t>
            </w:r>
          </w:p>
        </w:tc>
        <w:tc>
          <w:tcPr>
            <w:tcW w:w="3071" w:type="dxa"/>
          </w:tcPr>
          <w:p w14:paraId="11F87E31"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Text</w:t>
            </w:r>
          </w:p>
        </w:tc>
        <w:tc>
          <w:tcPr>
            <w:tcW w:w="3071" w:type="dxa"/>
          </w:tcPr>
          <w:p w14:paraId="050DCBE3"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URL concernant le flux (site web par exemple)</w:t>
            </w:r>
          </w:p>
        </w:tc>
      </w:tr>
      <w:tr w:rsidR="00980E45" w:rsidRPr="003245B3" w14:paraId="079C705E"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45A807F" w14:textId="77777777" w:rsidR="00980E45" w:rsidRPr="003245B3" w:rsidRDefault="00980E45" w:rsidP="00FB58A8">
            <w:pPr>
              <w:rPr>
                <w:lang w:val="fr-FR"/>
              </w:rPr>
            </w:pPr>
            <w:r w:rsidRPr="003245B3">
              <w:rPr>
                <w:lang w:val="fr-FR"/>
              </w:rPr>
              <w:t>Ip</w:t>
            </w:r>
          </w:p>
        </w:tc>
        <w:tc>
          <w:tcPr>
            <w:tcW w:w="3071" w:type="dxa"/>
          </w:tcPr>
          <w:p w14:paraId="1F003B77"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Varchar(45)</w:t>
            </w:r>
          </w:p>
        </w:tc>
        <w:tc>
          <w:tcPr>
            <w:tcW w:w="3071" w:type="dxa"/>
          </w:tcPr>
          <w:p w14:paraId="66F607F7"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Adresse IP du serveur de diffusion</w:t>
            </w:r>
          </w:p>
        </w:tc>
      </w:tr>
      <w:tr w:rsidR="00980E45" w:rsidRPr="003245B3" w14:paraId="01AFEA46"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8F6D44" w14:textId="77777777" w:rsidR="00980E45" w:rsidRPr="003245B3" w:rsidRDefault="00980E45" w:rsidP="00FB58A8">
            <w:pPr>
              <w:rPr>
                <w:lang w:val="fr-FR"/>
              </w:rPr>
            </w:pPr>
            <w:r w:rsidRPr="003245B3">
              <w:rPr>
                <w:lang w:val="fr-FR"/>
              </w:rPr>
              <w:t>Port</w:t>
            </w:r>
          </w:p>
        </w:tc>
        <w:tc>
          <w:tcPr>
            <w:tcW w:w="3071" w:type="dxa"/>
          </w:tcPr>
          <w:p w14:paraId="745F7622"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0D43EB8B"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Port du serveur de diffusion</w:t>
            </w:r>
          </w:p>
        </w:tc>
      </w:tr>
      <w:tr w:rsidR="00B06619" w:rsidRPr="003245B3" w14:paraId="21958B85"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4BB2A70" w14:textId="77777777" w:rsidR="00B06619" w:rsidRPr="003245B3" w:rsidRDefault="00B06619" w:rsidP="00FB58A8">
            <w:pPr>
              <w:rPr>
                <w:lang w:val="fr-FR"/>
              </w:rPr>
            </w:pPr>
            <w:r w:rsidRPr="003245B3">
              <w:rPr>
                <w:lang w:val="fr-FR"/>
              </w:rPr>
              <w:t>Adminport</w:t>
            </w:r>
          </w:p>
        </w:tc>
        <w:tc>
          <w:tcPr>
            <w:tcW w:w="3071" w:type="dxa"/>
          </w:tcPr>
          <w:p w14:paraId="2B57EE92" w14:textId="77777777" w:rsidR="00B06619" w:rsidRPr="003245B3" w:rsidRDefault="00B06619"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67682663" w14:textId="77777777" w:rsidR="00B06619" w:rsidRPr="003245B3" w:rsidRDefault="00B06619"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Port d’administration du transcoder</w:t>
            </w:r>
          </w:p>
        </w:tc>
      </w:tr>
      <w:tr w:rsidR="00980E45" w:rsidRPr="003245B3" w14:paraId="5EB7E5DE"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11621D8" w14:textId="77777777" w:rsidR="00980E45" w:rsidRPr="003245B3" w:rsidRDefault="00980E45" w:rsidP="00FB58A8">
            <w:pPr>
              <w:rPr>
                <w:lang w:val="fr-FR"/>
              </w:rPr>
            </w:pPr>
            <w:r w:rsidRPr="003245B3">
              <w:rPr>
                <w:lang w:val="fr-FR"/>
              </w:rPr>
              <w:t>Password</w:t>
            </w:r>
          </w:p>
        </w:tc>
        <w:tc>
          <w:tcPr>
            <w:tcW w:w="3071" w:type="dxa"/>
          </w:tcPr>
          <w:p w14:paraId="491D1B9B"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Varchar(255)</w:t>
            </w:r>
          </w:p>
        </w:tc>
        <w:tc>
          <w:tcPr>
            <w:tcW w:w="3071" w:type="dxa"/>
          </w:tcPr>
          <w:p w14:paraId="7CB8F5BA"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Mot de passe du serveur de diffusion</w:t>
            </w:r>
          </w:p>
        </w:tc>
      </w:tr>
      <w:tr w:rsidR="00980E45" w:rsidRPr="003245B3" w14:paraId="41A7FFA4"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FFA54E2" w14:textId="77777777" w:rsidR="00980E45" w:rsidRPr="003245B3" w:rsidRDefault="00980E45" w:rsidP="00FB58A8">
            <w:pPr>
              <w:rPr>
                <w:lang w:val="fr-FR"/>
              </w:rPr>
            </w:pPr>
            <w:r w:rsidRPr="003245B3">
              <w:rPr>
                <w:lang w:val="fr-FR"/>
              </w:rPr>
              <w:t>Configfilename</w:t>
            </w:r>
          </w:p>
        </w:tc>
        <w:tc>
          <w:tcPr>
            <w:tcW w:w="3071" w:type="dxa"/>
          </w:tcPr>
          <w:p w14:paraId="519736C5"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Text</w:t>
            </w:r>
          </w:p>
        </w:tc>
        <w:tc>
          <w:tcPr>
            <w:tcW w:w="3071" w:type="dxa"/>
          </w:tcPr>
          <w:p w14:paraId="311D0726"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Chemin vers le fichier de configuration du transcoder</w:t>
            </w:r>
          </w:p>
        </w:tc>
      </w:tr>
      <w:tr w:rsidR="00980E45" w:rsidRPr="003245B3" w14:paraId="07E8E820"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5071150" w14:textId="77777777" w:rsidR="00980E45" w:rsidRPr="003245B3" w:rsidRDefault="00980E45" w:rsidP="00FB58A8">
            <w:pPr>
              <w:rPr>
                <w:lang w:val="fr-FR"/>
              </w:rPr>
            </w:pPr>
            <w:r w:rsidRPr="003245B3">
              <w:rPr>
                <w:lang w:val="fr-FR"/>
              </w:rPr>
              <w:t>Logfilename</w:t>
            </w:r>
          </w:p>
        </w:tc>
        <w:tc>
          <w:tcPr>
            <w:tcW w:w="3071" w:type="dxa"/>
          </w:tcPr>
          <w:p w14:paraId="5B3028FD"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Text</w:t>
            </w:r>
          </w:p>
        </w:tc>
        <w:tc>
          <w:tcPr>
            <w:tcW w:w="3071" w:type="dxa"/>
          </w:tcPr>
          <w:p w14:paraId="61A16692"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Chemin vers le fichier de log du transcoder</w:t>
            </w:r>
          </w:p>
        </w:tc>
      </w:tr>
    </w:tbl>
    <w:p w14:paraId="0D1DDB7C" w14:textId="77777777" w:rsidR="00980E45" w:rsidRPr="003245B3" w:rsidRDefault="00980E45" w:rsidP="0095119A">
      <w:pPr>
        <w:rPr>
          <w:lang w:val="fr-FR"/>
        </w:rPr>
      </w:pPr>
    </w:p>
    <w:p w14:paraId="4D79DEF1" w14:textId="77777777" w:rsidR="007E09C7" w:rsidRPr="003245B3" w:rsidRDefault="007E09C7" w:rsidP="000E0E6D">
      <w:pPr>
        <w:pStyle w:val="Titre2"/>
        <w:rPr>
          <w:lang w:val="fr-FR"/>
        </w:rPr>
      </w:pPr>
      <w:bookmarkStart w:id="1006" w:name="_Schéma_de_diffusion_1"/>
      <w:bookmarkStart w:id="1007" w:name="_Toc262710592"/>
      <w:bookmarkStart w:id="1008" w:name="_Toc387323396"/>
      <w:bookmarkEnd w:id="1006"/>
      <w:r w:rsidRPr="003245B3">
        <w:rPr>
          <w:lang w:val="fr-FR"/>
        </w:rPr>
        <w:t>Schéma de diffusion</w:t>
      </w:r>
      <w:bookmarkEnd w:id="1007"/>
      <w:bookmarkEnd w:id="1008"/>
    </w:p>
    <w:p w14:paraId="576A948C" w14:textId="77777777" w:rsidR="0020662B" w:rsidRPr="003245B3" w:rsidRDefault="0020662B" w:rsidP="0020662B">
      <w:pPr>
        <w:pStyle w:val="Titre3"/>
        <w:rPr>
          <w:lang w:val="fr-FR"/>
        </w:rPr>
      </w:pPr>
      <w:bookmarkStart w:id="1009" w:name="_Toc262710593"/>
      <w:bookmarkStart w:id="1010" w:name="_Toc387323397"/>
      <w:r w:rsidRPr="003245B3">
        <w:rPr>
          <w:lang w:val="fr-FR"/>
        </w:rPr>
        <w:t>Principe de base</w:t>
      </w:r>
      <w:bookmarkEnd w:id="1009"/>
      <w:bookmarkEnd w:id="1010"/>
    </w:p>
    <w:p w14:paraId="2ED1A643" w14:textId="77777777" w:rsidR="0020662B" w:rsidRPr="003245B3" w:rsidRDefault="0020662B" w:rsidP="0020662B">
      <w:pPr>
        <w:keepNext/>
        <w:jc w:val="center"/>
        <w:rPr>
          <w:lang w:val="fr-FR"/>
        </w:rPr>
      </w:pPr>
      <w:r w:rsidRPr="003245B3">
        <w:rPr>
          <w:noProof/>
          <w:lang w:eastAsia="fr-CH"/>
        </w:rPr>
        <w:drawing>
          <wp:inline distT="0" distB="0" distL="0" distR="0" wp14:anchorId="650A2F11" wp14:editId="52BC7C50">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14:paraId="3BE4254B" w14:textId="77777777" w:rsidR="0020662B" w:rsidRPr="003245B3" w:rsidRDefault="0020662B" w:rsidP="0020662B">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21</w:t>
      </w:r>
      <w:r w:rsidR="00A30F7C" w:rsidRPr="003245B3">
        <w:rPr>
          <w:noProof/>
          <w:lang w:val="fr-FR"/>
        </w:rPr>
        <w:fldChar w:fldCharType="end"/>
      </w:r>
      <w:r w:rsidRPr="003245B3">
        <w:rPr>
          <w:lang w:val="fr-FR"/>
        </w:rPr>
        <w:t xml:space="preserve"> - Principe de base diffusion</w:t>
      </w:r>
    </w:p>
    <w:p w14:paraId="3A7776A1" w14:textId="77777777" w:rsidR="0020662B" w:rsidRPr="003245B3" w:rsidRDefault="0020662B" w:rsidP="0020662B">
      <w:pPr>
        <w:rPr>
          <w:lang w:val="fr-FR"/>
        </w:rPr>
      </w:pPr>
      <w:r w:rsidRPr="003245B3">
        <w:rPr>
          <w:lang w:val="fr-FR"/>
        </w:rPr>
        <w:t>Ce type de diffusion est appelé « client-serveur ».</w:t>
      </w:r>
      <w:r w:rsidR="009163CA" w:rsidRPr="003245B3">
        <w:rPr>
          <w:lang w:val="fr-FR"/>
        </w:rPr>
        <w:t xml:space="preserve"> C’est le principe de base de streaming audio/vidéo.</w:t>
      </w:r>
      <w:r w:rsidR="000B09DC" w:rsidRPr="003245B3">
        <w:rPr>
          <w:lang w:val="fr-FR"/>
        </w:rPr>
        <w:t xml:space="preserve"> Dans cette application, la diffusion est possible sur des </w:t>
      </w:r>
      <w:r w:rsidR="00F4218B" w:rsidRPr="003245B3">
        <w:rPr>
          <w:lang w:val="fr-FR"/>
        </w:rPr>
        <w:t>serveurs distants</w:t>
      </w:r>
      <w:r w:rsidR="000B09DC" w:rsidRPr="003245B3">
        <w:rPr>
          <w:lang w:val="fr-FR"/>
        </w:rPr>
        <w:t xml:space="preserve"> ou sur un serveur interne (local).</w:t>
      </w:r>
    </w:p>
    <w:p w14:paraId="140EC3CD" w14:textId="77777777" w:rsidR="0020662B" w:rsidRPr="003245B3" w:rsidRDefault="0020662B" w:rsidP="0020662B">
      <w:pPr>
        <w:pStyle w:val="Titre3"/>
        <w:rPr>
          <w:lang w:val="fr-FR"/>
        </w:rPr>
      </w:pPr>
      <w:bookmarkStart w:id="1011" w:name="_Toc262710594"/>
      <w:bookmarkStart w:id="1012" w:name="_Toc387323398"/>
      <w:r w:rsidRPr="003245B3">
        <w:rPr>
          <w:lang w:val="fr-FR"/>
        </w:rPr>
        <w:lastRenderedPageBreak/>
        <w:t>Infomaniak</w:t>
      </w:r>
      <w:bookmarkEnd w:id="1011"/>
      <w:bookmarkEnd w:id="1012"/>
    </w:p>
    <w:p w14:paraId="157A43A0" w14:textId="77777777" w:rsidR="007E09C7" w:rsidRPr="003245B3" w:rsidRDefault="007E09C7" w:rsidP="007E09C7">
      <w:pPr>
        <w:keepNext/>
        <w:jc w:val="center"/>
        <w:rPr>
          <w:lang w:val="fr-FR"/>
        </w:rPr>
      </w:pPr>
      <w:r w:rsidRPr="003245B3">
        <w:rPr>
          <w:noProof/>
          <w:lang w:eastAsia="fr-CH"/>
        </w:rPr>
        <w:drawing>
          <wp:inline distT="0" distB="0" distL="0" distR="0" wp14:anchorId="23F9DA70" wp14:editId="433DB834">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14:paraId="0E8114CA" w14:textId="77777777" w:rsidR="007E09C7" w:rsidRPr="003245B3" w:rsidRDefault="007E09C7" w:rsidP="007E09C7">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22</w:t>
      </w:r>
      <w:r w:rsidR="00A30F7C" w:rsidRPr="003245B3">
        <w:rPr>
          <w:noProof/>
          <w:lang w:val="fr-FR"/>
        </w:rPr>
        <w:fldChar w:fldCharType="end"/>
      </w:r>
      <w:r w:rsidRPr="003245B3">
        <w:rPr>
          <w:lang w:val="fr-FR"/>
        </w:rPr>
        <w:t xml:space="preserve"> - Schéma de diffusion</w:t>
      </w:r>
    </w:p>
    <w:p w14:paraId="09073DB0" w14:textId="77777777" w:rsidR="00B26FE3" w:rsidRPr="003245B3" w:rsidRDefault="00B26FE3" w:rsidP="00B26FE3">
      <w:pPr>
        <w:keepNext/>
        <w:jc w:val="center"/>
        <w:rPr>
          <w:lang w:val="fr-FR"/>
        </w:rPr>
      </w:pPr>
      <w:r w:rsidRPr="003245B3">
        <w:rPr>
          <w:noProof/>
          <w:lang w:eastAsia="fr-CH"/>
        </w:rPr>
        <w:drawing>
          <wp:inline distT="0" distB="0" distL="0" distR="0" wp14:anchorId="31D0819A" wp14:editId="2708BB33">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14:paraId="75D6342B" w14:textId="77777777" w:rsidR="00B26FE3" w:rsidRPr="003245B3" w:rsidRDefault="00B26FE3" w:rsidP="00B26FE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23</w:t>
      </w:r>
      <w:r w:rsidR="00A30F7C" w:rsidRPr="003245B3">
        <w:rPr>
          <w:noProof/>
          <w:lang w:val="fr-FR"/>
        </w:rPr>
        <w:fldChar w:fldCharType="end"/>
      </w:r>
      <w:r w:rsidRPr="003245B3">
        <w:rPr>
          <w:lang w:val="fr-FR"/>
        </w:rPr>
        <w:t xml:space="preserve"> - Schéma de diffusion 2</w:t>
      </w:r>
    </w:p>
    <w:p w14:paraId="359C4E68" w14:textId="77777777" w:rsidR="002267B8" w:rsidRPr="003245B3" w:rsidRDefault="002267B8" w:rsidP="002267B8">
      <w:pPr>
        <w:rPr>
          <w:lang w:val="fr-FR"/>
        </w:rPr>
      </w:pPr>
      <w:r w:rsidRPr="003245B3">
        <w:rPr>
          <w:lang w:val="fr-FR"/>
        </w:rPr>
        <w:t>Ces 2 schémas montrent le fonctionnement de la diffusion des webradio via infomaniak. Le logiciel avec les transcoders sont les « sources audio ».</w:t>
      </w:r>
      <w:r w:rsidR="001F76C5" w:rsidRPr="003245B3">
        <w:rPr>
          <w:lang w:val="fr-FR"/>
        </w:rPr>
        <w:t xml:space="preserve"> Infomaniak demande seulement un flux audio, peut importer le logiciel utilisé pour le diffuser.</w:t>
      </w:r>
      <w:r w:rsidR="00D93BB0" w:rsidRPr="003245B3">
        <w:rPr>
          <w:lang w:val="fr-FR"/>
        </w:rPr>
        <w:t xml:space="preserve"> C’est ensuite leurs serveurs qui s’occuperont de diffuser le flux aux différents auditeurs.</w:t>
      </w:r>
    </w:p>
    <w:p w14:paraId="4878BE21" w14:textId="77777777" w:rsidR="001E3BC7" w:rsidRPr="003245B3" w:rsidRDefault="000E0E6D" w:rsidP="000E0E6D">
      <w:pPr>
        <w:pStyle w:val="Titre2"/>
        <w:rPr>
          <w:lang w:val="fr-FR"/>
        </w:rPr>
      </w:pPr>
      <w:bookmarkStart w:id="1013" w:name="_ShoutCast"/>
      <w:bookmarkStart w:id="1014" w:name="_Toc262710595"/>
      <w:bookmarkStart w:id="1015" w:name="_Toc387323399"/>
      <w:bookmarkEnd w:id="1013"/>
      <w:r w:rsidRPr="003245B3">
        <w:rPr>
          <w:lang w:val="fr-FR"/>
        </w:rPr>
        <w:lastRenderedPageBreak/>
        <w:t>ShoutCast</w:t>
      </w:r>
      <w:bookmarkEnd w:id="1014"/>
      <w:bookmarkEnd w:id="1015"/>
    </w:p>
    <w:p w14:paraId="5B22C35D" w14:textId="77777777" w:rsidR="00F903D1" w:rsidRPr="003245B3" w:rsidRDefault="00F903D1" w:rsidP="00F903D1">
      <w:pPr>
        <w:keepNext/>
        <w:jc w:val="center"/>
        <w:rPr>
          <w:lang w:val="fr-FR"/>
        </w:rPr>
      </w:pPr>
      <w:r w:rsidRPr="003245B3">
        <w:rPr>
          <w:noProof/>
          <w:lang w:eastAsia="fr-CH"/>
        </w:rPr>
        <w:drawing>
          <wp:inline distT="0" distB="0" distL="0" distR="0" wp14:anchorId="15026D98" wp14:editId="1933206F">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14:paraId="5FADBCA5" w14:textId="77777777" w:rsidR="00F903D1" w:rsidRPr="003245B3" w:rsidRDefault="00F903D1" w:rsidP="00F903D1">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24</w:t>
      </w:r>
      <w:r w:rsidR="00A30F7C" w:rsidRPr="003245B3">
        <w:rPr>
          <w:noProof/>
          <w:lang w:val="fr-FR"/>
        </w:rPr>
        <w:fldChar w:fldCharType="end"/>
      </w:r>
      <w:r w:rsidRPr="003245B3">
        <w:rPr>
          <w:lang w:val="fr-FR"/>
        </w:rPr>
        <w:t xml:space="preserve"> - Logo Schoutcast</w:t>
      </w:r>
    </w:p>
    <w:p w14:paraId="272AFB6E" w14:textId="77777777" w:rsidR="00563E5E" w:rsidRPr="003245B3" w:rsidRDefault="00563E5E" w:rsidP="00563E5E">
      <w:pPr>
        <w:pStyle w:val="Titre3"/>
        <w:rPr>
          <w:lang w:val="fr-FR"/>
        </w:rPr>
      </w:pPr>
      <w:bookmarkStart w:id="1016" w:name="_Toc262710596"/>
      <w:bookmarkStart w:id="1017" w:name="_Toc387323400"/>
      <w:r w:rsidRPr="003245B3">
        <w:rPr>
          <w:lang w:val="fr-FR"/>
        </w:rPr>
        <w:t>Présentation</w:t>
      </w:r>
      <w:bookmarkEnd w:id="1016"/>
      <w:bookmarkEnd w:id="1017"/>
    </w:p>
    <w:p w14:paraId="36FC7D9C" w14:textId="77777777" w:rsidR="00E02035" w:rsidRPr="003245B3" w:rsidRDefault="00E02035" w:rsidP="00E02035">
      <w:pPr>
        <w:rPr>
          <w:lang w:val="fr-FR"/>
        </w:rPr>
      </w:pPr>
      <w:r w:rsidRPr="003245B3">
        <w:rPr>
          <w:lang w:val="fr-FR"/>
        </w:rPr>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14:paraId="0F6B8A90" w14:textId="77777777" w:rsidR="00E02035" w:rsidRPr="003245B3" w:rsidRDefault="00E02035" w:rsidP="00E02035">
      <w:pPr>
        <w:rPr>
          <w:lang w:val="fr-FR"/>
        </w:rPr>
      </w:pPr>
      <w:r w:rsidRPr="003245B3">
        <w:rPr>
          <w:lang w:val="fr-FR"/>
        </w:rPr>
        <w:t>Source : Wikipédia (</w:t>
      </w:r>
      <w:hyperlink r:id="rId46" w:history="1">
        <w:r w:rsidRPr="003245B3">
          <w:rPr>
            <w:rStyle w:val="Lienhypertexte"/>
            <w:lang w:val="fr-FR"/>
          </w:rPr>
          <w:t>http://fr.wikipedia.org/wiki/SHOUTcast</w:t>
        </w:r>
      </w:hyperlink>
      <w:r w:rsidRPr="003245B3">
        <w:rPr>
          <w:lang w:val="fr-FR"/>
        </w:rPr>
        <w:t>)</w:t>
      </w:r>
    </w:p>
    <w:p w14:paraId="2BAF7554" w14:textId="77777777" w:rsidR="00D119F4" w:rsidRPr="003245B3" w:rsidRDefault="00D119F4" w:rsidP="00E02035">
      <w:pPr>
        <w:rPr>
          <w:lang w:val="fr-FR"/>
        </w:rPr>
      </w:pPr>
      <w:r w:rsidRPr="003245B3">
        <w:rPr>
          <w:lang w:val="fr-FR"/>
        </w:rPr>
        <w:t>SHOUTcast a été racheté récemment par la société Radionomy (</w:t>
      </w:r>
      <w:hyperlink r:id="rId47" w:history="1">
        <w:r w:rsidRPr="003245B3">
          <w:rPr>
            <w:rStyle w:val="Lienhypertexte"/>
            <w:lang w:val="fr-FR"/>
          </w:rPr>
          <w:t>http://www.pcworld.fr/business/actualites,societe-belge-radionomy-confirme-rachat-winamp-shoutcast,545553,1.htm</w:t>
        </w:r>
      </w:hyperlink>
      <w:r w:rsidRPr="003245B3">
        <w:rPr>
          <w:lang w:val="fr-FR"/>
        </w:rPr>
        <w:t>)</w:t>
      </w:r>
      <w:r w:rsidR="00556DD3" w:rsidRPr="003245B3">
        <w:rPr>
          <w:lang w:val="fr-FR"/>
        </w:rPr>
        <w:t xml:space="preserve">. Cela a pour répercussion que les fichiers ne sont plus disponibles sur le site web de Shoutcast. Mais malgré cela, les fichiers de la version 2 sont toujours disponibles sur </w:t>
      </w:r>
      <w:r w:rsidR="00290B46" w:rsidRPr="003245B3">
        <w:rPr>
          <w:lang w:val="fr-FR"/>
        </w:rPr>
        <w:t>le forum de W</w:t>
      </w:r>
      <w:r w:rsidR="00556DD3" w:rsidRPr="003245B3">
        <w:rPr>
          <w:lang w:val="fr-FR"/>
        </w:rPr>
        <w:t>inamp</w:t>
      </w:r>
      <w:r w:rsidR="00290B46" w:rsidRPr="003245B3">
        <w:rPr>
          <w:rStyle w:val="Appelnotedebasdep"/>
          <w:lang w:val="fr-FR"/>
        </w:rPr>
        <w:footnoteReference w:id="10"/>
      </w:r>
      <w:r w:rsidR="00556DD3" w:rsidRPr="003245B3">
        <w:rPr>
          <w:lang w:val="fr-FR"/>
        </w:rPr>
        <w:t>. Ce sont donc ces derniers qui seront utilisé</w:t>
      </w:r>
      <w:r w:rsidR="006A0520" w:rsidRPr="003245B3">
        <w:rPr>
          <w:lang w:val="fr-FR"/>
        </w:rPr>
        <w:t xml:space="preserve"> pour le projet.</w:t>
      </w:r>
    </w:p>
    <w:p w14:paraId="0534E824" w14:textId="77777777" w:rsidR="00454579" w:rsidRPr="003245B3" w:rsidRDefault="00454579" w:rsidP="00454579">
      <w:pPr>
        <w:pStyle w:val="Titre3"/>
        <w:rPr>
          <w:lang w:val="fr-FR"/>
        </w:rPr>
      </w:pPr>
      <w:bookmarkStart w:id="1018" w:name="_Toc262710597"/>
      <w:bookmarkStart w:id="1019" w:name="_Toc387323401"/>
      <w:r w:rsidRPr="003245B3">
        <w:rPr>
          <w:lang w:val="fr-FR"/>
        </w:rPr>
        <w:t>Pourquoi cet outil ?</w:t>
      </w:r>
      <w:bookmarkEnd w:id="1018"/>
      <w:bookmarkEnd w:id="1019"/>
    </w:p>
    <w:p w14:paraId="59BA71A3" w14:textId="77777777" w:rsidR="00454579" w:rsidRPr="003245B3" w:rsidRDefault="00454579" w:rsidP="00454579">
      <w:pPr>
        <w:rPr>
          <w:lang w:val="fr-FR"/>
        </w:rPr>
      </w:pPr>
      <w:r w:rsidRPr="003245B3">
        <w:rPr>
          <w:lang w:val="fr-FR"/>
        </w:rPr>
        <w:t xml:space="preserve">J’ai choisi Shoutcast car il propose des outils en ligne de commande ainsi qu’une gestion facilitée via des fichiers </w:t>
      </w:r>
      <w:r w:rsidR="00282363" w:rsidRPr="003245B3">
        <w:rPr>
          <w:lang w:val="fr-FR"/>
        </w:rPr>
        <w:t>XML</w:t>
      </w:r>
      <w:r w:rsidR="00282363" w:rsidRPr="003245B3">
        <w:rPr>
          <w:rStyle w:val="Appelnotedebasdep"/>
          <w:lang w:val="fr-FR"/>
        </w:rPr>
        <w:footnoteReference w:id="11"/>
      </w:r>
      <w:r w:rsidRPr="003245B3">
        <w:rPr>
          <w:lang w:val="fr-FR"/>
        </w:rPr>
        <w:t xml:space="preserve"> ou texte basiques. Cela permet de pouvoir interagir plus facilement avec via des </w:t>
      </w:r>
      <w:r w:rsidR="00E02035" w:rsidRPr="003245B3">
        <w:rPr>
          <w:lang w:val="fr-FR"/>
        </w:rPr>
        <w:t>applications</w:t>
      </w:r>
      <w:r w:rsidRPr="003245B3">
        <w:rPr>
          <w:lang w:val="fr-FR"/>
        </w:rPr>
        <w:t xml:space="preserve"> externe</w:t>
      </w:r>
      <w:r w:rsidR="00E02035" w:rsidRPr="003245B3">
        <w:rPr>
          <w:lang w:val="fr-FR"/>
        </w:rPr>
        <w:t>s</w:t>
      </w:r>
      <w:r w:rsidRPr="003245B3">
        <w:rPr>
          <w:lang w:val="fr-FR"/>
        </w:rPr>
        <w:t xml:space="preserve"> telle que la mienne.</w:t>
      </w:r>
    </w:p>
    <w:p w14:paraId="60A65BC5" w14:textId="77777777" w:rsidR="00563E5E" w:rsidRPr="003245B3" w:rsidRDefault="00563E5E" w:rsidP="00563E5E">
      <w:pPr>
        <w:pStyle w:val="Titre3"/>
        <w:rPr>
          <w:lang w:val="fr-FR"/>
        </w:rPr>
      </w:pPr>
      <w:bookmarkStart w:id="1020" w:name="_Toc262710598"/>
      <w:bookmarkStart w:id="1021" w:name="_Toc387323402"/>
      <w:r w:rsidRPr="003245B3">
        <w:rPr>
          <w:lang w:val="fr-FR"/>
        </w:rPr>
        <w:t>Serveur</w:t>
      </w:r>
      <w:bookmarkEnd w:id="1020"/>
      <w:bookmarkEnd w:id="1021"/>
    </w:p>
    <w:p w14:paraId="691B816F" w14:textId="77777777" w:rsidR="009F075A" w:rsidRPr="003245B3" w:rsidRDefault="001560BE" w:rsidP="002A6B8F">
      <w:pPr>
        <w:pStyle w:val="Listepuces"/>
        <w:numPr>
          <w:ilvl w:val="0"/>
          <w:numId w:val="0"/>
        </w:numPr>
        <w:rPr>
          <w:lang w:val="fr-FR"/>
        </w:rPr>
      </w:pPr>
      <w:r w:rsidRPr="003245B3">
        <w:rPr>
          <w:lang w:val="fr-FR"/>
        </w:rPr>
        <w:t xml:space="preserve">Shoutcast, parmi </w:t>
      </w:r>
      <w:r w:rsidR="00BD1915" w:rsidRPr="003245B3">
        <w:rPr>
          <w:lang w:val="fr-FR"/>
        </w:rPr>
        <w:t>s</w:t>
      </w:r>
      <w:r w:rsidRPr="003245B3">
        <w:rPr>
          <w:lang w:val="fr-FR"/>
        </w:rPr>
        <w:t xml:space="preserve">es outils, propose un serveur en ligne de commande qui sera utilisé dans ce projet. Il permet de diffuser un flux qu’il reçoit et qui est envoyé par, par exemple, un </w:t>
      </w:r>
      <w:hyperlink w:anchor="_Transcoder" w:history="1">
        <w:r w:rsidRPr="003245B3">
          <w:rPr>
            <w:rStyle w:val="Lienhypertexte"/>
            <w:lang w:val="fr-FR"/>
          </w:rPr>
          <w:t>transcoder</w:t>
        </w:r>
      </w:hyperlink>
      <w:r w:rsidRPr="003245B3">
        <w:rPr>
          <w:lang w:val="fr-FR"/>
        </w:rPr>
        <w:t>.</w:t>
      </w:r>
      <w:r w:rsidR="00260246" w:rsidRPr="003245B3">
        <w:rPr>
          <w:lang w:val="fr-FR"/>
        </w:rPr>
        <w:t xml:space="preserve"> Ce flux est distribué aux clients (auditeurs dans ce cas) qui désire écouter la webradio.</w:t>
      </w:r>
    </w:p>
    <w:p w14:paraId="5F417C9A" w14:textId="77777777" w:rsidR="00EC5594" w:rsidRPr="003245B3" w:rsidRDefault="00EC5594" w:rsidP="002A6B8F">
      <w:pPr>
        <w:pStyle w:val="Listepuces"/>
        <w:numPr>
          <w:ilvl w:val="0"/>
          <w:numId w:val="0"/>
        </w:numPr>
        <w:rPr>
          <w:lang w:val="fr-FR"/>
        </w:rPr>
      </w:pPr>
      <w:r w:rsidRPr="003245B3">
        <w:rPr>
          <w:lang w:val="fr-FR"/>
        </w:rP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rsidRPr="003245B3">
        <w:rPr>
          <w:lang w:val="fr-FR"/>
        </w:rPr>
        <w:t xml:space="preserve"> Ces détails sont expliqués dans </w:t>
      </w:r>
      <w:hyperlink w:anchor="_Interface_web" w:history="1">
        <w:r w:rsidR="00914811" w:rsidRPr="003245B3">
          <w:rPr>
            <w:rStyle w:val="Lienhypertexte"/>
            <w:lang w:val="fr-FR"/>
          </w:rPr>
          <w:t>l’analyse fonctionnelle.</w:t>
        </w:r>
      </w:hyperlink>
    </w:p>
    <w:p w14:paraId="6E5614C2" w14:textId="77777777" w:rsidR="00882C04" w:rsidRPr="003245B3" w:rsidRDefault="00882C04" w:rsidP="002A6B8F">
      <w:pPr>
        <w:pStyle w:val="Listepuces"/>
        <w:numPr>
          <w:ilvl w:val="0"/>
          <w:numId w:val="0"/>
        </w:numPr>
        <w:rPr>
          <w:lang w:val="fr-FR"/>
        </w:rPr>
      </w:pPr>
    </w:p>
    <w:p w14:paraId="77673722" w14:textId="77777777" w:rsidR="009F075A" w:rsidRPr="003245B3" w:rsidRDefault="009F075A" w:rsidP="002A6B8F">
      <w:pPr>
        <w:pStyle w:val="Listepuces"/>
        <w:numPr>
          <w:ilvl w:val="0"/>
          <w:numId w:val="0"/>
        </w:numPr>
        <w:rPr>
          <w:lang w:val="fr-FR"/>
        </w:rPr>
      </w:pPr>
      <w:r w:rsidRPr="003245B3">
        <w:rPr>
          <w:lang w:val="fr-FR"/>
        </w:rPr>
        <w:t xml:space="preserve">Plus de détails dans la partie consacrée au </w:t>
      </w:r>
      <w:hyperlink w:anchor="_Serveur_de_diffusion" w:history="1">
        <w:r w:rsidRPr="003245B3">
          <w:rPr>
            <w:rStyle w:val="Lienhypertexte"/>
            <w:lang w:val="fr-FR"/>
          </w:rPr>
          <w:t>serveur interne de diffusion</w:t>
        </w:r>
      </w:hyperlink>
      <w:r w:rsidRPr="003245B3">
        <w:rPr>
          <w:lang w:val="fr-FR"/>
        </w:rPr>
        <w:t>.</w:t>
      </w:r>
    </w:p>
    <w:p w14:paraId="4DBAF97A" w14:textId="77777777" w:rsidR="00563E5E" w:rsidRPr="003245B3" w:rsidRDefault="00563E5E" w:rsidP="00563E5E">
      <w:pPr>
        <w:pStyle w:val="Titre3"/>
        <w:rPr>
          <w:lang w:val="fr-FR"/>
        </w:rPr>
      </w:pPr>
      <w:bookmarkStart w:id="1022" w:name="_Transcoder"/>
      <w:bookmarkStart w:id="1023" w:name="_Toc262710599"/>
      <w:bookmarkStart w:id="1024" w:name="_Toc387323403"/>
      <w:bookmarkEnd w:id="1022"/>
      <w:r w:rsidRPr="003245B3">
        <w:rPr>
          <w:lang w:val="fr-FR"/>
        </w:rPr>
        <w:t>Transcoder</w:t>
      </w:r>
      <w:bookmarkEnd w:id="1023"/>
      <w:bookmarkEnd w:id="1024"/>
    </w:p>
    <w:p w14:paraId="1901AD57" w14:textId="77777777" w:rsidR="00BD1915" w:rsidRPr="003245B3" w:rsidRDefault="00BD1915" w:rsidP="00BD1915">
      <w:pPr>
        <w:rPr>
          <w:lang w:val="fr-FR"/>
        </w:rPr>
      </w:pPr>
      <w:r w:rsidRPr="003245B3">
        <w:rPr>
          <w:lang w:val="fr-FR"/>
        </w:rPr>
        <w:t>Tout comme le serveur, le transcoder est un outil fourni par Shoutcast en ligne de commande. Il permet de diffuser un flux sur un serveur de diffusion.</w:t>
      </w:r>
      <w:r w:rsidR="0053786B" w:rsidRPr="003245B3">
        <w:rPr>
          <w:lang w:val="fr-FR"/>
        </w:rPr>
        <w:t xml:space="preserve"> Ce flux peut être en MP3 ou AAC+.</w:t>
      </w:r>
      <w:r w:rsidRPr="003245B3">
        <w:rPr>
          <w:lang w:val="fr-FR"/>
        </w:rPr>
        <w:t xml:space="preserve"> Il donne aussi la possibilité de créer des playlist et de les agencées dans un calendrier XML. Les détails concernant ce système sont expliqués dans la suite de cette analyse organique.</w:t>
      </w:r>
    </w:p>
    <w:p w14:paraId="7063AB49" w14:textId="77777777" w:rsidR="00BD1915" w:rsidRPr="003245B3" w:rsidRDefault="00BD1915" w:rsidP="00BD1915">
      <w:pPr>
        <w:rPr>
          <w:lang w:val="fr-FR"/>
        </w:rPr>
      </w:pPr>
      <w:r w:rsidRPr="003245B3">
        <w:rPr>
          <w:lang w:val="fr-FR"/>
        </w:rPr>
        <w:lastRenderedPageBreak/>
        <w:t xml:space="preserve">Il gère de façon indépendante </w:t>
      </w:r>
      <w:r w:rsidR="00B40F00" w:rsidRPr="003245B3">
        <w:rPr>
          <w:lang w:val="fr-FR"/>
        </w:rPr>
        <w:t>les horaires</w:t>
      </w:r>
      <w:r w:rsidRPr="003245B3">
        <w:rPr>
          <w:lang w:val="fr-FR"/>
        </w:rPr>
        <w:t xml:space="preserve">, les priorités entre les playlists et la lecture des fichiers musicaux. </w:t>
      </w:r>
      <w:r w:rsidR="00B40F00" w:rsidRPr="003245B3">
        <w:rPr>
          <w:lang w:val="fr-FR"/>
        </w:rPr>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rsidRPr="003245B3">
        <w:rPr>
          <w:lang w:val="fr-FR"/>
        </w:rPr>
        <w:t xml:space="preserve"> </w:t>
      </w:r>
    </w:p>
    <w:p w14:paraId="3AAEF0B4" w14:textId="77777777" w:rsidR="00A41D54" w:rsidRPr="003245B3" w:rsidRDefault="00A41D54" w:rsidP="00A41D54">
      <w:pPr>
        <w:pStyle w:val="Titre3"/>
        <w:rPr>
          <w:lang w:val="fr-FR"/>
        </w:rPr>
      </w:pPr>
      <w:bookmarkStart w:id="1025" w:name="_Toc262710600"/>
      <w:bookmarkStart w:id="1026" w:name="_Toc387323404"/>
      <w:r w:rsidRPr="003245B3">
        <w:rPr>
          <w:lang w:val="fr-FR"/>
        </w:rPr>
        <w:t>Schéma de fonctionnement résumé</w:t>
      </w:r>
      <w:bookmarkEnd w:id="1025"/>
      <w:bookmarkEnd w:id="1026"/>
    </w:p>
    <w:p w14:paraId="6454F37E" w14:textId="77777777" w:rsidR="004E31EE" w:rsidRPr="003245B3" w:rsidRDefault="00330F66" w:rsidP="004E31EE">
      <w:pPr>
        <w:keepNext/>
        <w:jc w:val="center"/>
        <w:rPr>
          <w:lang w:val="fr-FR"/>
        </w:rPr>
      </w:pPr>
      <w:r w:rsidRPr="003245B3">
        <w:rPr>
          <w:noProof/>
          <w:lang w:eastAsia="fr-CH"/>
        </w:rPr>
        <w:drawing>
          <wp:inline distT="0" distB="0" distL="0" distR="0" wp14:anchorId="59700F59" wp14:editId="3B09BF0C">
            <wp:extent cx="4360149" cy="512445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48">
                      <a:extLst>
                        <a:ext uri="{28A0092B-C50C-407E-A947-70E740481C1C}">
                          <a14:useLocalDpi xmlns:a14="http://schemas.microsoft.com/office/drawing/2010/main" val="0"/>
                        </a:ext>
                      </a:extLst>
                    </a:blip>
                    <a:stretch>
                      <a:fillRect/>
                    </a:stretch>
                  </pic:blipFill>
                  <pic:spPr>
                    <a:xfrm>
                      <a:off x="0" y="0"/>
                      <a:ext cx="4364490" cy="5129552"/>
                    </a:xfrm>
                    <a:prstGeom prst="rect">
                      <a:avLst/>
                    </a:prstGeom>
                  </pic:spPr>
                </pic:pic>
              </a:graphicData>
            </a:graphic>
          </wp:inline>
        </w:drawing>
      </w:r>
    </w:p>
    <w:p w14:paraId="2A0E1B44" w14:textId="77777777" w:rsidR="00A41D54" w:rsidRPr="003245B3" w:rsidRDefault="004E31EE" w:rsidP="00877160">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25</w:t>
      </w:r>
      <w:r w:rsidR="00A30F7C" w:rsidRPr="003245B3">
        <w:rPr>
          <w:noProof/>
          <w:lang w:val="fr-FR"/>
        </w:rPr>
        <w:fldChar w:fldCharType="end"/>
      </w:r>
      <w:r w:rsidRPr="003245B3">
        <w:rPr>
          <w:lang w:val="fr-FR"/>
        </w:rPr>
        <w:t xml:space="preserve"> - Schéma shoutcast</w:t>
      </w:r>
    </w:p>
    <w:p w14:paraId="7A38C828" w14:textId="77777777" w:rsidR="00EF5392" w:rsidRPr="003245B3" w:rsidRDefault="00EF5392" w:rsidP="00D65A0C">
      <w:pPr>
        <w:pStyle w:val="Titre2"/>
        <w:rPr>
          <w:lang w:val="fr-FR"/>
        </w:rPr>
      </w:pPr>
      <w:bookmarkStart w:id="1027" w:name="_Structures_des_dossiers/fichiers"/>
      <w:bookmarkStart w:id="1028" w:name="_Toc262710601"/>
      <w:bookmarkStart w:id="1029" w:name="_Toc387323405"/>
      <w:bookmarkStart w:id="1030" w:name="_Ref388945258"/>
      <w:bookmarkEnd w:id="1027"/>
      <w:r w:rsidRPr="003245B3">
        <w:rPr>
          <w:lang w:val="fr-FR"/>
        </w:rPr>
        <w:lastRenderedPageBreak/>
        <w:t>Structures des dossiers/fichiers</w:t>
      </w:r>
      <w:bookmarkEnd w:id="1028"/>
      <w:bookmarkEnd w:id="1029"/>
      <w:bookmarkEnd w:id="1030"/>
    </w:p>
    <w:p w14:paraId="6F63992B" w14:textId="77777777" w:rsidR="00D55CD5" w:rsidRPr="003245B3" w:rsidRDefault="00D55CD5" w:rsidP="00D55CD5">
      <w:pPr>
        <w:pStyle w:val="Titre3"/>
        <w:rPr>
          <w:lang w:val="fr-FR"/>
        </w:rPr>
      </w:pPr>
      <w:bookmarkStart w:id="1031" w:name="_Toc262710602"/>
      <w:bookmarkStart w:id="1032" w:name="_Toc387323406"/>
      <w:r w:rsidRPr="003245B3">
        <w:rPr>
          <w:lang w:val="fr-FR"/>
        </w:rPr>
        <w:t>Schéma</w:t>
      </w:r>
      <w:bookmarkEnd w:id="1031"/>
      <w:bookmarkEnd w:id="1032"/>
    </w:p>
    <w:p w14:paraId="5AF80386" w14:textId="77777777" w:rsidR="0043334A" w:rsidRPr="003245B3" w:rsidRDefault="0043334A" w:rsidP="0043334A">
      <w:pPr>
        <w:keepNext/>
        <w:jc w:val="center"/>
        <w:rPr>
          <w:lang w:val="fr-FR"/>
        </w:rPr>
      </w:pPr>
      <w:r w:rsidRPr="003245B3">
        <w:rPr>
          <w:noProof/>
          <w:lang w:eastAsia="fr-CH"/>
        </w:rPr>
        <w:drawing>
          <wp:inline distT="0" distB="0" distL="0" distR="0" wp14:anchorId="7FF2F08B" wp14:editId="260305C0">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4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14:paraId="77AC2416" w14:textId="77777777" w:rsidR="0043334A" w:rsidRPr="003245B3" w:rsidRDefault="0043334A" w:rsidP="0043334A">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26</w:t>
      </w:r>
      <w:r w:rsidR="00A30F7C" w:rsidRPr="003245B3">
        <w:rPr>
          <w:noProof/>
          <w:lang w:val="fr-FR"/>
        </w:rPr>
        <w:fldChar w:fldCharType="end"/>
      </w:r>
      <w:r w:rsidRPr="003245B3">
        <w:rPr>
          <w:lang w:val="fr-FR"/>
        </w:rPr>
        <w:t xml:space="preserve"> - Schéma structure des fichiers/dossiers</w:t>
      </w:r>
    </w:p>
    <w:p w14:paraId="21F15C3A" w14:textId="77777777" w:rsidR="0043334A" w:rsidRPr="003245B3" w:rsidRDefault="0043334A" w:rsidP="00EF5392">
      <w:pPr>
        <w:rPr>
          <w:lang w:val="fr-FR"/>
        </w:rPr>
      </w:pPr>
    </w:p>
    <w:p w14:paraId="436BD6D7" w14:textId="77777777" w:rsidR="00EF5392" w:rsidRPr="003245B3" w:rsidRDefault="005E7F31" w:rsidP="00EF5392">
      <w:pPr>
        <w:rPr>
          <w:lang w:val="fr-FR"/>
        </w:rPr>
      </w:pPr>
      <w:r w:rsidRPr="003245B3">
        <w:rPr>
          <w:lang w:val="fr-FR"/>
        </w:rP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14:paraId="1B1DD1AC" w14:textId="77777777" w:rsidR="00D55CD5" w:rsidRPr="003245B3" w:rsidRDefault="00D55CD5" w:rsidP="00D55CD5">
      <w:pPr>
        <w:pStyle w:val="Titre3"/>
        <w:rPr>
          <w:lang w:val="fr-FR"/>
        </w:rPr>
      </w:pPr>
      <w:bookmarkStart w:id="1033" w:name="_Toc262710603"/>
      <w:bookmarkStart w:id="1034" w:name="_Toc387323407"/>
      <w:r w:rsidRPr="003245B3">
        <w:rPr>
          <w:lang w:val="fr-FR"/>
        </w:rPr>
        <w:t>Exécutables Shoutcast</w:t>
      </w:r>
      <w:bookmarkEnd w:id="1033"/>
      <w:bookmarkEnd w:id="1034"/>
    </w:p>
    <w:p w14:paraId="6201659C" w14:textId="77777777" w:rsidR="005E7F31" w:rsidRPr="003245B3" w:rsidRDefault="005E7F31" w:rsidP="00EF5392">
      <w:pPr>
        <w:rPr>
          <w:lang w:val="fr-FR"/>
        </w:rPr>
      </w:pPr>
      <w:r w:rsidRPr="003245B3">
        <w:rPr>
          <w:lang w:val="fr-FR"/>
        </w:rPr>
        <w:t>Attention : Il n’y a pas un exécutable de transcodeur par transcoder de webradio ni un exécutable de serveur par webradio. Il existe seulement un seul et unique exécutable transcoder et serveur dans le dossier « shoutcast ».</w:t>
      </w:r>
      <w:r w:rsidR="00D465C7" w:rsidRPr="003245B3">
        <w:rPr>
          <w:lang w:val="fr-FR"/>
        </w:rPr>
        <w:t xml:space="preserve"> Ces exécutables peuvent être lancés avec le chemin vers un fichier de configuration</w:t>
      </w:r>
      <w:r w:rsidR="001B7F34" w:rsidRPr="003245B3">
        <w:rPr>
          <w:lang w:val="fr-FR"/>
        </w:rPr>
        <w:t xml:space="preserve"> en paramètre</w:t>
      </w:r>
      <w:r w:rsidR="00D465C7" w:rsidRPr="003245B3">
        <w:rPr>
          <w:lang w:val="fr-FR"/>
        </w:rPr>
        <w:t>.</w:t>
      </w:r>
      <w:r w:rsidR="007039FC" w:rsidRPr="003245B3">
        <w:rPr>
          <w:lang w:val="fr-FR"/>
        </w:rPr>
        <w:t xml:space="preserve"> </w:t>
      </w:r>
      <w:r w:rsidR="006B2B97" w:rsidRPr="003245B3">
        <w:rPr>
          <w:lang w:val="fr-FR"/>
        </w:rPr>
        <w:t>Par exemple : A chaque fois qu’un transcoder devra se lancer, une nouvelle instance de l’exécutable sc_trans.exe présent dans le dossier « shoutcast » sera lancée dans un nouveau processus et utilisera le fichier de configuration du transcoder en question.</w:t>
      </w:r>
      <w:r w:rsidR="00D55CD5" w:rsidRPr="003245B3">
        <w:rPr>
          <w:lang w:val="fr-FR"/>
        </w:rPr>
        <w:t xml:space="preserve"> Cela a été décidé car si une mise à jour des exécutables </w:t>
      </w:r>
      <w:r w:rsidR="00431791" w:rsidRPr="003245B3">
        <w:rPr>
          <w:lang w:val="fr-FR"/>
        </w:rPr>
        <w:t xml:space="preserve">doit être faite, seuls les 2 exécutables du dossier « shoutcast » seront mise à jour. </w:t>
      </w:r>
    </w:p>
    <w:p w14:paraId="6AA3FF5D" w14:textId="77777777" w:rsidR="001B7F34" w:rsidRPr="003245B3" w:rsidRDefault="001B7F34" w:rsidP="00EF5392">
      <w:pPr>
        <w:rPr>
          <w:lang w:val="fr-FR"/>
        </w:rPr>
      </w:pPr>
      <w:r w:rsidRPr="003245B3">
        <w:rPr>
          <w:lang w:val="fr-FR"/>
        </w:rPr>
        <w:t>Voici ce principe illustré :</w:t>
      </w:r>
    </w:p>
    <w:p w14:paraId="30888FFE" w14:textId="77777777" w:rsidR="001B7F34" w:rsidRPr="003245B3" w:rsidRDefault="001B7F34" w:rsidP="001B7F34">
      <w:pPr>
        <w:keepNext/>
        <w:jc w:val="center"/>
        <w:rPr>
          <w:lang w:val="fr-FR"/>
        </w:rPr>
      </w:pPr>
      <w:r w:rsidRPr="003245B3">
        <w:rPr>
          <w:noProof/>
          <w:lang w:eastAsia="fr-CH"/>
        </w:rPr>
        <w:drawing>
          <wp:inline distT="0" distB="0" distL="0" distR="0" wp14:anchorId="5D0056F6" wp14:editId="71150EC1">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5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14:paraId="0208CAC2" w14:textId="77777777" w:rsidR="00BB2C23" w:rsidRPr="003245B3" w:rsidRDefault="001B7F34" w:rsidP="001B7F34">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27</w:t>
      </w:r>
      <w:r w:rsidR="00A30F7C" w:rsidRPr="003245B3">
        <w:rPr>
          <w:noProof/>
          <w:lang w:val="fr-FR"/>
        </w:rPr>
        <w:fldChar w:fldCharType="end"/>
      </w:r>
      <w:r w:rsidRPr="003245B3">
        <w:rPr>
          <w:lang w:val="fr-FR"/>
        </w:rPr>
        <w:t xml:space="preserve"> - Exemple lancement </w:t>
      </w:r>
      <w:proofErr w:type="gramStart"/>
      <w:r w:rsidRPr="003245B3">
        <w:rPr>
          <w:lang w:val="fr-FR"/>
        </w:rPr>
        <w:t>transcoder</w:t>
      </w:r>
      <w:proofErr w:type="gramEnd"/>
    </w:p>
    <w:p w14:paraId="265732E5" w14:textId="77777777" w:rsidR="00AE7165" w:rsidRPr="003245B3" w:rsidRDefault="00AE7165">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7A483A6E" w14:textId="77777777" w:rsidR="00313B3B" w:rsidRPr="003245B3" w:rsidRDefault="00313B3B" w:rsidP="00EF131F">
      <w:pPr>
        <w:pStyle w:val="Titre2"/>
        <w:rPr>
          <w:lang w:val="fr-FR"/>
        </w:rPr>
      </w:pPr>
      <w:bookmarkStart w:id="1035" w:name="_Toc262710604"/>
      <w:bookmarkStart w:id="1036" w:name="_Toc387323408"/>
      <w:r w:rsidRPr="003245B3">
        <w:rPr>
          <w:lang w:val="fr-FR"/>
        </w:rPr>
        <w:lastRenderedPageBreak/>
        <w:t>Initialisation de l’application</w:t>
      </w:r>
      <w:bookmarkEnd w:id="1035"/>
      <w:bookmarkEnd w:id="1036"/>
    </w:p>
    <w:p w14:paraId="3FF68A7E" w14:textId="77777777" w:rsidR="00452AC1" w:rsidRPr="003245B3" w:rsidRDefault="00061F19" w:rsidP="00452AC1">
      <w:pPr>
        <w:rPr>
          <w:lang w:val="fr-FR"/>
        </w:rPr>
      </w:pPr>
      <w:r w:rsidRPr="003245B3">
        <w:rPr>
          <w:lang w:val="fr-FR"/>
        </w:rPr>
        <w:t>La première fenêtre à se lancer est la SelectionView. C’est elle qui va appeler les différentes méthodes du modèle (via son contrôleur) servant à l’initialisation.</w:t>
      </w:r>
      <w:r w:rsidRPr="003245B3">
        <w:rPr>
          <w:lang w:val="fr-FR"/>
        </w:rPr>
        <w:br/>
        <w:t>C’est le classe Bdd qui s’occupe du traitement des données pour les passer ensuite au modèle pour que ce dernier remplisse ses champs « webradios » et « library »</w:t>
      </w:r>
      <w:r w:rsidR="00C70430" w:rsidRPr="003245B3">
        <w:rPr>
          <w:lang w:val="fr-FR"/>
        </w:rPr>
        <w:t>. Le diagramme de séquence suivant explique le déroulement de façon simplifiée.</w:t>
      </w:r>
    </w:p>
    <w:p w14:paraId="702BD96A" w14:textId="77777777" w:rsidR="006B0FC0" w:rsidRPr="003245B3" w:rsidRDefault="00452AC1" w:rsidP="006B0FC0">
      <w:pPr>
        <w:keepNext/>
        <w:jc w:val="center"/>
        <w:rPr>
          <w:lang w:val="fr-FR"/>
        </w:rPr>
      </w:pPr>
      <w:r w:rsidRPr="003245B3">
        <w:rPr>
          <w:noProof/>
          <w:lang w:eastAsia="fr-CH"/>
        </w:rPr>
        <w:drawing>
          <wp:inline distT="0" distB="0" distL="0" distR="0" wp14:anchorId="4FE3F7D3" wp14:editId="77A74146">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14:paraId="5D40A8F3" w14:textId="77777777" w:rsidR="00452AC1" w:rsidRPr="003245B3" w:rsidRDefault="006B0FC0" w:rsidP="006B0FC0">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28</w:t>
      </w:r>
      <w:r w:rsidR="00A30F7C" w:rsidRPr="003245B3">
        <w:rPr>
          <w:noProof/>
          <w:lang w:val="fr-FR"/>
        </w:rPr>
        <w:fldChar w:fldCharType="end"/>
      </w:r>
      <w:r w:rsidRPr="003245B3">
        <w:rPr>
          <w:lang w:val="fr-FR"/>
        </w:rPr>
        <w:t xml:space="preserve"> - Diagramme de séquence initialisation application</w:t>
      </w:r>
    </w:p>
    <w:p w14:paraId="149E4C6B" w14:textId="77777777" w:rsidR="007B6440" w:rsidRPr="003245B3" w:rsidRDefault="007B6440" w:rsidP="00313B3B">
      <w:pPr>
        <w:rPr>
          <w:lang w:val="fr-FR"/>
        </w:rPr>
      </w:pPr>
      <w:r w:rsidRPr="003245B3">
        <w:rPr>
          <w:lang w:val="fr-FR"/>
        </w:rPr>
        <w:lastRenderedPageBreak/>
        <w:t xml:space="preserve">A la fin de se diagramme, SelectionView est affichée à l’utilisateur avec les informations recueillies avec </w:t>
      </w:r>
      <w:proofErr w:type="gramStart"/>
      <w:r w:rsidRPr="003245B3">
        <w:rPr>
          <w:lang w:val="fr-FR"/>
        </w:rPr>
        <w:t>UpdateView(</w:t>
      </w:r>
      <w:proofErr w:type="gramEnd"/>
      <w:r w:rsidRPr="003245B3">
        <w:rPr>
          <w:lang w:val="fr-FR"/>
        </w:rPr>
        <w:t xml:space="preserve">). </w:t>
      </w:r>
      <w:r w:rsidR="00450FEC" w:rsidRPr="003245B3">
        <w:rPr>
          <w:lang w:val="fr-FR"/>
        </w:rPr>
        <w:t>Cette</w:t>
      </w:r>
      <w:r w:rsidRPr="003245B3">
        <w:rPr>
          <w:lang w:val="fr-FR"/>
        </w:rPr>
        <w:t xml:space="preserve"> méthode met à jour la vue avec les informations disponibles dans le modèle la concernant. </w:t>
      </w:r>
    </w:p>
    <w:p w14:paraId="17E66C0E" w14:textId="77777777" w:rsidR="002845CA" w:rsidRPr="003245B3" w:rsidRDefault="002845CA" w:rsidP="00313B3B">
      <w:pPr>
        <w:rPr>
          <w:lang w:val="fr-FR"/>
        </w:rPr>
      </w:pPr>
      <w:r w:rsidRPr="003245B3">
        <w:rPr>
          <w:lang w:val="fr-FR"/>
        </w:rPr>
        <w:t>Le modèle vérifie avant tout, que les dossiers de « base » (webradios, shoutcast) sont présents. Si ce n’est pas le cas, il les crée.</w:t>
      </w:r>
      <w:r w:rsidR="00B90B90" w:rsidRPr="003245B3">
        <w:rPr>
          <w:lang w:val="fr-FR"/>
        </w:rPr>
        <w:t xml:space="preserve"> Cette vérification est effectuée dans la méthode « LoadWebradios » du modèle.</w:t>
      </w:r>
    </w:p>
    <w:p w14:paraId="7DCC1DFD" w14:textId="77777777" w:rsidR="00313B3B" w:rsidRPr="003245B3" w:rsidRDefault="00AE7165" w:rsidP="00313B3B">
      <w:pPr>
        <w:rPr>
          <w:lang w:val="fr-FR"/>
        </w:rPr>
      </w:pPr>
      <w:r w:rsidRPr="003245B3">
        <w:rPr>
          <w:lang w:val="fr-FR"/>
        </w:rPr>
        <w:t>Le modèle est donc rempli au démarrage de l’application. Toutes les informations contenues dans la base de données sont récupérées, traitées et ajoutées au modèle.</w:t>
      </w:r>
      <w:r w:rsidR="00AB64D4" w:rsidRPr="003245B3">
        <w:rPr>
          <w:lang w:val="fr-FR"/>
        </w:rPr>
        <w:t xml:space="preserve"> Cela permet d’éviter un nombre de requêtes inutiles vers la base de données et de travailler avec les informations stockées en mémoire</w:t>
      </w:r>
      <w:r w:rsidR="00EC5454" w:rsidRPr="003245B3">
        <w:rPr>
          <w:lang w:val="fr-FR"/>
        </w:rPr>
        <w:t xml:space="preserve"> sous forme d’instances de classes dans le modèle</w:t>
      </w:r>
      <w:r w:rsidR="00AB64D4" w:rsidRPr="003245B3">
        <w:rPr>
          <w:lang w:val="fr-FR"/>
        </w:rPr>
        <w:t>.</w:t>
      </w:r>
    </w:p>
    <w:p w14:paraId="1AA76900" w14:textId="77777777" w:rsidR="00C408FB" w:rsidRPr="003245B3" w:rsidRDefault="00595065" w:rsidP="00CC0BE0">
      <w:pPr>
        <w:rPr>
          <w:lang w:val="fr-FR"/>
        </w:rPr>
      </w:pPr>
      <w:r w:rsidRPr="003245B3">
        <w:rPr>
          <w:lang w:val="fr-FR"/>
        </w:rPr>
        <w:t>Les 2 méthodes « </w:t>
      </w:r>
      <w:proofErr w:type="gramStart"/>
      <w:r w:rsidRPr="003245B3">
        <w:rPr>
          <w:lang w:val="fr-FR"/>
        </w:rPr>
        <w:t>LoadWebradios(</w:t>
      </w:r>
      <w:proofErr w:type="gramEnd"/>
      <w:r w:rsidRPr="003245B3">
        <w:rPr>
          <w:lang w:val="fr-FR"/>
        </w:rPr>
        <w:t>) » et « LoadLibrary() » de la classe Bdd s’occupe du traitement des informations. La première charge toutes les informations de façon hiérarchique (une webradio a un calendrier, qui lui dispose d’événement etc…) pour chaque webradio de la base de données.</w:t>
      </w:r>
      <w:r w:rsidR="00450FEC" w:rsidRPr="003245B3">
        <w:rPr>
          <w:lang w:val="fr-FR"/>
        </w:rPr>
        <w:t xml:space="preserve"> La 2</w:t>
      </w:r>
      <w:r w:rsidR="00450FEC" w:rsidRPr="003245B3">
        <w:rPr>
          <w:vertAlign w:val="superscript"/>
          <w:lang w:val="fr-FR"/>
        </w:rPr>
        <w:t>ème</w:t>
      </w:r>
      <w:r w:rsidR="00450FEC" w:rsidRPr="003245B3">
        <w:rPr>
          <w:lang w:val="fr-FR"/>
        </w:rPr>
        <w:t xml:space="preserve"> charge les musiques présentes dans la bibliothèque ainsi que les playlist qui leur sont associées.</w:t>
      </w:r>
    </w:p>
    <w:p w14:paraId="2373E2AB" w14:textId="77777777" w:rsidR="003E420B" w:rsidRPr="003245B3" w:rsidRDefault="003E420B" w:rsidP="00EF131F">
      <w:pPr>
        <w:pStyle w:val="Titre2"/>
        <w:rPr>
          <w:lang w:val="fr-FR"/>
        </w:rPr>
      </w:pPr>
      <w:bookmarkStart w:id="1037" w:name="_Toc262710605"/>
      <w:bookmarkStart w:id="1038" w:name="_Toc387323410"/>
      <w:r w:rsidRPr="003245B3">
        <w:rPr>
          <w:lang w:val="fr-FR"/>
        </w:rPr>
        <w:t>Webradio</w:t>
      </w:r>
      <w:bookmarkEnd w:id="1037"/>
      <w:bookmarkEnd w:id="1038"/>
    </w:p>
    <w:p w14:paraId="2FCB8068" w14:textId="77777777" w:rsidR="00AE7847" w:rsidRPr="003245B3" w:rsidRDefault="00AE7847" w:rsidP="003E420B">
      <w:pPr>
        <w:pStyle w:val="Titre3"/>
        <w:rPr>
          <w:lang w:val="fr-FR"/>
        </w:rPr>
      </w:pPr>
      <w:bookmarkStart w:id="1039" w:name="_Toc262710606"/>
      <w:bookmarkStart w:id="1040" w:name="_Toc387323411"/>
      <w:r w:rsidRPr="003245B3">
        <w:rPr>
          <w:lang w:val="fr-FR"/>
        </w:rPr>
        <w:t>Classes associée</w:t>
      </w:r>
      <w:bookmarkEnd w:id="1039"/>
      <w:bookmarkEnd w:id="1040"/>
    </w:p>
    <w:p w14:paraId="2D09D7CB" w14:textId="77777777" w:rsidR="00AE7847" w:rsidRPr="003245B3" w:rsidRDefault="00495EEE" w:rsidP="00AE7847">
      <w:pPr>
        <w:keepNext/>
        <w:jc w:val="center"/>
        <w:rPr>
          <w:lang w:val="fr-FR"/>
        </w:rPr>
      </w:pPr>
      <w:r w:rsidRPr="003245B3">
        <w:rPr>
          <w:noProof/>
          <w:lang w:eastAsia="fr-CH"/>
        </w:rPr>
        <w:drawing>
          <wp:inline distT="0" distB="0" distL="0" distR="0" wp14:anchorId="668022A6" wp14:editId="5CBE1CD5">
            <wp:extent cx="3380953" cy="3009524"/>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80953" cy="3009524"/>
                    </a:xfrm>
                    <a:prstGeom prst="rect">
                      <a:avLst/>
                    </a:prstGeom>
                  </pic:spPr>
                </pic:pic>
              </a:graphicData>
            </a:graphic>
          </wp:inline>
        </w:drawing>
      </w:r>
    </w:p>
    <w:p w14:paraId="6DA8618F" w14:textId="77777777" w:rsidR="00AE7847" w:rsidRPr="003245B3" w:rsidRDefault="00AE7847" w:rsidP="00AE7847">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29</w:t>
      </w:r>
      <w:r w:rsidR="00A30F7C" w:rsidRPr="003245B3">
        <w:rPr>
          <w:noProof/>
          <w:lang w:val="fr-FR"/>
        </w:rPr>
        <w:fldChar w:fldCharType="end"/>
      </w:r>
      <w:r w:rsidRPr="003245B3">
        <w:rPr>
          <w:lang w:val="fr-FR"/>
        </w:rPr>
        <w:t xml:space="preserve"> - Classe "Webradio"</w:t>
      </w:r>
    </w:p>
    <w:p w14:paraId="6FB38A7B" w14:textId="77777777" w:rsidR="00AE7847" w:rsidRPr="003245B3" w:rsidRDefault="00495EEE" w:rsidP="00AE7847">
      <w:pPr>
        <w:rPr>
          <w:lang w:val="fr-FR"/>
        </w:rPr>
      </w:pPr>
      <w:r w:rsidRPr="003245B3">
        <w:rPr>
          <w:lang w:val="fr-FR"/>
        </w:rPr>
        <w:t>La méthode « ToString » écrase la méthode du même nom implémentée dans la classe parente de Webradio (Object). Elle retourne le nom de la webradio avec son identifiant. Cela permet lors de l’ajout d’objets de type Webradio à un ListBox, par exemple, d’afficher le nom de cette dernière car les composants de type ListBox, ComboBox ou autres utilisent la méthode « ToString » des objets qu’ils contiennent pour afficher leur nom.</w:t>
      </w:r>
    </w:p>
    <w:p w14:paraId="55D4814D" w14:textId="77777777" w:rsidR="00644918" w:rsidRPr="003245B3" w:rsidRDefault="00644918" w:rsidP="003E420B">
      <w:pPr>
        <w:pStyle w:val="Titre3"/>
        <w:rPr>
          <w:lang w:val="fr-FR"/>
        </w:rPr>
      </w:pPr>
      <w:bookmarkStart w:id="1041" w:name="_Toc262710607"/>
      <w:bookmarkStart w:id="1042" w:name="_Toc387323412"/>
      <w:r w:rsidRPr="003245B3">
        <w:rPr>
          <w:lang w:val="fr-FR"/>
        </w:rPr>
        <w:t>Affichage des webradios disponibles</w:t>
      </w:r>
      <w:bookmarkEnd w:id="1041"/>
      <w:bookmarkEnd w:id="1042"/>
    </w:p>
    <w:p w14:paraId="5471411C" w14:textId="77777777" w:rsidR="00D548A9" w:rsidRPr="003245B3" w:rsidRDefault="00D548A9" w:rsidP="00644918">
      <w:pPr>
        <w:rPr>
          <w:lang w:val="fr-FR"/>
        </w:rPr>
      </w:pPr>
      <w:r w:rsidRPr="003245B3">
        <w:rPr>
          <w:lang w:val="fr-FR"/>
        </w:rPr>
        <w:t>Les webradios disponibles sont affiché</w:t>
      </w:r>
      <w:r w:rsidR="006C1791" w:rsidRPr="003245B3">
        <w:rPr>
          <w:lang w:val="fr-FR"/>
        </w:rPr>
        <w:t>es</w:t>
      </w:r>
      <w:r w:rsidRPr="003245B3">
        <w:rPr>
          <w:lang w:val="fr-FR"/>
        </w:rPr>
        <w:t xml:space="preserve"> dans la ListBox centrale de la fenêtre SelectionView. Pour la remplir, cella est effectué dans la méthode « </w:t>
      </w:r>
      <w:proofErr w:type="gramStart"/>
      <w:r w:rsidRPr="003245B3">
        <w:rPr>
          <w:lang w:val="fr-FR"/>
        </w:rPr>
        <w:t>UpdateView(</w:t>
      </w:r>
      <w:proofErr w:type="gramEnd"/>
      <w:r w:rsidRPr="003245B3">
        <w:rPr>
          <w:lang w:val="fr-FR"/>
        </w:rPr>
        <w:t xml:space="preserve">) » qui va récupérer les webradios du </w:t>
      </w:r>
      <w:r w:rsidRPr="003245B3">
        <w:rPr>
          <w:lang w:val="fr-FR"/>
        </w:rPr>
        <w:lastRenderedPageBreak/>
        <w:t>model et remplir la liste « d’items</w:t>
      </w:r>
      <w:r w:rsidR="009727B9" w:rsidRPr="003245B3">
        <w:rPr>
          <w:rStyle w:val="Appelnotedebasdep"/>
          <w:lang w:val="fr-FR"/>
        </w:rPr>
        <w:footnoteReference w:id="12"/>
      </w:r>
      <w:r w:rsidRPr="003245B3">
        <w:rPr>
          <w:lang w:val="fr-FR"/>
        </w:rPr>
        <w:t xml:space="preserve"> » avec les objets de type Webradio obtenus. </w:t>
      </w:r>
      <w:r w:rsidR="00892709" w:rsidRPr="003245B3">
        <w:rPr>
          <w:lang w:val="fr-FR"/>
        </w:rPr>
        <w:t>C’est la méthode « ToString » de la classe Webradio qui va être appelée pour afficher le nom de la webradio dans la liste.</w:t>
      </w:r>
    </w:p>
    <w:p w14:paraId="17DBBCB8" w14:textId="77777777" w:rsidR="003E420B" w:rsidRPr="003245B3" w:rsidRDefault="003E420B" w:rsidP="003E420B">
      <w:pPr>
        <w:pStyle w:val="Titre3"/>
        <w:rPr>
          <w:lang w:val="fr-FR"/>
        </w:rPr>
      </w:pPr>
      <w:bookmarkStart w:id="1043" w:name="_Création"/>
      <w:bookmarkStart w:id="1044" w:name="_Toc262710608"/>
      <w:bookmarkStart w:id="1045" w:name="_Toc387323413"/>
      <w:bookmarkEnd w:id="1043"/>
      <w:r w:rsidRPr="003245B3">
        <w:rPr>
          <w:lang w:val="fr-FR"/>
        </w:rPr>
        <w:t>Création</w:t>
      </w:r>
      <w:bookmarkEnd w:id="1044"/>
      <w:bookmarkEnd w:id="1045"/>
    </w:p>
    <w:p w14:paraId="63E3A7BF" w14:textId="77777777" w:rsidR="00265A3A" w:rsidRPr="003245B3" w:rsidRDefault="00265A3A" w:rsidP="00265A3A">
      <w:pPr>
        <w:rPr>
          <w:lang w:val="fr-FR"/>
        </w:rPr>
      </w:pPr>
      <w:r w:rsidRPr="003245B3">
        <w:rPr>
          <w:lang w:val="fr-FR"/>
        </w:rPr>
        <w:t>Une webradio ne peut pas avoir un nom qui dépasse 255 caractères. Pour se faire, la limitation est directement configuré</w:t>
      </w:r>
      <w:r w:rsidR="006C1791" w:rsidRPr="003245B3">
        <w:rPr>
          <w:lang w:val="fr-FR"/>
        </w:rPr>
        <w:t>e</w:t>
      </w:r>
      <w:r w:rsidRPr="003245B3">
        <w:rPr>
          <w:lang w:val="fr-FR"/>
        </w:rPr>
        <w:t xml:space="preserve"> dans la propriété « MaxLength » du TextBox permettant à l’utilisateur de nommer sa webradio.</w:t>
      </w:r>
    </w:p>
    <w:p w14:paraId="2FA7407A" w14:textId="77777777" w:rsidR="006B0FC0" w:rsidRPr="003245B3" w:rsidRDefault="001C5E40" w:rsidP="006B0FC0">
      <w:pPr>
        <w:keepNext/>
        <w:jc w:val="center"/>
        <w:rPr>
          <w:lang w:val="fr-FR"/>
        </w:rPr>
      </w:pPr>
      <w:r w:rsidRPr="003245B3">
        <w:rPr>
          <w:noProof/>
          <w:lang w:eastAsia="fr-CH"/>
        </w:rPr>
        <w:drawing>
          <wp:inline distT="0" distB="0" distL="0" distR="0" wp14:anchorId="0465121E" wp14:editId="3474AA3E">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5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14:paraId="3E6145FD" w14:textId="77777777" w:rsidR="001C5E40" w:rsidRPr="003245B3" w:rsidRDefault="006B0FC0" w:rsidP="006B0FC0">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30</w:t>
      </w:r>
      <w:r w:rsidR="00A30F7C" w:rsidRPr="003245B3">
        <w:rPr>
          <w:noProof/>
          <w:lang w:val="fr-FR"/>
        </w:rPr>
        <w:fldChar w:fldCharType="end"/>
      </w:r>
      <w:r w:rsidRPr="003245B3">
        <w:rPr>
          <w:lang w:val="fr-FR"/>
        </w:rPr>
        <w:t xml:space="preserve"> - Schéma création webradio</w:t>
      </w:r>
    </w:p>
    <w:p w14:paraId="34C6C132" w14:textId="77777777" w:rsidR="00B0054C" w:rsidRPr="003245B3" w:rsidRDefault="00B0054C" w:rsidP="00406205">
      <w:pPr>
        <w:rPr>
          <w:lang w:val="fr-FR"/>
        </w:rPr>
      </w:pPr>
      <w:r w:rsidRPr="003245B3">
        <w:rPr>
          <w:lang w:val="fr-FR"/>
        </w:rPr>
        <w:t>Comme présenté dans le schéma ci-dessus, la</w:t>
      </w:r>
      <w:r w:rsidR="00B47CF2" w:rsidRPr="003245B3">
        <w:rPr>
          <w:lang w:val="fr-FR"/>
        </w:rPr>
        <w:t xml:space="preserve"> création se divise en 5 étapes, ces dernières s’effectuent dans le modèle et la méthode « </w:t>
      </w:r>
      <w:proofErr w:type="gramStart"/>
      <w:r w:rsidR="00B47CF2" w:rsidRPr="003245B3">
        <w:rPr>
          <w:lang w:val="fr-FR"/>
        </w:rPr>
        <w:t>CreateWebradio(</w:t>
      </w:r>
      <w:proofErr w:type="gramEnd"/>
      <w:r w:rsidR="00B47CF2" w:rsidRPr="003245B3">
        <w:rPr>
          <w:lang w:val="fr-FR"/>
        </w:rPr>
        <w:t>) » :</w:t>
      </w:r>
    </w:p>
    <w:p w14:paraId="47EE5D2D" w14:textId="7D37DA1F" w:rsidR="00B47CF2" w:rsidRPr="003245B3" w:rsidRDefault="00B47CF2" w:rsidP="00B47CF2">
      <w:pPr>
        <w:pStyle w:val="Paragraphedeliste"/>
        <w:numPr>
          <w:ilvl w:val="0"/>
          <w:numId w:val="11"/>
        </w:numPr>
        <w:rPr>
          <w:lang w:val="fr-FR"/>
        </w:rPr>
      </w:pPr>
      <w:r w:rsidRPr="003245B3">
        <w:rPr>
          <w:lang w:val="fr-FR"/>
        </w:rPr>
        <w:t xml:space="preserve">1 : </w:t>
      </w:r>
      <w:commentRangeStart w:id="1046"/>
      <w:r w:rsidRPr="003245B3">
        <w:rPr>
          <w:lang w:val="fr-FR"/>
        </w:rPr>
        <w:t>Instanciation</w:t>
      </w:r>
      <w:r w:rsidR="006C1791" w:rsidRPr="003245B3">
        <w:rPr>
          <w:rStyle w:val="Appelnotedebasdep"/>
          <w:lang w:val="fr-FR"/>
        </w:rPr>
        <w:footnoteReference w:id="13"/>
      </w:r>
      <w:r w:rsidR="00FB7040" w:rsidRPr="003245B3">
        <w:rPr>
          <w:lang w:val="fr-FR"/>
        </w:rPr>
        <w:t xml:space="preserve"> </w:t>
      </w:r>
      <w:del w:id="1047" w:author="Francisco Garcia" w:date="2014-05-26T10:12:00Z">
        <w:r w:rsidR="00FB7040">
          <w:delText>d’un nouvel</w:delText>
        </w:r>
        <w:r>
          <w:delText xml:space="preserve"> objet</w:delText>
        </w:r>
      </w:del>
      <w:ins w:id="1048" w:author="Francisco Garcia" w:date="2014-05-26T10:12:00Z">
        <w:r w:rsidR="00FB7040" w:rsidRPr="003245B3">
          <w:rPr>
            <w:lang w:val="fr-FR"/>
          </w:rPr>
          <w:t>d’un</w:t>
        </w:r>
        <w:r w:rsidR="003245B3">
          <w:rPr>
            <w:lang w:val="fr-FR"/>
          </w:rPr>
          <w:t>e</w:t>
        </w:r>
        <w:r w:rsidR="00FB7040" w:rsidRPr="003245B3">
          <w:rPr>
            <w:lang w:val="fr-FR"/>
          </w:rPr>
          <w:t xml:space="preserve"> nouvel</w:t>
        </w:r>
        <w:r w:rsidR="003245B3">
          <w:rPr>
            <w:lang w:val="fr-FR"/>
          </w:rPr>
          <w:t>le</w:t>
        </w:r>
        <w:r w:rsidRPr="003245B3">
          <w:rPr>
            <w:lang w:val="fr-FR"/>
          </w:rPr>
          <w:t xml:space="preserve"> </w:t>
        </w:r>
        <w:commentRangeEnd w:id="1046"/>
        <w:r w:rsidR="003245B3">
          <w:rPr>
            <w:rStyle w:val="Marquedecommentaire"/>
          </w:rPr>
          <w:commentReference w:id="1046"/>
        </w:r>
        <w:r w:rsidR="003245B3">
          <w:rPr>
            <w:lang w:val="fr-FR"/>
          </w:rPr>
          <w:t>classe</w:t>
        </w:r>
      </w:ins>
      <w:r w:rsidRPr="003245B3">
        <w:rPr>
          <w:lang w:val="fr-FR"/>
        </w:rPr>
        <w:t xml:space="preserve"> de type Webradio </w:t>
      </w:r>
      <w:r w:rsidR="00903266" w:rsidRPr="003245B3">
        <w:rPr>
          <w:lang w:val="fr-FR"/>
        </w:rPr>
        <w:t>avec le nom donné en paramètre à la méthode « </w:t>
      </w:r>
      <w:proofErr w:type="gramStart"/>
      <w:r w:rsidR="00903266" w:rsidRPr="003245B3">
        <w:rPr>
          <w:lang w:val="fr-FR"/>
        </w:rPr>
        <w:t>CreateWebradio(</w:t>
      </w:r>
      <w:proofErr w:type="gramEnd"/>
      <w:r w:rsidR="00903266" w:rsidRPr="003245B3">
        <w:rPr>
          <w:lang w:val="fr-FR"/>
        </w:rPr>
        <w:t>) ».</w:t>
      </w:r>
      <w:r w:rsidR="00FB7040" w:rsidRPr="003245B3">
        <w:rPr>
          <w:lang w:val="fr-FR"/>
        </w:rPr>
        <w:t xml:space="preserve"> </w:t>
      </w:r>
      <w:r w:rsidR="00903266" w:rsidRPr="003245B3">
        <w:rPr>
          <w:lang w:val="fr-FR"/>
        </w:rPr>
        <w:t xml:space="preserve">Instanciation des </w:t>
      </w:r>
      <w:del w:id="1049" w:author="Francisco Garcia" w:date="2014-05-26T10:12:00Z">
        <w:r w:rsidR="00903266">
          <w:delText>objets</w:delText>
        </w:r>
      </w:del>
      <w:ins w:id="1050" w:author="Francisco Garcia" w:date="2014-05-26T10:12:00Z">
        <w:r w:rsidR="003245B3">
          <w:rPr>
            <w:lang w:val="fr-FR"/>
          </w:rPr>
          <w:t>classes</w:t>
        </w:r>
      </w:ins>
      <w:r w:rsidR="00903266" w:rsidRPr="003245B3">
        <w:rPr>
          <w:lang w:val="fr-FR"/>
        </w:rPr>
        <w:t xml:space="preserve"> nécessaires à la webradio (WebradioServer, WebradioCalendar et les différentes listes d’objet telle que la propriété Playlists). Seul la propriété « id » de l’objet webradio n’est pas </w:t>
      </w:r>
      <w:del w:id="1051" w:author="Francisco Garcia" w:date="2014-05-26T10:12:00Z">
        <w:r w:rsidR="00903266">
          <w:delText>rempli</w:delText>
        </w:r>
      </w:del>
      <w:ins w:id="1052" w:author="Francisco Garcia" w:date="2014-05-26T10:12:00Z">
        <w:r w:rsidR="00903266" w:rsidRPr="003245B3">
          <w:rPr>
            <w:lang w:val="fr-FR"/>
          </w:rPr>
          <w:t>rempli</w:t>
        </w:r>
        <w:r w:rsidR="003245B3">
          <w:rPr>
            <w:lang w:val="fr-FR"/>
          </w:rPr>
          <w:t>e</w:t>
        </w:r>
      </w:ins>
      <w:r w:rsidR="00903266" w:rsidRPr="003245B3">
        <w:rPr>
          <w:lang w:val="fr-FR"/>
        </w:rPr>
        <w:t xml:space="preserve"> car il s’agit de son identifiant dans la base de données, il sera donc rempli par la suite.</w:t>
      </w:r>
    </w:p>
    <w:p w14:paraId="1E79622A" w14:textId="77777777" w:rsidR="000001A3" w:rsidRPr="003245B3" w:rsidRDefault="000001A3" w:rsidP="00B47CF2">
      <w:pPr>
        <w:pStyle w:val="Paragraphedeliste"/>
        <w:numPr>
          <w:ilvl w:val="0"/>
          <w:numId w:val="11"/>
        </w:numPr>
        <w:rPr>
          <w:lang w:val="fr-FR"/>
        </w:rPr>
      </w:pPr>
      <w:r w:rsidRPr="003245B3">
        <w:rPr>
          <w:lang w:val="fr-FR"/>
        </w:rPr>
        <w:t>2 : L’objet créé est passé à la classe Bdd qui s’occupe de l’ajout de toutes ces informations dans la base de données via sa méthode « </w:t>
      </w:r>
      <w:proofErr w:type="gramStart"/>
      <w:r w:rsidRPr="003245B3">
        <w:rPr>
          <w:lang w:val="fr-FR"/>
        </w:rPr>
        <w:t>AddWebradio(</w:t>
      </w:r>
      <w:proofErr w:type="gramEnd"/>
      <w:r w:rsidRPr="003245B3">
        <w:rPr>
          <w:lang w:val="fr-FR"/>
        </w:rPr>
        <w:t>) » qui retourne l’identifiant qui a été attribué à cette nouvelle webradio par la base de données. Cet id est récupéré dans la méthode « </w:t>
      </w:r>
      <w:proofErr w:type="gramStart"/>
      <w:r w:rsidRPr="003245B3">
        <w:rPr>
          <w:lang w:val="fr-FR"/>
        </w:rPr>
        <w:t>CreateWebradio(</w:t>
      </w:r>
      <w:proofErr w:type="gramEnd"/>
      <w:r w:rsidRPr="003245B3">
        <w:rPr>
          <w:lang w:val="fr-FR"/>
        </w:rPr>
        <w:t>) » précédente et ajouté à l’objet webradio.</w:t>
      </w:r>
    </w:p>
    <w:p w14:paraId="31B79E6E" w14:textId="77777777" w:rsidR="000001A3" w:rsidRPr="003245B3" w:rsidRDefault="000001A3" w:rsidP="00B47CF2">
      <w:pPr>
        <w:pStyle w:val="Paragraphedeliste"/>
        <w:numPr>
          <w:ilvl w:val="0"/>
          <w:numId w:val="11"/>
        </w:numPr>
        <w:rPr>
          <w:lang w:val="fr-FR"/>
        </w:rPr>
      </w:pPr>
      <w:r w:rsidRPr="003245B3">
        <w:rPr>
          <w:lang w:val="fr-FR"/>
        </w:rPr>
        <w:t>3 : L’objet webradio final est ajouté à la liste d’objets de type « Webradio » du modèle.</w:t>
      </w:r>
    </w:p>
    <w:p w14:paraId="6C45AC23" w14:textId="77777777" w:rsidR="004213FE" w:rsidRPr="003245B3" w:rsidRDefault="004213FE" w:rsidP="00B47CF2">
      <w:pPr>
        <w:pStyle w:val="Paragraphedeliste"/>
        <w:numPr>
          <w:ilvl w:val="0"/>
          <w:numId w:val="11"/>
        </w:numPr>
        <w:rPr>
          <w:lang w:val="fr-FR"/>
        </w:rPr>
      </w:pPr>
      <w:r w:rsidRPr="003245B3">
        <w:rPr>
          <w:lang w:val="fr-FR"/>
        </w:rPr>
        <w:t>4 : Création des différents sous-dossiers pour stocker les fichiers de la nouvelle webradio.</w:t>
      </w:r>
    </w:p>
    <w:p w14:paraId="47E9B42C" w14:textId="62B7C3FB" w:rsidR="00CB6B9A" w:rsidRPr="003245B3" w:rsidRDefault="00CB6B9A" w:rsidP="00B47CF2">
      <w:pPr>
        <w:pStyle w:val="Paragraphedeliste"/>
        <w:numPr>
          <w:ilvl w:val="0"/>
          <w:numId w:val="11"/>
        </w:numPr>
        <w:rPr>
          <w:lang w:val="fr-FR"/>
        </w:rPr>
      </w:pPr>
      <w:r w:rsidRPr="003245B3">
        <w:rPr>
          <w:lang w:val="fr-FR"/>
        </w:rPr>
        <w:lastRenderedPageBreak/>
        <w:t>5 : La méthode « </w:t>
      </w:r>
      <w:proofErr w:type="gramStart"/>
      <w:r w:rsidRPr="003245B3">
        <w:rPr>
          <w:lang w:val="fr-FR"/>
        </w:rPr>
        <w:t>GenerateConfigFiles(</w:t>
      </w:r>
      <w:proofErr w:type="gramEnd"/>
      <w:r w:rsidRPr="003245B3">
        <w:rPr>
          <w:lang w:val="fr-FR"/>
        </w:rPr>
        <w:t xml:space="preserve">) » est </w:t>
      </w:r>
      <w:r w:rsidR="00997B9D" w:rsidRPr="003245B3">
        <w:rPr>
          <w:lang w:val="fr-FR"/>
        </w:rPr>
        <w:t>appelée</w:t>
      </w:r>
      <w:r w:rsidRPr="003245B3">
        <w:rPr>
          <w:lang w:val="fr-FR"/>
        </w:rPr>
        <w:t xml:space="preserve"> afin de créer les fichiers de configuration nécessaires à la webradio.</w:t>
      </w:r>
      <w:r w:rsidR="00997B9D" w:rsidRPr="003245B3">
        <w:rPr>
          <w:lang w:val="fr-FR"/>
        </w:rPr>
        <w:t xml:space="preserve"> Plus </w:t>
      </w:r>
      <w:del w:id="1053" w:author="Francisco Garcia" w:date="2014-05-26T10:12:00Z">
        <w:r w:rsidR="00997B9D">
          <w:delText>d’information</w:delText>
        </w:r>
      </w:del>
      <w:ins w:id="1054" w:author="Francisco Garcia" w:date="2014-05-26T10:12:00Z">
        <w:r w:rsidR="00997B9D" w:rsidRPr="003245B3">
          <w:rPr>
            <w:lang w:val="fr-FR"/>
          </w:rPr>
          <w:t>d’information</w:t>
        </w:r>
        <w:r w:rsidR="003245B3">
          <w:rPr>
            <w:lang w:val="fr-FR"/>
          </w:rPr>
          <w:t>s</w:t>
        </w:r>
      </w:ins>
      <w:r w:rsidR="00997B9D" w:rsidRPr="003245B3">
        <w:rPr>
          <w:lang w:val="fr-FR"/>
        </w:rPr>
        <w:t xml:space="preserve"> sur cette méthode dans </w:t>
      </w:r>
      <w:hyperlink w:anchor="_Génération_des_configurations" w:history="1">
        <w:r w:rsidR="00997B9D" w:rsidRPr="003245B3">
          <w:rPr>
            <w:rStyle w:val="Lienhypertexte"/>
            <w:lang w:val="fr-FR"/>
          </w:rPr>
          <w:t>ce chapitre</w:t>
        </w:r>
      </w:hyperlink>
      <w:r w:rsidR="00997B9D" w:rsidRPr="003245B3">
        <w:rPr>
          <w:lang w:val="fr-FR"/>
        </w:rPr>
        <w:t>.</w:t>
      </w:r>
    </w:p>
    <w:p w14:paraId="6BB1E6C1" w14:textId="77777777" w:rsidR="00531984" w:rsidRPr="003245B3" w:rsidRDefault="00531984" w:rsidP="00531984">
      <w:pPr>
        <w:pStyle w:val="Titre3"/>
        <w:rPr>
          <w:lang w:val="fr-FR"/>
        </w:rPr>
      </w:pPr>
      <w:bookmarkStart w:id="1055" w:name="_Toc262710609"/>
      <w:bookmarkStart w:id="1056" w:name="_Toc387323414"/>
      <w:r w:rsidRPr="003245B3">
        <w:rPr>
          <w:lang w:val="fr-FR"/>
        </w:rPr>
        <w:t>Chargement</w:t>
      </w:r>
      <w:bookmarkEnd w:id="1055"/>
      <w:bookmarkEnd w:id="1056"/>
    </w:p>
    <w:p w14:paraId="22EE7419" w14:textId="3EE6639A" w:rsidR="00B96323" w:rsidRPr="003245B3" w:rsidRDefault="00B96323" w:rsidP="00B96323">
      <w:pPr>
        <w:rPr>
          <w:lang w:val="fr-FR"/>
        </w:rPr>
      </w:pPr>
      <w:r w:rsidRPr="003245B3">
        <w:rPr>
          <w:lang w:val="fr-FR"/>
        </w:rPr>
        <w:t xml:space="preserve">Une webradio est chargée lorsqu’elle est </w:t>
      </w:r>
      <w:r w:rsidR="00402A09" w:rsidRPr="003245B3">
        <w:rPr>
          <w:lang w:val="fr-FR"/>
        </w:rPr>
        <w:t>sélectionnée</w:t>
      </w:r>
      <w:r w:rsidRPr="003245B3">
        <w:rPr>
          <w:lang w:val="fr-FR"/>
        </w:rPr>
        <w:t xml:space="preserve"> via SelectionView.</w:t>
      </w:r>
      <w:r w:rsidR="00421679" w:rsidRPr="003245B3">
        <w:rPr>
          <w:lang w:val="fr-FR"/>
        </w:rPr>
        <w:t xml:space="preserve"> L’identifiant de la webradio à ouvrir est passé au </w:t>
      </w:r>
      <w:del w:id="1057" w:author="Francisco Garcia" w:date="2014-05-26T10:12:00Z">
        <w:r w:rsidR="00421679">
          <w:delText>contrôler</w:delText>
        </w:r>
      </w:del>
      <w:ins w:id="1058" w:author="Francisco Garcia" w:date="2014-05-26T10:12:00Z">
        <w:r w:rsidR="003245B3">
          <w:rPr>
            <w:lang w:val="fr-FR"/>
          </w:rPr>
          <w:t>« </w:t>
        </w:r>
        <w:r w:rsidR="00421679" w:rsidRPr="003245B3">
          <w:rPr>
            <w:lang w:val="fr-FR"/>
          </w:rPr>
          <w:t>contr</w:t>
        </w:r>
        <w:r w:rsidR="003245B3">
          <w:rPr>
            <w:lang w:val="fr-FR"/>
          </w:rPr>
          <w:t>ol</w:t>
        </w:r>
        <w:r w:rsidR="00421679" w:rsidRPr="003245B3">
          <w:rPr>
            <w:lang w:val="fr-FR"/>
          </w:rPr>
          <w:t>ler</w:t>
        </w:r>
        <w:r w:rsidR="003245B3">
          <w:rPr>
            <w:lang w:val="fr-FR"/>
          </w:rPr>
          <w:t> »</w:t>
        </w:r>
      </w:ins>
      <w:r w:rsidR="00421679" w:rsidRPr="003245B3">
        <w:rPr>
          <w:lang w:val="fr-FR"/>
        </w:rPr>
        <w:t xml:space="preserve"> de SelectionView.</w:t>
      </w:r>
      <w:r w:rsidR="00093066" w:rsidRPr="003245B3">
        <w:rPr>
          <w:lang w:val="fr-FR"/>
        </w:rPr>
        <w:t xml:space="preserve"> Ce dernier instancie un nouvel AdminController</w:t>
      </w:r>
      <w:r w:rsidR="00946D9D" w:rsidRPr="003245B3">
        <w:rPr>
          <w:lang w:val="fr-FR"/>
        </w:rPr>
        <w:t xml:space="preserve"> avec l’identifiant</w:t>
      </w:r>
      <w:r w:rsidR="00093066" w:rsidRPr="003245B3">
        <w:rPr>
          <w:lang w:val="fr-FR"/>
        </w:rPr>
        <w:t>.</w:t>
      </w:r>
      <w:r w:rsidRPr="003245B3">
        <w:rPr>
          <w:lang w:val="fr-FR"/>
        </w:rPr>
        <w:t xml:space="preserve"> Une fenêtre de type AdminView est ensuite ouverte</w:t>
      </w:r>
      <w:r w:rsidR="00402A09" w:rsidRPr="003245B3">
        <w:rPr>
          <w:lang w:val="fr-FR"/>
        </w:rPr>
        <w:t xml:space="preserve"> avec les informations de la webradio sélectionnée. Ces informations viennent du modèle.</w:t>
      </w:r>
      <w:r w:rsidR="000A3622" w:rsidRPr="003245B3">
        <w:rPr>
          <w:lang w:val="fr-FR"/>
        </w:rPr>
        <w:t xml:space="preserve"> Voici le diagramme de séquence pour la création d’une nouvelle instance d’</w:t>
      </w:r>
      <w:r w:rsidR="00A5109E" w:rsidRPr="003245B3">
        <w:rPr>
          <w:lang w:val="fr-FR"/>
        </w:rPr>
        <w:t>une AdminView :</w:t>
      </w:r>
    </w:p>
    <w:p w14:paraId="30E8B1D5" w14:textId="77777777" w:rsidR="0020523E" w:rsidRPr="003245B3" w:rsidRDefault="0020523E" w:rsidP="0020523E">
      <w:pPr>
        <w:keepNext/>
        <w:jc w:val="center"/>
        <w:rPr>
          <w:lang w:val="fr-FR"/>
        </w:rPr>
      </w:pPr>
      <w:commentRangeStart w:id="1059"/>
      <w:r w:rsidRPr="003245B3">
        <w:rPr>
          <w:noProof/>
          <w:lang w:eastAsia="fr-CH"/>
        </w:rPr>
        <w:drawing>
          <wp:inline distT="0" distB="0" distL="0" distR="0" wp14:anchorId="7AB3DFD7" wp14:editId="619F3AB5">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commentRangeEnd w:id="1059"/>
      <w:r w:rsidR="003245B3">
        <w:rPr>
          <w:rStyle w:val="Marquedecommentaire"/>
        </w:rPr>
        <w:commentReference w:id="1059"/>
      </w:r>
    </w:p>
    <w:p w14:paraId="69FB0E8B" w14:textId="77777777" w:rsidR="00772898" w:rsidRPr="003245B3" w:rsidRDefault="0020523E" w:rsidP="00772898">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31</w:t>
      </w:r>
      <w:r w:rsidR="00A30F7C" w:rsidRPr="003245B3">
        <w:rPr>
          <w:noProof/>
          <w:lang w:val="fr-FR"/>
        </w:rPr>
        <w:fldChar w:fldCharType="end"/>
      </w:r>
      <w:r w:rsidRPr="003245B3">
        <w:rPr>
          <w:lang w:val="fr-FR"/>
        </w:rPr>
        <w:t xml:space="preserve"> - Diagramme de séquence instanciation AdminView</w:t>
      </w:r>
    </w:p>
    <w:p w14:paraId="5F69E65A" w14:textId="77777777" w:rsidR="0020523E" w:rsidRPr="003245B3" w:rsidRDefault="0020523E" w:rsidP="0020523E">
      <w:pPr>
        <w:rPr>
          <w:lang w:val="fr-FR"/>
        </w:rPr>
      </w:pPr>
      <w:r w:rsidRPr="003245B3">
        <w:rPr>
          <w:lang w:val="fr-FR"/>
        </w:rPr>
        <w:t>Après cette initialisation, le nouvel AdminController est ajouté à la liste d’observateurs du modèle.</w:t>
      </w:r>
    </w:p>
    <w:p w14:paraId="7CB6EE32" w14:textId="4A6DAC1D" w:rsidR="00057B68" w:rsidRPr="003245B3" w:rsidRDefault="00057B68" w:rsidP="00B96323">
      <w:pPr>
        <w:rPr>
          <w:lang w:val="fr-FR"/>
        </w:rPr>
      </w:pPr>
      <w:r w:rsidRPr="003245B3">
        <w:rPr>
          <w:lang w:val="fr-FR"/>
        </w:rPr>
        <w:t xml:space="preserve">A la création de la fenêtre, cette dernière </w:t>
      </w:r>
      <w:del w:id="1060" w:author="Francisco Garcia" w:date="2014-05-26T10:12:00Z">
        <w:r>
          <w:delText>appel</w:delText>
        </w:r>
      </w:del>
      <w:ins w:id="1061" w:author="Francisco Garcia" w:date="2014-05-26T10:12:00Z">
        <w:r w:rsidRPr="003245B3">
          <w:rPr>
            <w:lang w:val="fr-FR"/>
          </w:rPr>
          <w:t>appel</w:t>
        </w:r>
        <w:r w:rsidR="003245B3">
          <w:rPr>
            <w:lang w:val="fr-FR"/>
          </w:rPr>
          <w:t>le</w:t>
        </w:r>
      </w:ins>
      <w:r w:rsidRPr="003245B3">
        <w:rPr>
          <w:lang w:val="fr-FR"/>
        </w:rPr>
        <w:t xml:space="preserve"> la méthode « CheckFolders » de son </w:t>
      </w:r>
      <w:del w:id="1062" w:author="Francisco Garcia" w:date="2014-05-26T10:12:00Z">
        <w:r>
          <w:delText>contrôleur.</w:delText>
        </w:r>
      </w:del>
      <w:ins w:id="1063" w:author="Francisco Garcia" w:date="2014-05-26T10:12:00Z">
        <w:r w:rsidR="003245B3">
          <w:rPr>
            <w:lang w:val="fr-FR"/>
          </w:rPr>
          <w:t>« controller »</w:t>
        </w:r>
        <w:r w:rsidRPr="003245B3">
          <w:rPr>
            <w:lang w:val="fr-FR"/>
          </w:rPr>
          <w:t>.</w:t>
        </w:r>
      </w:ins>
      <w:r w:rsidRPr="003245B3">
        <w:rPr>
          <w:lang w:val="fr-FR"/>
        </w:rPr>
        <w:t xml:space="preserve"> Cette méthode va faire de même sur le </w:t>
      </w:r>
      <w:ins w:id="1064" w:author="Francisco Garcia" w:date="2014-05-26T10:12:00Z">
        <w:r w:rsidR="003245B3">
          <w:rPr>
            <w:lang w:val="fr-FR"/>
          </w:rPr>
          <w:t>« </w:t>
        </w:r>
      </w:ins>
      <w:commentRangeStart w:id="1065"/>
      <w:r w:rsidRPr="003245B3">
        <w:rPr>
          <w:lang w:val="fr-FR"/>
        </w:rPr>
        <w:t>modèle</w:t>
      </w:r>
      <w:del w:id="1066" w:author="Francisco Garcia" w:date="2014-05-26T10:12:00Z">
        <w:r>
          <w:delText>.</w:delText>
        </w:r>
      </w:del>
      <w:ins w:id="1067" w:author="Francisco Garcia" w:date="2014-05-26T10:12:00Z">
        <w:r w:rsidR="003245B3">
          <w:rPr>
            <w:lang w:val="fr-FR"/>
          </w:rPr>
          <w:t> </w:t>
        </w:r>
        <w:commentRangeEnd w:id="1065"/>
        <w:r w:rsidR="003245B3">
          <w:rPr>
            <w:rStyle w:val="Marquedecommentaire"/>
          </w:rPr>
          <w:commentReference w:id="1065"/>
        </w:r>
        <w:r w:rsidR="003245B3">
          <w:rPr>
            <w:lang w:val="fr-FR"/>
          </w:rPr>
          <w:t>»</w:t>
        </w:r>
        <w:r w:rsidRPr="003245B3">
          <w:rPr>
            <w:lang w:val="fr-FR"/>
          </w:rPr>
          <w:t>.</w:t>
        </w:r>
      </w:ins>
      <w:r w:rsidRPr="003245B3">
        <w:rPr>
          <w:lang w:val="fr-FR"/>
        </w:rPr>
        <w:t xml:space="preserve"> En fin de compte, cette méthode vérifie la présence de tous les dossiers nécessaire à la webradio lancé avec AdminView (server</w:t>
      </w:r>
      <w:proofErr w:type="gramStart"/>
      <w:r w:rsidRPr="003245B3">
        <w:rPr>
          <w:lang w:val="fr-FR"/>
        </w:rPr>
        <w:t>,playlists</w:t>
      </w:r>
      <w:proofErr w:type="gramEnd"/>
      <w:r w:rsidRPr="003245B3">
        <w:rPr>
          <w:lang w:val="fr-FR"/>
        </w:rPr>
        <w:t xml:space="preserve"> et transcoders). Si un d’eux n’est pas présent, il est créé.</w:t>
      </w:r>
    </w:p>
    <w:p w14:paraId="10DCFCC3" w14:textId="6C70B5DD" w:rsidR="0020523E" w:rsidRPr="003245B3" w:rsidRDefault="00772898" w:rsidP="00B96323">
      <w:pPr>
        <w:rPr>
          <w:lang w:val="fr-FR"/>
        </w:rPr>
      </w:pPr>
      <w:r w:rsidRPr="003245B3">
        <w:rPr>
          <w:lang w:val="fr-FR"/>
        </w:rPr>
        <w:t xml:space="preserve">Comme montré dans </w:t>
      </w:r>
      <w:proofErr w:type="gramStart"/>
      <w:r w:rsidRPr="003245B3">
        <w:rPr>
          <w:lang w:val="fr-FR"/>
        </w:rPr>
        <w:t>la</w:t>
      </w:r>
      <w:proofErr w:type="gramEnd"/>
      <w:r w:rsidRPr="003245B3">
        <w:rPr>
          <w:lang w:val="fr-FR"/>
        </w:rPr>
        <w:t xml:space="preserve"> diagramme, la </w:t>
      </w:r>
      <w:r w:rsidR="00A4362B" w:rsidRPr="003245B3">
        <w:rPr>
          <w:lang w:val="fr-FR"/>
        </w:rPr>
        <w:t>méthode</w:t>
      </w:r>
      <w:r w:rsidR="00EA7987" w:rsidRPr="003245B3">
        <w:rPr>
          <w:lang w:val="fr-FR"/>
        </w:rPr>
        <w:t xml:space="preserve"> « UpdateView</w:t>
      </w:r>
      <w:r w:rsidRPr="003245B3">
        <w:rPr>
          <w:lang w:val="fr-FR"/>
        </w:rPr>
        <w:t> » de AdminView est appelé afin de charger les informations dans ses différents composants.</w:t>
      </w:r>
      <w:r w:rsidR="00A4362B" w:rsidRPr="003245B3">
        <w:rPr>
          <w:lang w:val="fr-FR"/>
        </w:rPr>
        <w:t xml:space="preserve"> La </w:t>
      </w:r>
      <w:ins w:id="1068" w:author="Francisco Garcia" w:date="2014-05-26T10:12:00Z">
        <w:r w:rsidR="00793FDE">
          <w:rPr>
            <w:lang w:val="fr-FR"/>
          </w:rPr>
          <w:t>« </w:t>
        </w:r>
      </w:ins>
      <w:r w:rsidR="00A4362B" w:rsidRPr="003245B3">
        <w:rPr>
          <w:lang w:val="fr-FR"/>
        </w:rPr>
        <w:t>vue</w:t>
      </w:r>
      <w:ins w:id="1069" w:author="Francisco Garcia" w:date="2014-05-26T10:12:00Z">
        <w:r w:rsidR="00793FDE">
          <w:rPr>
            <w:lang w:val="fr-FR"/>
          </w:rPr>
          <w:t> »</w:t>
        </w:r>
      </w:ins>
      <w:r w:rsidR="00A4362B" w:rsidRPr="003245B3">
        <w:rPr>
          <w:lang w:val="fr-FR"/>
        </w:rPr>
        <w:t xml:space="preserve"> contient l’id de la webradio qui lui est attribuée. C’est avec cet id qu’elle va </w:t>
      </w:r>
      <w:r w:rsidR="00421679" w:rsidRPr="003245B3">
        <w:rPr>
          <w:lang w:val="fr-FR"/>
        </w:rPr>
        <w:t xml:space="preserve">pourvoir effectuer des actions sur le </w:t>
      </w:r>
      <w:ins w:id="1070" w:author="Francisco Garcia" w:date="2014-05-26T10:12:00Z">
        <w:r w:rsidR="00793FDE">
          <w:rPr>
            <w:lang w:val="fr-FR"/>
          </w:rPr>
          <w:t>« </w:t>
        </w:r>
      </w:ins>
      <w:r w:rsidR="00421679" w:rsidRPr="003245B3">
        <w:rPr>
          <w:lang w:val="fr-FR"/>
        </w:rPr>
        <w:t>modèle</w:t>
      </w:r>
      <w:ins w:id="1071" w:author="Francisco Garcia" w:date="2014-05-26T10:12:00Z">
        <w:r w:rsidR="00793FDE">
          <w:rPr>
            <w:lang w:val="fr-FR"/>
          </w:rPr>
          <w:t> »</w:t>
        </w:r>
      </w:ins>
      <w:r w:rsidR="00421679" w:rsidRPr="003245B3">
        <w:rPr>
          <w:lang w:val="fr-FR"/>
        </w:rPr>
        <w:t xml:space="preserve"> via le </w:t>
      </w:r>
      <w:del w:id="1072" w:author="Francisco Garcia" w:date="2014-05-26T10:12:00Z">
        <w:r w:rsidR="00421679">
          <w:delText>contrôleur.</w:delText>
        </w:r>
      </w:del>
      <w:ins w:id="1073" w:author="Francisco Garcia" w:date="2014-05-26T10:12:00Z">
        <w:r w:rsidR="00793FDE">
          <w:rPr>
            <w:lang w:val="fr-FR"/>
          </w:rPr>
          <w:t>« </w:t>
        </w:r>
        <w:r w:rsidR="00421679" w:rsidRPr="003245B3">
          <w:rPr>
            <w:lang w:val="fr-FR"/>
          </w:rPr>
          <w:t>contr</w:t>
        </w:r>
        <w:r w:rsidR="00793FDE">
          <w:rPr>
            <w:lang w:val="fr-FR"/>
          </w:rPr>
          <w:t>o</w:t>
        </w:r>
        <w:r w:rsidR="00421679" w:rsidRPr="003245B3">
          <w:rPr>
            <w:lang w:val="fr-FR"/>
          </w:rPr>
          <w:t>l</w:t>
        </w:r>
        <w:r w:rsidR="00793FDE">
          <w:rPr>
            <w:lang w:val="fr-FR"/>
          </w:rPr>
          <w:t>l</w:t>
        </w:r>
        <w:r w:rsidR="00421679" w:rsidRPr="003245B3">
          <w:rPr>
            <w:lang w:val="fr-FR"/>
          </w:rPr>
          <w:t>eur</w:t>
        </w:r>
        <w:r w:rsidR="00793FDE">
          <w:rPr>
            <w:lang w:val="fr-FR"/>
          </w:rPr>
          <w:t> »</w:t>
        </w:r>
        <w:r w:rsidR="00421679" w:rsidRPr="003245B3">
          <w:rPr>
            <w:lang w:val="fr-FR"/>
          </w:rPr>
          <w:t>.</w:t>
        </w:r>
      </w:ins>
    </w:p>
    <w:p w14:paraId="08D97D6A" w14:textId="09C1ADC1" w:rsidR="00892709" w:rsidRPr="003245B3" w:rsidRDefault="00892709" w:rsidP="00B96323">
      <w:pPr>
        <w:rPr>
          <w:lang w:val="fr-FR"/>
        </w:rPr>
      </w:pPr>
      <w:r w:rsidRPr="003245B3">
        <w:rPr>
          <w:lang w:val="fr-FR"/>
        </w:rPr>
        <w:lastRenderedPageBreak/>
        <w:t xml:space="preserve">En ce qui concerne le remplissage des différentes ComboBox et ListBox, leurs Items ne seront pas de simples chaînes de caractères mais des objets complets. Par exemple, les ComboBox affichant les playlists </w:t>
      </w:r>
      <w:del w:id="1074" w:author="Francisco Garcia" w:date="2014-05-26T10:12:00Z">
        <w:r>
          <w:delText>disponible</w:delText>
        </w:r>
      </w:del>
      <w:ins w:id="1075" w:author="Francisco Garcia" w:date="2014-05-26T10:12:00Z">
        <w:r w:rsidR="00793FDE" w:rsidRPr="003245B3">
          <w:rPr>
            <w:lang w:val="fr-FR"/>
          </w:rPr>
          <w:t>disponible</w:t>
        </w:r>
        <w:r w:rsidR="00793FDE">
          <w:rPr>
            <w:lang w:val="fr-FR"/>
          </w:rPr>
          <w:t>s</w:t>
        </w:r>
      </w:ins>
      <w:r w:rsidRPr="003245B3">
        <w:rPr>
          <w:lang w:val="fr-FR"/>
        </w:rPr>
        <w:t xml:space="preserve"> comme dans l’onglet « Library », sont remplis avec des </w:t>
      </w:r>
      <w:r w:rsidR="001A1D35" w:rsidRPr="003245B3">
        <w:rPr>
          <w:lang w:val="fr-FR"/>
        </w:rPr>
        <w:t>objets</w:t>
      </w:r>
      <w:r w:rsidRPr="003245B3">
        <w:rPr>
          <w:lang w:val="fr-FR"/>
        </w:rPr>
        <w:t xml:space="preserve"> de type Playlist. Il est important que les classe</w:t>
      </w:r>
      <w:r w:rsidR="00722D28" w:rsidRPr="003245B3">
        <w:rPr>
          <w:lang w:val="fr-FR"/>
        </w:rPr>
        <w:t>s</w:t>
      </w:r>
      <w:r w:rsidRPr="003245B3">
        <w:rPr>
          <w:lang w:val="fr-FR"/>
        </w:rPr>
        <w:t xml:space="preserve"> ajoutées à des composants de ces types </w:t>
      </w:r>
      <w:r w:rsidR="00EA7987" w:rsidRPr="003245B3">
        <w:rPr>
          <w:lang w:val="fr-FR"/>
        </w:rPr>
        <w:t>implémentent</w:t>
      </w:r>
      <w:r w:rsidRPr="003245B3">
        <w:rPr>
          <w:lang w:val="fr-FR"/>
        </w:rPr>
        <w:t xml:space="preserve"> une méthode « ToString </w:t>
      </w:r>
      <w:del w:id="1076" w:author="Francisco Garcia" w:date="2014-05-26T10:12:00Z">
        <w:r>
          <w:delText>»</w:delText>
        </w:r>
      </w:del>
      <w:ins w:id="1077" w:author="Francisco Garcia" w:date="2014-05-26T10:12:00Z">
        <w:r w:rsidRPr="003245B3">
          <w:rPr>
            <w:lang w:val="fr-FR"/>
          </w:rPr>
          <w:t>»</w:t>
        </w:r>
        <w:r w:rsidR="00793FDE">
          <w:rPr>
            <w:lang w:val="fr-FR"/>
          </w:rPr>
          <w:t>,</w:t>
        </w:r>
      </w:ins>
      <w:r w:rsidR="00722D28" w:rsidRPr="003245B3">
        <w:rPr>
          <w:lang w:val="fr-FR"/>
        </w:rPr>
        <w:t xml:space="preserve"> car c’est celle qui est </w:t>
      </w:r>
      <w:r w:rsidR="00233AC4" w:rsidRPr="003245B3">
        <w:rPr>
          <w:lang w:val="fr-FR"/>
        </w:rPr>
        <w:t>appelée</w:t>
      </w:r>
      <w:r w:rsidR="00722D28" w:rsidRPr="003245B3">
        <w:rPr>
          <w:lang w:val="fr-FR"/>
        </w:rPr>
        <w:t xml:space="preserve"> par le composant lorsqu’il affiche, sous forme de chaîne de </w:t>
      </w:r>
      <w:del w:id="1078" w:author="Francisco Garcia" w:date="2014-05-26T10:12:00Z">
        <w:r w:rsidR="00722D28">
          <w:delText>caractère</w:delText>
        </w:r>
      </w:del>
      <w:ins w:id="1079" w:author="Francisco Garcia" w:date="2014-05-26T10:12:00Z">
        <w:r w:rsidR="00722D28" w:rsidRPr="003245B3">
          <w:rPr>
            <w:lang w:val="fr-FR"/>
          </w:rPr>
          <w:t>caractère</w:t>
        </w:r>
        <w:r w:rsidR="00793FDE">
          <w:rPr>
            <w:lang w:val="fr-FR"/>
          </w:rPr>
          <w:t>s</w:t>
        </w:r>
      </w:ins>
      <w:r w:rsidR="00722D28" w:rsidRPr="003245B3">
        <w:rPr>
          <w:lang w:val="fr-FR"/>
        </w:rPr>
        <w:t>, les éléments de sa liste.</w:t>
      </w:r>
      <w:r w:rsidR="00233AC4" w:rsidRPr="003245B3">
        <w:rPr>
          <w:lang w:val="fr-FR"/>
        </w:rPr>
        <w:t xml:space="preserve"> Cette méthode « override</w:t>
      </w:r>
      <w:r w:rsidR="001A1D35" w:rsidRPr="003245B3">
        <w:rPr>
          <w:rStyle w:val="Appelnotedebasdep"/>
          <w:lang w:val="fr-FR"/>
        </w:rPr>
        <w:footnoteReference w:id="14"/>
      </w:r>
      <w:r w:rsidR="00233AC4" w:rsidRPr="003245B3">
        <w:rPr>
          <w:lang w:val="fr-FR"/>
        </w:rPr>
        <w:t> » celle héritée par la classe parente « Object</w:t>
      </w:r>
      <w:r w:rsidR="00EA7987" w:rsidRPr="003245B3">
        <w:rPr>
          <w:rStyle w:val="Appelnotedebasdep"/>
          <w:lang w:val="fr-FR"/>
        </w:rPr>
        <w:footnoteReference w:id="15"/>
      </w:r>
      <w:r w:rsidR="00233AC4" w:rsidRPr="003245B3">
        <w:rPr>
          <w:lang w:val="fr-FR"/>
        </w:rPr>
        <w:t> ».</w:t>
      </w:r>
      <w:r w:rsidR="00114C77" w:rsidRPr="003245B3">
        <w:rPr>
          <w:lang w:val="fr-FR"/>
        </w:rPr>
        <w:t xml:space="preserve"> De cette façon, il est facile de </w:t>
      </w:r>
      <w:del w:id="1080" w:author="Francisco Garcia" w:date="2014-05-26T10:12:00Z">
        <w:r w:rsidR="00114C77">
          <w:delText>personnalisée</w:delText>
        </w:r>
      </w:del>
      <w:ins w:id="1081" w:author="Francisco Garcia" w:date="2014-05-26T10:12:00Z">
        <w:r w:rsidR="00114C77" w:rsidRPr="003245B3">
          <w:rPr>
            <w:lang w:val="fr-FR"/>
          </w:rPr>
          <w:t>personnalis</w:t>
        </w:r>
        <w:r w:rsidR="00793FDE">
          <w:rPr>
            <w:lang w:val="fr-FR"/>
          </w:rPr>
          <w:t>er</w:t>
        </w:r>
      </w:ins>
      <w:r w:rsidR="00114C77" w:rsidRPr="003245B3">
        <w:rPr>
          <w:lang w:val="fr-FR"/>
        </w:rPr>
        <w:t xml:space="preserve"> les informations </w:t>
      </w:r>
      <w:del w:id="1082" w:author="Francisco Garcia" w:date="2014-05-26T10:12:00Z">
        <w:r w:rsidR="00114C77">
          <w:delText>retournée</w:delText>
        </w:r>
      </w:del>
      <w:ins w:id="1083" w:author="Francisco Garcia" w:date="2014-05-26T10:12:00Z">
        <w:r w:rsidR="00114C77" w:rsidRPr="003245B3">
          <w:rPr>
            <w:lang w:val="fr-FR"/>
          </w:rPr>
          <w:t>retournée</w:t>
        </w:r>
        <w:r w:rsidR="00793FDE">
          <w:rPr>
            <w:lang w:val="fr-FR"/>
          </w:rPr>
          <w:t>s</w:t>
        </w:r>
      </w:ins>
      <w:r w:rsidR="00114C77" w:rsidRPr="003245B3">
        <w:rPr>
          <w:lang w:val="fr-FR"/>
        </w:rPr>
        <w:t xml:space="preserve"> par classe quand un composant utilise sa méthode </w:t>
      </w:r>
      <w:ins w:id="1084" w:author="Francisco Garcia" w:date="2014-05-26T10:12:00Z">
        <w:r w:rsidR="00793FDE">
          <w:rPr>
            <w:lang w:val="fr-FR"/>
          </w:rPr>
          <w:t>« </w:t>
        </w:r>
      </w:ins>
      <w:r w:rsidR="00114C77" w:rsidRPr="003245B3">
        <w:rPr>
          <w:lang w:val="fr-FR"/>
        </w:rPr>
        <w:t>ToString</w:t>
      </w:r>
      <w:del w:id="1085" w:author="Francisco Garcia" w:date="2014-05-26T10:12:00Z">
        <w:r w:rsidR="00114C77">
          <w:delText>.</w:delText>
        </w:r>
      </w:del>
      <w:ins w:id="1086" w:author="Francisco Garcia" w:date="2014-05-26T10:12:00Z">
        <w:r w:rsidR="00793FDE">
          <w:rPr>
            <w:lang w:val="fr-FR"/>
          </w:rPr>
          <w:t> »</w:t>
        </w:r>
        <w:r w:rsidR="00114C77" w:rsidRPr="003245B3">
          <w:rPr>
            <w:lang w:val="fr-FR"/>
          </w:rPr>
          <w:t>.</w:t>
        </w:r>
      </w:ins>
    </w:p>
    <w:p w14:paraId="1AAD044E" w14:textId="50B4DA82" w:rsidR="00ED645D" w:rsidRPr="003245B3" w:rsidRDefault="00ED645D" w:rsidP="00B96323">
      <w:pPr>
        <w:rPr>
          <w:lang w:val="fr-FR"/>
        </w:rPr>
      </w:pPr>
      <w:r w:rsidRPr="003245B3">
        <w:rPr>
          <w:lang w:val="fr-FR"/>
        </w:rPr>
        <w:t xml:space="preserve">Le fait d’utiliser directement des objets dans les ListBox ou ComboBox permet de garder un pointeur sur les objets </w:t>
      </w:r>
      <w:del w:id="1087" w:author="Francisco Garcia" w:date="2014-05-26T10:12:00Z">
        <w:r>
          <w:delText>présent</w:delText>
        </w:r>
      </w:del>
      <w:ins w:id="1088" w:author="Francisco Garcia" w:date="2014-05-26T10:12:00Z">
        <w:r w:rsidRPr="003245B3">
          <w:rPr>
            <w:lang w:val="fr-FR"/>
          </w:rPr>
          <w:t>présent</w:t>
        </w:r>
        <w:r w:rsidR="00793FDE">
          <w:rPr>
            <w:lang w:val="fr-FR"/>
          </w:rPr>
          <w:t>s</w:t>
        </w:r>
      </w:ins>
      <w:r w:rsidRPr="003245B3">
        <w:rPr>
          <w:lang w:val="fr-FR"/>
        </w:rPr>
        <w:t xml:space="preserve"> dans le </w:t>
      </w:r>
      <w:ins w:id="1089" w:author="Francisco Garcia" w:date="2014-05-26T10:12:00Z">
        <w:r w:rsidR="00793FDE">
          <w:rPr>
            <w:lang w:val="fr-FR"/>
          </w:rPr>
          <w:t>« </w:t>
        </w:r>
      </w:ins>
      <w:r w:rsidRPr="003245B3">
        <w:rPr>
          <w:lang w:val="fr-FR"/>
        </w:rPr>
        <w:t>modèle</w:t>
      </w:r>
      <w:del w:id="1090" w:author="Francisco Garcia" w:date="2014-05-26T10:12:00Z">
        <w:r>
          <w:delText>.</w:delText>
        </w:r>
      </w:del>
      <w:ins w:id="1091" w:author="Francisco Garcia" w:date="2014-05-26T10:12:00Z">
        <w:r w:rsidR="00793FDE">
          <w:rPr>
            <w:lang w:val="fr-FR"/>
          </w:rPr>
          <w:t> »</w:t>
        </w:r>
        <w:r w:rsidRPr="003245B3">
          <w:rPr>
            <w:lang w:val="fr-FR"/>
          </w:rPr>
          <w:t>.</w:t>
        </w:r>
      </w:ins>
      <w:r w:rsidRPr="003245B3">
        <w:rPr>
          <w:lang w:val="fr-FR"/>
        </w:rPr>
        <w:t xml:space="preserve"> Cela permet de manipuler un objet et ses </w:t>
      </w:r>
      <w:del w:id="1092" w:author="Francisco Garcia" w:date="2014-05-26T10:12:00Z">
        <w:r>
          <w:delText>modification</w:delText>
        </w:r>
      </w:del>
      <w:ins w:id="1093" w:author="Francisco Garcia" w:date="2014-05-26T10:12:00Z">
        <w:r w:rsidRPr="003245B3">
          <w:rPr>
            <w:lang w:val="fr-FR"/>
          </w:rPr>
          <w:t>modification</w:t>
        </w:r>
        <w:r w:rsidR="00793FDE">
          <w:rPr>
            <w:lang w:val="fr-FR"/>
          </w:rPr>
          <w:t>s</w:t>
        </w:r>
      </w:ins>
      <w:r w:rsidRPr="003245B3">
        <w:rPr>
          <w:lang w:val="fr-FR"/>
        </w:rPr>
        <w:t xml:space="preserve"> seront répercutées partout où il est utilisé.</w:t>
      </w:r>
    </w:p>
    <w:p w14:paraId="7A8AF209" w14:textId="452F9AB2" w:rsidR="00217950" w:rsidRPr="003245B3" w:rsidRDefault="00217950" w:rsidP="00B96323">
      <w:pPr>
        <w:rPr>
          <w:lang w:val="fr-FR"/>
        </w:rPr>
      </w:pPr>
      <w:r w:rsidRPr="003245B3">
        <w:rPr>
          <w:lang w:val="fr-FR"/>
        </w:rPr>
        <w:t>L</w:t>
      </w:r>
      <w:r w:rsidR="00ED645D" w:rsidRPr="003245B3">
        <w:rPr>
          <w:lang w:val="fr-FR"/>
        </w:rPr>
        <w:t>e</w:t>
      </w:r>
      <w:r w:rsidRPr="003245B3">
        <w:rPr>
          <w:lang w:val="fr-FR"/>
        </w:rPr>
        <w:t xml:space="preserve"> calendrier est un composant spécial et il est aussi mis à jour lors de l’UpdateView. Pour plus d’information sur son fonctionnement, rendez-</w:t>
      </w:r>
      <w:commentRangeStart w:id="1094"/>
      <w:r w:rsidRPr="003245B3">
        <w:rPr>
          <w:lang w:val="fr-FR"/>
        </w:rPr>
        <w:t xml:space="preserve">vous </w:t>
      </w:r>
      <w:hyperlink w:anchor="_Grille_horaire" w:history="1">
        <w:r w:rsidRPr="003245B3">
          <w:rPr>
            <w:rStyle w:val="Lienhypertexte"/>
            <w:lang w:val="fr-FR"/>
          </w:rPr>
          <w:t>au chapitre le concernant</w:t>
        </w:r>
      </w:hyperlink>
      <w:commentRangeEnd w:id="1094"/>
      <w:del w:id="1095" w:author="Francisco Garcia" w:date="2014-05-26T10:12:00Z">
        <w:r>
          <w:delText>.</w:delText>
        </w:r>
      </w:del>
      <w:ins w:id="1096" w:author="Francisco Garcia" w:date="2014-05-26T10:12:00Z">
        <w:r w:rsidR="00793FDE">
          <w:rPr>
            <w:rStyle w:val="Marquedecommentaire"/>
          </w:rPr>
          <w:commentReference w:id="1094"/>
        </w:r>
        <w:r w:rsidRPr="003245B3">
          <w:rPr>
            <w:lang w:val="fr-FR"/>
          </w:rPr>
          <w:t>.</w:t>
        </w:r>
      </w:ins>
    </w:p>
    <w:p w14:paraId="3F742AF8" w14:textId="77777777" w:rsidR="00693DD5" w:rsidRPr="003245B3" w:rsidRDefault="00693DD5" w:rsidP="00B50524">
      <w:pPr>
        <w:pStyle w:val="Titre3"/>
        <w:rPr>
          <w:lang w:val="fr-FR"/>
        </w:rPr>
      </w:pPr>
      <w:bookmarkStart w:id="1097" w:name="_Toc262710610"/>
      <w:bookmarkStart w:id="1098" w:name="_Toc387323415"/>
      <w:r w:rsidRPr="003245B3">
        <w:rPr>
          <w:lang w:val="fr-FR"/>
        </w:rPr>
        <w:t>Duplication</w:t>
      </w:r>
      <w:bookmarkEnd w:id="1097"/>
      <w:bookmarkEnd w:id="1098"/>
      <w:r w:rsidRPr="003245B3">
        <w:rPr>
          <w:lang w:val="fr-FR"/>
        </w:rPr>
        <w:t xml:space="preserve"> </w:t>
      </w:r>
    </w:p>
    <w:p w14:paraId="66A154EB" w14:textId="77777777" w:rsidR="00404A2D" w:rsidRPr="003245B3" w:rsidRDefault="006229FC" w:rsidP="00170508">
      <w:pPr>
        <w:rPr>
          <w:lang w:val="fr-FR"/>
        </w:rPr>
      </w:pPr>
      <w:r w:rsidRPr="003245B3">
        <w:rPr>
          <w:lang w:val="fr-FR"/>
        </w:rPr>
        <w:t>La duplication s’effectue en plusieurs étapes :</w:t>
      </w:r>
    </w:p>
    <w:p w14:paraId="564399A1" w14:textId="77777777" w:rsidR="006229FC" w:rsidRPr="003245B3" w:rsidRDefault="006229FC" w:rsidP="006229FC">
      <w:pPr>
        <w:pStyle w:val="Paragraphedeliste"/>
        <w:numPr>
          <w:ilvl w:val="0"/>
          <w:numId w:val="38"/>
        </w:numPr>
        <w:rPr>
          <w:lang w:val="fr-FR"/>
        </w:rPr>
      </w:pPr>
      <w:r w:rsidRPr="003245B3">
        <w:rPr>
          <w:lang w:val="fr-FR"/>
        </w:rPr>
        <w:t>Création du nom de la webradio « clone » : « Copy of »</w:t>
      </w:r>
      <w:r w:rsidR="005F052D" w:rsidRPr="003245B3">
        <w:rPr>
          <w:lang w:val="fr-FR"/>
        </w:rPr>
        <w:t xml:space="preserve"> + nom de la </w:t>
      </w:r>
      <w:r w:rsidRPr="003245B3">
        <w:rPr>
          <w:lang w:val="fr-FR"/>
        </w:rPr>
        <w:t>webradio</w:t>
      </w:r>
      <w:r w:rsidR="005F052D" w:rsidRPr="003245B3">
        <w:rPr>
          <w:lang w:val="fr-FR"/>
        </w:rPr>
        <w:t xml:space="preserve"> qui est clonée</w:t>
      </w:r>
      <w:r w:rsidRPr="003245B3">
        <w:rPr>
          <w:lang w:val="fr-FR"/>
        </w:rPr>
        <w:t>.</w:t>
      </w:r>
    </w:p>
    <w:p w14:paraId="7A69A2A8" w14:textId="77777777" w:rsidR="006229FC" w:rsidRPr="003245B3" w:rsidRDefault="006229FC" w:rsidP="006229FC">
      <w:pPr>
        <w:pStyle w:val="Paragraphedeliste"/>
        <w:numPr>
          <w:ilvl w:val="0"/>
          <w:numId w:val="38"/>
        </w:numPr>
        <w:rPr>
          <w:lang w:val="fr-FR"/>
        </w:rPr>
      </w:pPr>
      <w:r w:rsidRPr="003245B3">
        <w:rPr>
          <w:lang w:val="fr-FR"/>
        </w:rPr>
        <w:t xml:space="preserve">Utilisation de la méthode du </w:t>
      </w:r>
      <w:ins w:id="1099" w:author="Francisco Garcia" w:date="2014-05-26T10:12:00Z">
        <w:r w:rsidR="00793FDE">
          <w:rPr>
            <w:lang w:val="fr-FR"/>
          </w:rPr>
          <w:t>« </w:t>
        </w:r>
      </w:ins>
      <w:r w:rsidRPr="003245B3">
        <w:rPr>
          <w:lang w:val="fr-FR"/>
        </w:rPr>
        <w:t>modèle</w:t>
      </w:r>
      <w:ins w:id="1100" w:author="Francisco Garcia" w:date="2014-05-26T10:12:00Z">
        <w:r w:rsidR="00793FDE">
          <w:rPr>
            <w:lang w:val="fr-FR"/>
          </w:rPr>
          <w:t> »</w:t>
        </w:r>
      </w:ins>
      <w:r w:rsidRPr="003245B3">
        <w:rPr>
          <w:lang w:val="fr-FR"/>
        </w:rPr>
        <w:t xml:space="preserve"> nommée « </w:t>
      </w:r>
      <w:hyperlink w:anchor="_Création" w:history="1">
        <w:r w:rsidRPr="003245B3">
          <w:rPr>
            <w:rStyle w:val="Lienhypertexte"/>
            <w:lang w:val="fr-FR"/>
          </w:rPr>
          <w:t>CreateWebradio </w:t>
        </w:r>
      </w:hyperlink>
      <w:r w:rsidRPr="003245B3">
        <w:rPr>
          <w:lang w:val="fr-FR"/>
        </w:rPr>
        <w:t xml:space="preserve">» puis récupération de la nouvelle webradio fraichement ajoutée au </w:t>
      </w:r>
      <w:ins w:id="1101" w:author="Francisco Garcia" w:date="2014-05-26T10:12:00Z">
        <w:r w:rsidR="00793FDE">
          <w:rPr>
            <w:lang w:val="fr-FR"/>
          </w:rPr>
          <w:t>« </w:t>
        </w:r>
      </w:ins>
      <w:r w:rsidRPr="003245B3">
        <w:rPr>
          <w:lang w:val="fr-FR"/>
        </w:rPr>
        <w:t>modèle</w:t>
      </w:r>
      <w:ins w:id="1102" w:author="Francisco Garcia" w:date="2014-05-26T10:12:00Z">
        <w:r w:rsidR="00793FDE">
          <w:rPr>
            <w:lang w:val="fr-FR"/>
          </w:rPr>
          <w:t> »</w:t>
        </w:r>
      </w:ins>
      <w:r w:rsidRPr="003245B3">
        <w:rPr>
          <w:lang w:val="fr-FR"/>
        </w:rPr>
        <w:t xml:space="preserve"> avec la méthode « GetWebradioByName ».</w:t>
      </w:r>
    </w:p>
    <w:p w14:paraId="4191F9D2" w14:textId="4E4E86F7" w:rsidR="006229FC" w:rsidRPr="003245B3" w:rsidRDefault="006229FC" w:rsidP="006229FC">
      <w:pPr>
        <w:pStyle w:val="Paragraphedeliste"/>
        <w:numPr>
          <w:ilvl w:val="0"/>
          <w:numId w:val="38"/>
        </w:numPr>
        <w:rPr>
          <w:lang w:val="fr-FR"/>
        </w:rPr>
      </w:pPr>
      <w:r w:rsidRPr="003245B3">
        <w:rPr>
          <w:lang w:val="fr-FR"/>
        </w:rPr>
        <w:t>Copie des informations</w:t>
      </w:r>
      <w:r w:rsidR="005F052D" w:rsidRPr="003245B3">
        <w:rPr>
          <w:lang w:val="fr-FR"/>
        </w:rPr>
        <w:t xml:space="preserve"> (configuration)</w:t>
      </w:r>
      <w:r w:rsidRPr="003245B3">
        <w:rPr>
          <w:lang w:val="fr-FR"/>
        </w:rPr>
        <w:t xml:space="preserve"> des différents éléments (serveur, playlists, calendrier et transcoder) de </w:t>
      </w:r>
      <w:r w:rsidR="005F052D" w:rsidRPr="003245B3">
        <w:rPr>
          <w:lang w:val="fr-FR"/>
        </w:rPr>
        <w:t>la</w:t>
      </w:r>
      <w:r w:rsidRPr="003245B3">
        <w:rPr>
          <w:lang w:val="fr-FR"/>
        </w:rPr>
        <w:t xml:space="preserve"> webradio</w:t>
      </w:r>
      <w:r w:rsidR="005F052D" w:rsidRPr="003245B3">
        <w:rPr>
          <w:lang w:val="fr-FR"/>
        </w:rPr>
        <w:t xml:space="preserve"> clonée</w:t>
      </w:r>
      <w:r w:rsidRPr="003245B3">
        <w:rPr>
          <w:lang w:val="fr-FR"/>
        </w:rPr>
        <w:t>, vers la webradio « clone ».</w:t>
      </w:r>
      <w:r w:rsidR="005F052D" w:rsidRPr="003245B3">
        <w:rPr>
          <w:lang w:val="fr-FR"/>
        </w:rPr>
        <w:t xml:space="preserve"> Cette copie s’effectue en fait en utilisant les différentes méthodes de création d’élément déjà présentes dans le </w:t>
      </w:r>
      <w:ins w:id="1103" w:author="Francisco Garcia" w:date="2014-05-26T10:12:00Z">
        <w:r w:rsidR="00793FDE">
          <w:rPr>
            <w:lang w:val="fr-FR"/>
          </w:rPr>
          <w:t>« </w:t>
        </w:r>
      </w:ins>
      <w:r w:rsidR="005F052D" w:rsidRPr="003245B3">
        <w:rPr>
          <w:lang w:val="fr-FR"/>
        </w:rPr>
        <w:t>modèle</w:t>
      </w:r>
      <w:del w:id="1104" w:author="Francisco Garcia" w:date="2014-05-26T10:12:00Z">
        <w:r w:rsidR="005F052D">
          <w:delText>.</w:delText>
        </w:r>
      </w:del>
      <w:ins w:id="1105" w:author="Francisco Garcia" w:date="2014-05-26T10:12:00Z">
        <w:r w:rsidR="00793FDE">
          <w:rPr>
            <w:lang w:val="fr-FR"/>
          </w:rPr>
          <w:t> »</w:t>
        </w:r>
        <w:r w:rsidR="005F052D" w:rsidRPr="003245B3">
          <w:rPr>
            <w:lang w:val="fr-FR"/>
          </w:rPr>
          <w:t>.</w:t>
        </w:r>
      </w:ins>
    </w:p>
    <w:p w14:paraId="1829D19F" w14:textId="77777777" w:rsidR="008D5AC9" w:rsidRPr="003245B3" w:rsidRDefault="008D5AC9" w:rsidP="006229FC">
      <w:pPr>
        <w:pStyle w:val="Paragraphedeliste"/>
        <w:numPr>
          <w:ilvl w:val="0"/>
          <w:numId w:val="38"/>
        </w:numPr>
        <w:rPr>
          <w:lang w:val="fr-FR"/>
        </w:rPr>
      </w:pPr>
      <w:r w:rsidRPr="003245B3">
        <w:rPr>
          <w:lang w:val="fr-FR"/>
        </w:rPr>
        <w:t>UpdateObservers quand l’objet « clone » est à jour</w:t>
      </w:r>
      <w:r w:rsidR="005F052D" w:rsidRPr="003245B3">
        <w:rPr>
          <w:lang w:val="fr-FR"/>
        </w:rPr>
        <w:t>.</w:t>
      </w:r>
    </w:p>
    <w:p w14:paraId="175B7C8F" w14:textId="359C8594" w:rsidR="005F052D" w:rsidRPr="003245B3" w:rsidRDefault="005F052D" w:rsidP="00170508">
      <w:pPr>
        <w:rPr>
          <w:lang w:val="fr-FR"/>
        </w:rPr>
      </w:pPr>
      <w:r w:rsidRPr="003245B3">
        <w:rPr>
          <w:lang w:val="fr-FR"/>
        </w:rPr>
        <w:t xml:space="preserve">Plus de </w:t>
      </w:r>
      <w:del w:id="1106" w:author="Francisco Garcia" w:date="2014-05-26T10:12:00Z">
        <w:r>
          <w:delText>précision</w:delText>
        </w:r>
      </w:del>
      <w:ins w:id="1107" w:author="Francisco Garcia" w:date="2014-05-26T10:12:00Z">
        <w:r w:rsidRPr="003245B3">
          <w:rPr>
            <w:lang w:val="fr-FR"/>
          </w:rPr>
          <w:t>précision</w:t>
        </w:r>
        <w:r w:rsidR="00793FDE">
          <w:rPr>
            <w:lang w:val="fr-FR"/>
          </w:rPr>
          <w:t>s</w:t>
        </w:r>
      </w:ins>
      <w:r w:rsidRPr="003245B3">
        <w:rPr>
          <w:lang w:val="fr-FR"/>
        </w:rPr>
        <w:t xml:space="preserve"> concernant la copie des informations. Exemple avec les transcoders :</w:t>
      </w:r>
    </w:p>
    <w:p w14:paraId="2BC62B7A" w14:textId="77777777" w:rsidR="005F052D" w:rsidRPr="003245B3"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108"/>
      <w:proofErr w:type="gramStart"/>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2B91AF"/>
          <w:sz w:val="19"/>
          <w:szCs w:val="19"/>
          <w:highlight w:val="white"/>
          <w:lang w:val="fr-FR"/>
        </w:rPr>
        <w:t>WebradioTranscoder</w:t>
      </w:r>
      <w:r w:rsidRPr="003245B3">
        <w:rPr>
          <w:rFonts w:ascii="Consolas" w:hAnsi="Consolas" w:cs="Consolas"/>
          <w:color w:val="000000"/>
          <w:sz w:val="19"/>
          <w:szCs w:val="19"/>
          <w:highlight w:val="white"/>
          <w:lang w:val="fr-FR"/>
        </w:rPr>
        <w:t xml:space="preserve"> transcoder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webradio.Transcoders)</w:t>
      </w:r>
    </w:p>
    <w:p w14:paraId="6C7EC3A1" w14:textId="77777777" w:rsidR="005F052D" w:rsidRPr="003245B3"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5623EF4C" w14:textId="77777777" w:rsidR="005F052D" w:rsidRPr="003245B3"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.CreateTranscoder(</w:t>
      </w:r>
      <w:proofErr w:type="gramEnd"/>
      <w:r w:rsidRPr="003245B3">
        <w:rPr>
          <w:rFonts w:ascii="Consolas" w:hAnsi="Consolas" w:cs="Consolas"/>
          <w:color w:val="000000"/>
          <w:sz w:val="19"/>
          <w:szCs w:val="19"/>
          <w:highlight w:val="white"/>
          <w:lang w:val="fr-FR"/>
        </w:rPr>
        <w:t>transcoder.Name, transcoder.StreamType, transcoder.SampleRate, transcoder.Birate, transcoder.Url, transcoder.Ip, transcoder.Port, transcoder.AdminPort, transcoder.Password, newWebradio.Id);</w:t>
      </w:r>
    </w:p>
    <w:p w14:paraId="3BA02188" w14:textId="77777777" w:rsidR="005F052D" w:rsidRPr="003245B3" w:rsidRDefault="005F052D" w:rsidP="005F052D">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p>
    <w:commentRangeEnd w:id="1108"/>
    <w:p w14:paraId="09333FF7" w14:textId="06B5D542" w:rsidR="005F052D" w:rsidRPr="003245B3" w:rsidRDefault="0077665B" w:rsidP="00170508">
      <w:pPr>
        <w:rPr>
          <w:lang w:val="fr-FR"/>
        </w:rPr>
      </w:pPr>
      <w:r>
        <w:rPr>
          <w:rStyle w:val="Marquedecommentaire"/>
        </w:rPr>
        <w:commentReference w:id="1108"/>
      </w:r>
      <w:r w:rsidR="005F052D" w:rsidRPr="003245B3">
        <w:rPr>
          <w:lang w:val="fr-FR"/>
        </w:rPr>
        <w:t xml:space="preserve">Le foreach parcourt les transcoders de la webradio clonée et </w:t>
      </w:r>
      <w:del w:id="1109" w:author="Francisco Garcia" w:date="2014-05-26T10:12:00Z">
        <w:r w:rsidR="005F052D">
          <w:delText>appel</w:delText>
        </w:r>
      </w:del>
      <w:ins w:id="1110" w:author="Francisco Garcia" w:date="2014-05-26T10:12:00Z">
        <w:r w:rsidR="005F052D" w:rsidRPr="003245B3">
          <w:rPr>
            <w:lang w:val="fr-FR"/>
          </w:rPr>
          <w:t>appel</w:t>
        </w:r>
        <w:r w:rsidR="00793FDE">
          <w:rPr>
            <w:lang w:val="fr-FR"/>
          </w:rPr>
          <w:t>le</w:t>
        </w:r>
      </w:ins>
      <w:r w:rsidR="005F052D" w:rsidRPr="003245B3">
        <w:rPr>
          <w:lang w:val="fr-FR"/>
        </w:rPr>
        <w:t xml:space="preserve"> la méthode création de transcoder avec les paramètres du transcoder courant</w:t>
      </w:r>
      <w:ins w:id="1111" w:author="Francisco Garcia" w:date="2014-05-26T10:12:00Z">
        <w:r w:rsidR="00793FDE">
          <w:rPr>
            <w:lang w:val="fr-FR"/>
          </w:rPr>
          <w:t>,</w:t>
        </w:r>
      </w:ins>
      <w:r w:rsidR="005F052D" w:rsidRPr="003245B3">
        <w:rPr>
          <w:lang w:val="fr-FR"/>
        </w:rPr>
        <w:t xml:space="preserve"> mais utilise </w:t>
      </w:r>
      <w:del w:id="1112" w:author="Francisco Garcia" w:date="2014-05-26T10:12:00Z">
        <w:r w:rsidR="005F052D">
          <w:delText>d’identifiant</w:delText>
        </w:r>
      </w:del>
      <w:ins w:id="1113" w:author="Francisco Garcia" w:date="2014-05-26T10:12:00Z">
        <w:r w:rsidR="00793FDE">
          <w:rPr>
            <w:lang w:val="fr-FR"/>
          </w:rPr>
          <w:t>l</w:t>
        </w:r>
        <w:r w:rsidR="005F052D" w:rsidRPr="003245B3">
          <w:rPr>
            <w:lang w:val="fr-FR"/>
          </w:rPr>
          <w:t>’identifiant</w:t>
        </w:r>
      </w:ins>
      <w:r w:rsidR="005F052D" w:rsidRPr="003245B3">
        <w:rPr>
          <w:lang w:val="fr-FR"/>
        </w:rPr>
        <w:t xml:space="preserve"> de la nouvelle webradio. De ce fait, le nouveau transcoder sera créé pour la nouvelle webradio</w:t>
      </w:r>
      <w:ins w:id="1114" w:author="Francisco Garcia" w:date="2014-05-26T10:12:00Z">
        <w:r w:rsidR="00793FDE">
          <w:rPr>
            <w:lang w:val="fr-FR"/>
          </w:rPr>
          <w:t>,</w:t>
        </w:r>
      </w:ins>
      <w:r w:rsidR="005F052D" w:rsidRPr="003245B3">
        <w:rPr>
          <w:lang w:val="fr-FR"/>
        </w:rPr>
        <w:t xml:space="preserve"> mais avec les paramètres de la webradio clonée.</w:t>
      </w:r>
    </w:p>
    <w:p w14:paraId="0E29AD3E" w14:textId="77777777" w:rsidR="009735C1" w:rsidRPr="003245B3" w:rsidRDefault="005329DA" w:rsidP="00170508">
      <w:pPr>
        <w:rPr>
          <w:lang w:val="fr-FR"/>
        </w:rPr>
      </w:pPr>
      <w:r w:rsidRPr="003245B3">
        <w:rPr>
          <w:lang w:val="fr-FR"/>
        </w:rPr>
        <w:t>Concernant les playlists, par exemple, il y a une instance d’objet qui s’ajoute. La méthode « CreatePlaylist » utilise un paramètre avec le mot clé « out » (</w:t>
      </w:r>
      <w:hyperlink r:id="rId56" w:history="1">
        <w:r w:rsidRPr="003245B3">
          <w:rPr>
            <w:rStyle w:val="Lienhypertexte"/>
            <w:lang w:val="fr-FR"/>
          </w:rPr>
          <w:t>http://msdn.microsoft.com/fr-</w:t>
        </w:r>
        <w:r w:rsidRPr="003245B3">
          <w:rPr>
            <w:rStyle w:val="Lienhypertexte"/>
            <w:lang w:val="fr-FR"/>
          </w:rPr>
          <w:lastRenderedPageBreak/>
          <w:t>fr/library/ee332485.aspx</w:t>
        </w:r>
      </w:hyperlink>
      <w:r w:rsidRPr="003245B3">
        <w:rPr>
          <w:lang w:val="fr-FR"/>
        </w:rPr>
        <w:t>). Cela permet, comme un pointeur, de modifier la valeur de la variable qui a été donnée en paramètre. Ce paramètre est de type Playlist. C’est-à-dire que l’objet de type Playlist donné en paramètre à la fonction sera rempli par la Playlist cré</w:t>
      </w:r>
      <w:r w:rsidR="0089341B" w:rsidRPr="003245B3">
        <w:rPr>
          <w:lang w:val="fr-FR"/>
        </w:rPr>
        <w:t>é</w:t>
      </w:r>
      <w:r w:rsidRPr="003245B3">
        <w:rPr>
          <w:lang w:val="fr-FR"/>
        </w:rPr>
        <w:t xml:space="preserve">e dans </w:t>
      </w:r>
      <w:r w:rsidR="0089341B" w:rsidRPr="003245B3">
        <w:rPr>
          <w:lang w:val="fr-FR"/>
        </w:rPr>
        <w:t>« CreatePlaylist »</w:t>
      </w:r>
      <w:r w:rsidR="009735C1" w:rsidRPr="003245B3">
        <w:rPr>
          <w:lang w:val="fr-FR"/>
        </w:rPr>
        <w:t> :</w:t>
      </w:r>
    </w:p>
    <w:p w14:paraId="6FE7D413" w14:textId="77777777" w:rsidR="009735C1" w:rsidRPr="003245B3"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115"/>
      <w:r w:rsidRPr="003245B3">
        <w:rPr>
          <w:rFonts w:ascii="Consolas" w:hAnsi="Consolas" w:cs="Consolas"/>
          <w:color w:val="2B91AF"/>
          <w:sz w:val="19"/>
          <w:szCs w:val="19"/>
          <w:highlight w:val="white"/>
          <w:lang w:val="fr-FR"/>
        </w:rPr>
        <w:t>Playlist</w:t>
      </w:r>
      <w:r w:rsidRPr="003245B3">
        <w:rPr>
          <w:rFonts w:ascii="Consolas" w:hAnsi="Consolas" w:cs="Consolas"/>
          <w:color w:val="000000"/>
          <w:sz w:val="19"/>
          <w:szCs w:val="19"/>
          <w:highlight w:val="white"/>
          <w:lang w:val="fr-FR"/>
        </w:rPr>
        <w:t xml:space="preserve"> newPlaylist;</w:t>
      </w:r>
    </w:p>
    <w:p w14:paraId="2BBFD1B8" w14:textId="77777777" w:rsidR="009735C1" w:rsidRPr="003245B3"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 xml:space="preserve">.CreatePlaylist(playlist.Name,newWebradio.Name,newWebradio.Id,playlist.Type, </w:t>
      </w:r>
      <w:r w:rsidRPr="003245B3">
        <w:rPr>
          <w:rFonts w:ascii="Consolas" w:hAnsi="Consolas" w:cs="Consolas"/>
          <w:color w:val="0000FF"/>
          <w:sz w:val="19"/>
          <w:szCs w:val="19"/>
          <w:highlight w:val="white"/>
          <w:lang w:val="fr-FR"/>
        </w:rPr>
        <w:t>out</w:t>
      </w:r>
      <w:r w:rsidRPr="003245B3">
        <w:rPr>
          <w:rFonts w:ascii="Consolas" w:hAnsi="Consolas" w:cs="Consolas"/>
          <w:color w:val="000000"/>
          <w:sz w:val="19"/>
          <w:szCs w:val="19"/>
          <w:highlight w:val="white"/>
          <w:lang w:val="fr-FR"/>
        </w:rPr>
        <w:t xml:space="preserve"> newPlaylist))</w:t>
      </w:r>
    </w:p>
    <w:p w14:paraId="78DD3A36" w14:textId="77777777" w:rsidR="009735C1" w:rsidRPr="003245B3"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5A0F1690" w14:textId="77777777" w:rsidR="009735C1" w:rsidRPr="003245B3"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newPlaylist.AudioFileList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List</w:t>
      </w:r>
      <w:r w:rsidRPr="003245B3">
        <w:rPr>
          <w:rFonts w:ascii="Consolas" w:hAnsi="Consolas" w:cs="Consolas"/>
          <w:color w:val="000000"/>
          <w:sz w:val="19"/>
          <w:szCs w:val="19"/>
          <w:highlight w:val="white"/>
          <w:lang w:val="fr-FR"/>
        </w:rPr>
        <w:t>&lt;</w:t>
      </w:r>
      <w:r w:rsidRPr="003245B3">
        <w:rPr>
          <w:rFonts w:ascii="Consolas" w:hAnsi="Consolas" w:cs="Consolas"/>
          <w:color w:val="0000FF"/>
          <w:sz w:val="19"/>
          <w:szCs w:val="19"/>
          <w:highlight w:val="white"/>
          <w:lang w:val="fr-FR"/>
        </w:rPr>
        <w:t>string</w:t>
      </w:r>
      <w:proofErr w:type="gramStart"/>
      <w:r w:rsidRPr="003245B3">
        <w:rPr>
          <w:rFonts w:ascii="Consolas" w:hAnsi="Consolas" w:cs="Consolas"/>
          <w:color w:val="000000"/>
          <w:sz w:val="19"/>
          <w:szCs w:val="19"/>
          <w:highlight w:val="white"/>
          <w:lang w:val="fr-FR"/>
        </w:rPr>
        <w:t>&gt;(</w:t>
      </w:r>
      <w:proofErr w:type="gramEnd"/>
      <w:r w:rsidRPr="003245B3">
        <w:rPr>
          <w:rFonts w:ascii="Consolas" w:hAnsi="Consolas" w:cs="Consolas"/>
          <w:color w:val="000000"/>
          <w:sz w:val="19"/>
          <w:szCs w:val="19"/>
          <w:highlight w:val="white"/>
          <w:lang w:val="fr-FR"/>
        </w:rPr>
        <w:t>playlist.AudioFileList);</w:t>
      </w:r>
    </w:p>
    <w:p w14:paraId="0FE1705A" w14:textId="77777777" w:rsidR="005329DA" w:rsidRPr="003245B3" w:rsidRDefault="009735C1" w:rsidP="009735C1">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r w:rsidR="005329DA" w:rsidRPr="003245B3">
        <w:rPr>
          <w:lang w:val="fr-FR"/>
        </w:rPr>
        <w:t xml:space="preserve"> </w:t>
      </w:r>
    </w:p>
    <w:p w14:paraId="569FDE99" w14:textId="77777777" w:rsidR="00293B40" w:rsidRPr="003245B3" w:rsidRDefault="0077665B" w:rsidP="00293B40">
      <w:pPr>
        <w:pStyle w:val="Titre3"/>
        <w:rPr>
          <w:lang w:val="fr-FR"/>
        </w:rPr>
      </w:pPr>
      <w:bookmarkStart w:id="1116" w:name="_Toc262710611"/>
      <w:commentRangeEnd w:id="1115"/>
      <w:r>
        <w:rPr>
          <w:rStyle w:val="Marquedecommentaire"/>
          <w:rFonts w:asciiTheme="minorHAnsi" w:eastAsiaTheme="minorHAnsi" w:hAnsiTheme="minorHAnsi" w:cstheme="minorBidi"/>
          <w:b w:val="0"/>
          <w:bCs w:val="0"/>
          <w:color w:val="auto"/>
        </w:rPr>
        <w:commentReference w:id="1115"/>
      </w:r>
      <w:bookmarkStart w:id="1117" w:name="_Toc387323416"/>
      <w:r w:rsidR="00293B40" w:rsidRPr="003245B3">
        <w:rPr>
          <w:lang w:val="fr-FR"/>
        </w:rPr>
        <w:t>Suppression</w:t>
      </w:r>
      <w:bookmarkEnd w:id="1116"/>
      <w:bookmarkEnd w:id="1117"/>
    </w:p>
    <w:p w14:paraId="4E2B6C5F" w14:textId="08C2F53C" w:rsidR="00293B40" w:rsidRPr="003245B3" w:rsidRDefault="00227F75" w:rsidP="00293B40">
      <w:pPr>
        <w:rPr>
          <w:lang w:val="fr-FR"/>
        </w:rPr>
      </w:pPr>
      <w:r w:rsidRPr="003245B3">
        <w:rPr>
          <w:lang w:val="fr-FR"/>
        </w:rPr>
        <w:t>La suppression d’une webradio s’effectue via son identifiant. La méthode « </w:t>
      </w:r>
      <w:proofErr w:type="gramStart"/>
      <w:r w:rsidRPr="003245B3">
        <w:rPr>
          <w:lang w:val="fr-FR"/>
        </w:rPr>
        <w:t>DeleteWebradio(</w:t>
      </w:r>
      <w:proofErr w:type="gramEnd"/>
      <w:r w:rsidRPr="003245B3">
        <w:rPr>
          <w:lang w:val="fr-FR"/>
        </w:rPr>
        <w:t xml:space="preserve">) » du </w:t>
      </w:r>
      <w:ins w:id="1118" w:author="Francisco Garcia" w:date="2014-05-26T10:12:00Z">
        <w:r w:rsidR="00793FDE">
          <w:rPr>
            <w:lang w:val="fr-FR"/>
          </w:rPr>
          <w:t>« </w:t>
        </w:r>
      </w:ins>
      <w:r w:rsidRPr="003245B3">
        <w:rPr>
          <w:lang w:val="fr-FR"/>
        </w:rPr>
        <w:t>modèle</w:t>
      </w:r>
      <w:ins w:id="1119" w:author="Francisco Garcia" w:date="2014-05-26T10:12:00Z">
        <w:r w:rsidR="00793FDE">
          <w:rPr>
            <w:lang w:val="fr-FR"/>
          </w:rPr>
          <w:t> »</w:t>
        </w:r>
      </w:ins>
      <w:r w:rsidRPr="003245B3">
        <w:rPr>
          <w:lang w:val="fr-FR"/>
        </w:rPr>
        <w:t xml:space="preserve"> va en premier temps supprimer </w:t>
      </w:r>
      <w:del w:id="1120" w:author="Francisco Garcia" w:date="2014-05-26T10:12:00Z">
        <w:r>
          <w:delText>le</w:delText>
        </w:r>
      </w:del>
      <w:ins w:id="1121" w:author="Francisco Garcia" w:date="2014-05-26T10:12:00Z">
        <w:r w:rsidRPr="003245B3">
          <w:rPr>
            <w:lang w:val="fr-FR"/>
          </w:rPr>
          <w:t>l</w:t>
        </w:r>
        <w:r w:rsidR="00793FDE">
          <w:rPr>
            <w:lang w:val="fr-FR"/>
          </w:rPr>
          <w:t>a</w:t>
        </w:r>
      </w:ins>
      <w:r w:rsidRPr="003245B3">
        <w:rPr>
          <w:lang w:val="fr-FR"/>
        </w:rPr>
        <w:t xml:space="preserve"> webradio de la base de données, puis de sa liste (dictionnaire) de webradios.</w:t>
      </w:r>
      <w:r w:rsidR="004B6B0C" w:rsidRPr="003245B3">
        <w:rPr>
          <w:lang w:val="fr-FR"/>
        </w:rPr>
        <w:t xml:space="preserve"> La suppression dans la liste se fait via la méthode « Remove » proposée par les listes de type Dictionnary qui prend l’identifiant de la webradio</w:t>
      </w:r>
      <w:r w:rsidR="00247F67" w:rsidRPr="003245B3">
        <w:rPr>
          <w:lang w:val="fr-FR"/>
        </w:rPr>
        <w:t xml:space="preserve"> à supprimer</w:t>
      </w:r>
      <w:r w:rsidR="004B6B0C" w:rsidRPr="003245B3">
        <w:rPr>
          <w:lang w:val="fr-FR"/>
        </w:rPr>
        <w:t>.</w:t>
      </w:r>
    </w:p>
    <w:p w14:paraId="72E95BB7" w14:textId="77777777" w:rsidR="00C95AE8" w:rsidRPr="003245B3" w:rsidRDefault="00C95AE8" w:rsidP="007E72CB">
      <w:pPr>
        <w:pStyle w:val="Titre3"/>
        <w:rPr>
          <w:lang w:val="fr-FR"/>
        </w:rPr>
      </w:pPr>
      <w:bookmarkStart w:id="1122" w:name="_Génération_des_configurations"/>
      <w:bookmarkStart w:id="1123" w:name="_Toc262710612"/>
      <w:bookmarkStart w:id="1124" w:name="_Toc387323417"/>
      <w:bookmarkEnd w:id="1122"/>
      <w:r w:rsidRPr="003245B3">
        <w:rPr>
          <w:lang w:val="fr-FR"/>
        </w:rPr>
        <w:t>Changement de nom</w:t>
      </w:r>
      <w:bookmarkEnd w:id="1123"/>
    </w:p>
    <w:p w14:paraId="7D706833" w14:textId="77777777" w:rsidR="00A31DE7" w:rsidRPr="003245B3" w:rsidRDefault="00A31DE7" w:rsidP="00C95AE8">
      <w:pPr>
        <w:rPr>
          <w:lang w:val="fr-FR"/>
        </w:rPr>
      </w:pPr>
      <w:r w:rsidRPr="003245B3">
        <w:rPr>
          <w:lang w:val="fr-FR"/>
        </w:rPr>
        <w:t>Le schéma de traitement principal est le suivant :</w:t>
      </w:r>
    </w:p>
    <w:p w14:paraId="5C5A5BF2" w14:textId="77777777" w:rsidR="00A31DE7" w:rsidRPr="003245B3" w:rsidRDefault="00A31DE7" w:rsidP="00C95AE8">
      <w:pPr>
        <w:rPr>
          <w:lang w:val="fr-FR"/>
        </w:rPr>
      </w:pPr>
      <w:commentRangeStart w:id="1125"/>
      <w:r w:rsidRPr="003245B3">
        <w:rPr>
          <w:noProof/>
          <w:lang w:eastAsia="fr-CH"/>
        </w:rPr>
        <w:drawing>
          <wp:inline distT="0" distB="0" distL="0" distR="0" wp14:anchorId="349C187B" wp14:editId="636401A5">
            <wp:extent cx="5760720" cy="44246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ommage.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commentRangeEnd w:id="1125"/>
      <w:r w:rsidR="00793FDE">
        <w:rPr>
          <w:rStyle w:val="Marquedecommentaire"/>
        </w:rPr>
        <w:commentReference w:id="1125"/>
      </w:r>
    </w:p>
    <w:p w14:paraId="118630A7" w14:textId="7DE13D25" w:rsidR="00C0718D" w:rsidRPr="003245B3" w:rsidRDefault="00A31DE7" w:rsidP="00C95AE8">
      <w:pPr>
        <w:rPr>
          <w:lang w:val="fr-FR"/>
        </w:rPr>
      </w:pPr>
      <w:r w:rsidRPr="003245B3">
        <w:rPr>
          <w:lang w:val="fr-FR"/>
        </w:rPr>
        <w:t>Les filenames</w:t>
      </w:r>
      <w:r w:rsidR="007C2806" w:rsidRPr="003245B3">
        <w:rPr>
          <w:lang w:val="fr-FR"/>
        </w:rPr>
        <w:t xml:space="preserve"> (chemin vers les différents fichiers de configuration et de log des éléments d’une webradio)</w:t>
      </w:r>
      <w:r w:rsidRPr="003245B3">
        <w:rPr>
          <w:lang w:val="fr-FR"/>
        </w:rPr>
        <w:t xml:space="preserve"> sont </w:t>
      </w:r>
      <w:del w:id="1126" w:author="Francisco Garcia" w:date="2014-05-26T10:12:00Z">
        <w:r>
          <w:delText>mise</w:delText>
        </w:r>
      </w:del>
      <w:ins w:id="1127" w:author="Francisco Garcia" w:date="2014-05-26T10:12:00Z">
        <w:r w:rsidRPr="003245B3">
          <w:rPr>
            <w:lang w:val="fr-FR"/>
          </w:rPr>
          <w:t>mis</w:t>
        </w:r>
      </w:ins>
      <w:r w:rsidRPr="003245B3">
        <w:rPr>
          <w:lang w:val="fr-FR"/>
        </w:rPr>
        <w:t xml:space="preserve"> à jour car ils référencent des fichiers qui se </w:t>
      </w:r>
      <w:del w:id="1128" w:author="Francisco Garcia" w:date="2014-05-26T10:12:00Z">
        <w:r>
          <w:delText>situe</w:delText>
        </w:r>
      </w:del>
      <w:ins w:id="1129" w:author="Francisco Garcia" w:date="2014-05-26T10:12:00Z">
        <w:r w:rsidRPr="003245B3">
          <w:rPr>
            <w:lang w:val="fr-FR"/>
          </w:rPr>
          <w:t>situe</w:t>
        </w:r>
        <w:r w:rsidR="00793FDE">
          <w:rPr>
            <w:lang w:val="fr-FR"/>
          </w:rPr>
          <w:t>nt</w:t>
        </w:r>
      </w:ins>
      <w:r w:rsidRPr="003245B3">
        <w:rPr>
          <w:lang w:val="fr-FR"/>
        </w:rPr>
        <w:t xml:space="preserve"> dans un dossier qui porte le nom de la webradio. Ce dossier est renommé, les </w:t>
      </w:r>
      <w:del w:id="1130" w:author="Francisco Garcia" w:date="2014-05-26T10:12:00Z">
        <w:r>
          <w:delText>ancien</w:delText>
        </w:r>
      </w:del>
      <w:ins w:id="1131" w:author="Francisco Garcia" w:date="2014-05-26T10:12:00Z">
        <w:r w:rsidRPr="003245B3">
          <w:rPr>
            <w:lang w:val="fr-FR"/>
          </w:rPr>
          <w:t>ancien</w:t>
        </w:r>
        <w:r w:rsidR="00793FDE">
          <w:rPr>
            <w:lang w:val="fr-FR"/>
          </w:rPr>
          <w:t>s</w:t>
        </w:r>
      </w:ins>
      <w:r w:rsidRPr="003245B3">
        <w:rPr>
          <w:lang w:val="fr-FR"/>
        </w:rPr>
        <w:t xml:space="preserve"> filenames seront donc corrompus. La mise à jour se fait simplement avec un replace :</w:t>
      </w:r>
    </w:p>
    <w:p w14:paraId="6405330F" w14:textId="77777777" w:rsidR="00A31DE7" w:rsidRPr="003245B3" w:rsidRDefault="00A31DE7" w:rsidP="00A31DE7">
      <w:pPr>
        <w:pBdr>
          <w:top w:val="single" w:sz="4" w:space="1" w:color="auto"/>
          <w:left w:val="single" w:sz="4" w:space="4" w:color="auto"/>
          <w:bottom w:val="single" w:sz="4" w:space="1" w:color="auto"/>
          <w:right w:val="single" w:sz="4" w:space="4" w:color="auto"/>
        </w:pBdr>
        <w:rPr>
          <w:lang w:val="fr-FR"/>
        </w:rPr>
      </w:pPr>
      <w:commentRangeStart w:id="1132"/>
      <w:r w:rsidRPr="003245B3">
        <w:rPr>
          <w:rFonts w:ascii="Consolas" w:hAnsi="Consolas" w:cs="Consolas"/>
          <w:color w:val="000000"/>
          <w:sz w:val="19"/>
          <w:szCs w:val="19"/>
          <w:highlight w:val="white"/>
          <w:lang w:val="fr-FR"/>
        </w:rPr>
        <w:lastRenderedPageBreak/>
        <w:t xml:space="preserve">transcoder.ConfigFilename = </w:t>
      </w:r>
      <w:proofErr w:type="gramStart"/>
      <w:r w:rsidRPr="003245B3">
        <w:rPr>
          <w:rFonts w:ascii="Consolas" w:hAnsi="Consolas" w:cs="Consolas"/>
          <w:color w:val="000000"/>
          <w:sz w:val="19"/>
          <w:szCs w:val="19"/>
          <w:highlight w:val="white"/>
          <w:lang w:val="fr-FR"/>
        </w:rPr>
        <w:t>transcoder.ConfigFilename.Replace(</w:t>
      </w:r>
      <w:proofErr w:type="gramEnd"/>
      <w:r w:rsidRPr="003245B3">
        <w:rPr>
          <w:rFonts w:ascii="Consolas" w:hAnsi="Consolas" w:cs="Consolas"/>
          <w:color w:val="000000"/>
          <w:sz w:val="19"/>
          <w:szCs w:val="19"/>
          <w:highlight w:val="white"/>
          <w:lang w:val="fr-FR"/>
        </w:rPr>
        <w:t>oldName, newName);</w:t>
      </w:r>
      <w:commentRangeEnd w:id="1132"/>
      <w:r w:rsidR="00BE05BC">
        <w:rPr>
          <w:rStyle w:val="Marquedecommentaire"/>
        </w:rPr>
        <w:commentReference w:id="1132"/>
      </w:r>
    </w:p>
    <w:p w14:paraId="3684AFB9" w14:textId="77777777" w:rsidR="00337094" w:rsidRPr="003245B3" w:rsidRDefault="0070022F" w:rsidP="00337094">
      <w:pPr>
        <w:rPr>
          <w:lang w:val="fr-FR"/>
        </w:rPr>
      </w:pPr>
      <w:r w:rsidRPr="003245B3">
        <w:rPr>
          <w:lang w:val="fr-FR"/>
        </w:rPr>
        <w:t>Lors d’une modification de nom, tous les processus de la webradio sont arrêtés car renommé un dossier est impossible</w:t>
      </w:r>
      <w:ins w:id="1133" w:author="Francisco Garcia" w:date="2014-05-26T10:12:00Z">
        <w:r w:rsidR="00BE05BC">
          <w:rPr>
            <w:lang w:val="fr-FR"/>
          </w:rPr>
          <w:t>,</w:t>
        </w:r>
      </w:ins>
      <w:r w:rsidRPr="003245B3">
        <w:rPr>
          <w:lang w:val="fr-FR"/>
        </w:rPr>
        <w:t xml:space="preserve"> si les fichiers à l’intérieur sont utilisés.</w:t>
      </w:r>
    </w:p>
    <w:p w14:paraId="1B562DEB" w14:textId="77777777" w:rsidR="007E72CB" w:rsidRPr="003245B3" w:rsidRDefault="007E72CB" w:rsidP="007E72CB">
      <w:pPr>
        <w:pStyle w:val="Titre3"/>
        <w:rPr>
          <w:lang w:val="fr-FR"/>
        </w:rPr>
      </w:pPr>
      <w:bookmarkStart w:id="1134" w:name="_Toc262710613"/>
      <w:r w:rsidRPr="003245B3">
        <w:rPr>
          <w:lang w:val="fr-FR"/>
        </w:rPr>
        <w:t>Génération des configurations</w:t>
      </w:r>
      <w:bookmarkEnd w:id="1124"/>
      <w:bookmarkEnd w:id="1134"/>
    </w:p>
    <w:p w14:paraId="542C3E73" w14:textId="44F3A489" w:rsidR="007E72CB" w:rsidRPr="003245B3" w:rsidRDefault="00733B7C" w:rsidP="007E72CB">
      <w:pPr>
        <w:rPr>
          <w:lang w:val="fr-FR"/>
        </w:rPr>
      </w:pPr>
      <w:r w:rsidRPr="003245B3">
        <w:rPr>
          <w:lang w:val="fr-FR"/>
        </w:rPr>
        <w:t>La classe Webradio dispose d’une méthode « </w:t>
      </w:r>
      <w:proofErr w:type="gramStart"/>
      <w:r w:rsidRPr="003245B3">
        <w:rPr>
          <w:lang w:val="fr-FR"/>
        </w:rPr>
        <w:t>GenerateConfigFiles(</w:t>
      </w:r>
      <w:proofErr w:type="gramEnd"/>
      <w:r w:rsidRPr="003245B3">
        <w:rPr>
          <w:lang w:val="fr-FR"/>
        </w:rPr>
        <w:t xml:space="preserve">) » qui </w:t>
      </w:r>
      <w:del w:id="1135" w:author="Francisco Garcia" w:date="2014-05-26T10:12:00Z">
        <w:r>
          <w:delText>appel</w:delText>
        </w:r>
      </w:del>
      <w:ins w:id="1136" w:author="Francisco Garcia" w:date="2014-05-26T10:12:00Z">
        <w:r w:rsidRPr="003245B3">
          <w:rPr>
            <w:lang w:val="fr-FR"/>
          </w:rPr>
          <w:t>appel</w:t>
        </w:r>
        <w:r w:rsidR="00BE05BC">
          <w:rPr>
            <w:lang w:val="fr-FR"/>
          </w:rPr>
          <w:t>le</w:t>
        </w:r>
      </w:ins>
      <w:r w:rsidRPr="003245B3">
        <w:rPr>
          <w:lang w:val="fr-FR"/>
        </w:rPr>
        <w:t xml:space="preserve"> la méthode « GenerateConfigFile() » de chacun de ses membres (Server, Playlists etc.) ayant besoin d’un fichier de configuration.</w:t>
      </w:r>
    </w:p>
    <w:p w14:paraId="4064B6D1" w14:textId="51FBEB6B" w:rsidR="00733B7C" w:rsidRPr="003245B3" w:rsidRDefault="00733B7C" w:rsidP="007E72CB">
      <w:pPr>
        <w:rPr>
          <w:lang w:val="fr-FR"/>
        </w:rPr>
      </w:pPr>
      <w:r w:rsidRPr="003245B3">
        <w:rPr>
          <w:lang w:val="fr-FR"/>
        </w:rPr>
        <w:t xml:space="preserve">Ces méthodes suppriment le fichier de configuration existant (si il y en a un) et en crée un nouveau avec les informations contenues dans les champs de la </w:t>
      </w:r>
      <w:del w:id="1137" w:author="Francisco Garcia" w:date="2014-05-26T10:12:00Z">
        <w:r>
          <w:delText>classes</w:delText>
        </w:r>
      </w:del>
      <w:ins w:id="1138" w:author="Francisco Garcia" w:date="2014-05-26T10:12:00Z">
        <w:r w:rsidRPr="003245B3">
          <w:rPr>
            <w:lang w:val="fr-FR"/>
          </w:rPr>
          <w:t>classe</w:t>
        </w:r>
      </w:ins>
      <w:r w:rsidRPr="003245B3">
        <w:rPr>
          <w:lang w:val="fr-FR"/>
        </w:rPr>
        <w:t xml:space="preserve"> en question.</w:t>
      </w:r>
      <w:r w:rsidR="007729B2" w:rsidRPr="003245B3">
        <w:rPr>
          <w:lang w:val="fr-FR"/>
        </w:rPr>
        <w:t xml:space="preserve"> En fonction de la classe, le type de fichier de configuration sera différent (fichier texte ou fichier XML).</w:t>
      </w:r>
    </w:p>
    <w:p w14:paraId="72C63F1F" w14:textId="77777777" w:rsidR="007E72CB" w:rsidRPr="003245B3" w:rsidRDefault="007729B2" w:rsidP="00170508">
      <w:pPr>
        <w:rPr>
          <w:lang w:val="fr-FR"/>
        </w:rPr>
      </w:pPr>
      <w:r w:rsidRPr="003245B3">
        <w:rPr>
          <w:lang w:val="fr-FR"/>
        </w:rPr>
        <w:t>La génération de configuration est appelée lors de la sauvegarde ou le changement d’informations depuis l’AdminView</w:t>
      </w:r>
      <w:ins w:id="1139" w:author="Francisco Garcia" w:date="2014-05-26T10:12:00Z">
        <w:r w:rsidR="00BE05BC">
          <w:rPr>
            <w:lang w:val="fr-FR"/>
          </w:rPr>
          <w:t>,</w:t>
        </w:r>
      </w:ins>
      <w:r w:rsidRPr="003245B3">
        <w:rPr>
          <w:lang w:val="fr-FR"/>
        </w:rPr>
        <w:t xml:space="preserve"> mais encore lors de la création d’une nouvelle webradio.</w:t>
      </w:r>
      <w:r w:rsidR="00470E1C" w:rsidRPr="003245B3">
        <w:rPr>
          <w:lang w:val="fr-FR"/>
        </w:rPr>
        <w:t xml:space="preserve"> Plus d’informations pour la génération de configuration de chaque composant du programme dans la suite de la documentation.</w:t>
      </w:r>
    </w:p>
    <w:p w14:paraId="3A70883D" w14:textId="77777777" w:rsidR="00D16388" w:rsidRPr="003245B3" w:rsidRDefault="00D16388">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0A276F4B" w14:textId="77777777" w:rsidR="00A7118C" w:rsidRPr="003245B3" w:rsidRDefault="00A7118C" w:rsidP="00A7118C">
      <w:pPr>
        <w:pStyle w:val="Titre2"/>
        <w:rPr>
          <w:lang w:val="fr-FR"/>
        </w:rPr>
      </w:pPr>
      <w:bookmarkStart w:id="1140" w:name="_Toc262710614"/>
      <w:bookmarkStart w:id="1141" w:name="_Toc387323418"/>
      <w:r w:rsidRPr="003245B3">
        <w:rPr>
          <w:lang w:val="fr-FR"/>
        </w:rPr>
        <w:lastRenderedPageBreak/>
        <w:t>Bibliothèque</w:t>
      </w:r>
      <w:bookmarkEnd w:id="1140"/>
      <w:bookmarkEnd w:id="1141"/>
    </w:p>
    <w:p w14:paraId="25E54FA3" w14:textId="77777777" w:rsidR="007B3F9B" w:rsidRPr="003245B3" w:rsidRDefault="007B3F9B" w:rsidP="00A7118C">
      <w:pPr>
        <w:pStyle w:val="Titre3"/>
        <w:rPr>
          <w:lang w:val="fr-FR"/>
        </w:rPr>
      </w:pPr>
      <w:bookmarkStart w:id="1142" w:name="_Toc262710615"/>
      <w:bookmarkStart w:id="1143" w:name="_Toc387323419"/>
      <w:r w:rsidRPr="003245B3">
        <w:rPr>
          <w:lang w:val="fr-FR"/>
        </w:rPr>
        <w:t>Classes utilisées</w:t>
      </w:r>
      <w:bookmarkEnd w:id="1142"/>
      <w:bookmarkEnd w:id="1143"/>
    </w:p>
    <w:p w14:paraId="692CED50" w14:textId="77777777" w:rsidR="00D16388" w:rsidRPr="003245B3" w:rsidRDefault="00D16388" w:rsidP="00D16388">
      <w:pPr>
        <w:keepNext/>
        <w:jc w:val="center"/>
        <w:rPr>
          <w:lang w:val="fr-FR"/>
        </w:rPr>
      </w:pPr>
      <w:r w:rsidRPr="003245B3">
        <w:rPr>
          <w:noProof/>
          <w:lang w:eastAsia="fr-CH"/>
        </w:rPr>
        <w:drawing>
          <wp:inline distT="0" distB="0" distL="0" distR="0" wp14:anchorId="0EA0046A" wp14:editId="2BD61872">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68711" cy="4155707"/>
                    </a:xfrm>
                    <a:prstGeom prst="rect">
                      <a:avLst/>
                    </a:prstGeom>
                  </pic:spPr>
                </pic:pic>
              </a:graphicData>
            </a:graphic>
          </wp:inline>
        </w:drawing>
      </w:r>
    </w:p>
    <w:p w14:paraId="7B9912BD" w14:textId="77777777" w:rsidR="00D16388" w:rsidRPr="003245B3" w:rsidRDefault="00D16388" w:rsidP="00D16388">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32</w:t>
      </w:r>
      <w:r w:rsidR="00A30F7C" w:rsidRPr="003245B3">
        <w:rPr>
          <w:noProof/>
          <w:lang w:val="fr-FR"/>
        </w:rPr>
        <w:fldChar w:fldCharType="end"/>
      </w:r>
      <w:r w:rsidRPr="003245B3">
        <w:rPr>
          <w:lang w:val="fr-FR"/>
        </w:rPr>
        <w:t xml:space="preserve"> -  Classes bibliothèque</w:t>
      </w:r>
    </w:p>
    <w:p w14:paraId="3A70E674" w14:textId="77777777" w:rsidR="00A7118C" w:rsidRPr="003245B3" w:rsidRDefault="00A7118C" w:rsidP="00A7118C">
      <w:pPr>
        <w:pStyle w:val="Titre3"/>
        <w:rPr>
          <w:lang w:val="fr-FR"/>
        </w:rPr>
      </w:pPr>
      <w:bookmarkStart w:id="1144" w:name="_Toc262710616"/>
      <w:bookmarkStart w:id="1145" w:name="_Toc387323420"/>
      <w:r w:rsidRPr="003245B3">
        <w:rPr>
          <w:lang w:val="fr-FR"/>
        </w:rPr>
        <w:t>MP3</w:t>
      </w:r>
      <w:bookmarkEnd w:id="1144"/>
      <w:bookmarkEnd w:id="1145"/>
    </w:p>
    <w:p w14:paraId="0743B8CF" w14:textId="08F3DF83" w:rsidR="0021440F" w:rsidRPr="003245B3" w:rsidRDefault="00A7118C" w:rsidP="00A7118C">
      <w:pPr>
        <w:rPr>
          <w:lang w:val="fr-FR"/>
        </w:rPr>
      </w:pPr>
      <w:commentRangeStart w:id="1146"/>
      <w:r w:rsidRPr="003245B3">
        <w:rPr>
          <w:lang w:val="fr-FR"/>
        </w:rPr>
        <w:t>A l’heure actuelle, seuls les fichie</w:t>
      </w:r>
      <w:r w:rsidR="005024E7" w:rsidRPr="003245B3">
        <w:rPr>
          <w:lang w:val="fr-FR"/>
        </w:rPr>
        <w:t>rs MP3 peuvent être importés. La</w:t>
      </w:r>
      <w:r w:rsidRPr="003245B3">
        <w:rPr>
          <w:lang w:val="fr-FR"/>
        </w:rPr>
        <w:t xml:space="preserve"> raison principale est que le flux de sortie de la webradio sera de toute façon compressé donc il n’y a pas d’intérêt à importer des fichiers de meilleure qualité</w:t>
      </w:r>
      <w:r w:rsidR="005024E7" w:rsidRPr="003245B3">
        <w:rPr>
          <w:lang w:val="fr-FR"/>
        </w:rPr>
        <w:t xml:space="preserve"> (WAV par exemple)</w:t>
      </w:r>
      <w:r w:rsidRPr="003245B3">
        <w:rPr>
          <w:lang w:val="fr-FR"/>
        </w:rPr>
        <w:t>.</w:t>
      </w:r>
      <w:r w:rsidR="001D21DB" w:rsidRPr="003245B3">
        <w:rPr>
          <w:lang w:val="fr-FR"/>
        </w:rPr>
        <w:t xml:space="preserve"> Des fichiers MP3 encodés en 320 kbits/s convient très bien.</w:t>
      </w:r>
    </w:p>
    <w:p w14:paraId="489BF145" w14:textId="77777777" w:rsidR="00A7118C" w:rsidRPr="003245B3" w:rsidRDefault="00D6474E" w:rsidP="00A7118C">
      <w:pPr>
        <w:rPr>
          <w:lang w:val="fr-FR"/>
        </w:rPr>
      </w:pPr>
      <w:r w:rsidRPr="003245B3">
        <w:rPr>
          <w:lang w:val="fr-FR"/>
        </w:rPr>
        <w:t xml:space="preserve">Plus d’informations sur la technique de codage des fichiers MP3 : </w:t>
      </w:r>
      <w:hyperlink r:id="rId59" w:anchor="Technique_de_codage" w:history="1">
        <w:r w:rsidRPr="003245B3">
          <w:rPr>
            <w:rStyle w:val="Lienhypertexte"/>
            <w:lang w:val="fr-FR"/>
          </w:rPr>
          <w:t>http://fr.wikipedia.org/wiki/MPEG-1/2_Audio_Layer_3#Technique_de_codage</w:t>
        </w:r>
      </w:hyperlink>
      <w:r w:rsidRPr="003245B3">
        <w:rPr>
          <w:lang w:val="fr-FR"/>
        </w:rPr>
        <w:t xml:space="preserve"> </w:t>
      </w:r>
      <w:ins w:id="1147" w:author="Francisco Garcia" w:date="2014-05-26T10:12:00Z">
        <w:r w:rsidR="00BE05BC">
          <w:rPr>
            <w:lang w:val="fr-FR"/>
          </w:rPr>
          <w:t xml:space="preserve"> </w:t>
        </w:r>
      </w:ins>
    </w:p>
    <w:p w14:paraId="2183B7C3" w14:textId="77777777" w:rsidR="00A7118C" w:rsidRPr="003245B3" w:rsidRDefault="00BE05BC" w:rsidP="00A7118C">
      <w:pPr>
        <w:pStyle w:val="Titre3"/>
        <w:rPr>
          <w:lang w:val="fr-FR"/>
        </w:rPr>
      </w:pPr>
      <w:bookmarkStart w:id="1148" w:name="_Toc262710617"/>
      <w:commentRangeEnd w:id="1146"/>
      <w:r>
        <w:rPr>
          <w:rStyle w:val="Marquedecommentaire"/>
          <w:rFonts w:asciiTheme="minorHAnsi" w:eastAsiaTheme="minorHAnsi" w:hAnsiTheme="minorHAnsi" w:cstheme="minorBidi"/>
          <w:b w:val="0"/>
          <w:bCs w:val="0"/>
          <w:color w:val="auto"/>
        </w:rPr>
        <w:commentReference w:id="1146"/>
      </w:r>
      <w:bookmarkStart w:id="1149" w:name="_Toc387323421"/>
      <w:r w:rsidR="00A7118C" w:rsidRPr="003245B3">
        <w:rPr>
          <w:lang w:val="fr-FR"/>
        </w:rPr>
        <w:t>Importation</w:t>
      </w:r>
      <w:bookmarkEnd w:id="1148"/>
      <w:bookmarkEnd w:id="1149"/>
    </w:p>
    <w:p w14:paraId="552D898F" w14:textId="0AE72CE1" w:rsidR="00A7118C" w:rsidRPr="003245B3" w:rsidRDefault="00A7118C" w:rsidP="00A7118C">
      <w:pPr>
        <w:rPr>
          <w:lang w:val="fr-FR"/>
        </w:rPr>
      </w:pPr>
      <w:r w:rsidRPr="003245B3">
        <w:rPr>
          <w:lang w:val="fr-FR"/>
        </w:rPr>
        <w:t xml:space="preserve">Depuis l’onglet « library », l’utilisateur </w:t>
      </w:r>
      <w:del w:id="1150" w:author="Francisco Garcia" w:date="2014-05-26T10:12:00Z">
        <w:r>
          <w:delText>choisi</w:delText>
        </w:r>
      </w:del>
      <w:ins w:id="1151" w:author="Francisco Garcia" w:date="2014-05-26T10:12:00Z">
        <w:r w:rsidRPr="003245B3">
          <w:rPr>
            <w:lang w:val="fr-FR"/>
          </w:rPr>
          <w:t>choisi</w:t>
        </w:r>
        <w:r w:rsidR="00BE05BC">
          <w:rPr>
            <w:lang w:val="fr-FR"/>
          </w:rPr>
          <w:t>t</w:t>
        </w:r>
      </w:ins>
      <w:r w:rsidRPr="003245B3">
        <w:rPr>
          <w:lang w:val="fr-FR"/>
        </w:rPr>
        <w:t xml:space="preserve"> </w:t>
      </w:r>
      <w:proofErr w:type="gramStart"/>
      <w:r w:rsidRPr="003245B3">
        <w:rPr>
          <w:lang w:val="fr-FR"/>
        </w:rPr>
        <w:t>si il veut importer un dossier ou des fichiers à la section « music » ou « </w:t>
      </w:r>
      <w:commentRangeStart w:id="1152"/>
      <w:r w:rsidRPr="003245B3">
        <w:rPr>
          <w:lang w:val="fr-FR"/>
        </w:rPr>
        <w:t>ad</w:t>
      </w:r>
      <w:commentRangeEnd w:id="1152"/>
      <w:r w:rsidR="00BE05BC">
        <w:rPr>
          <w:rStyle w:val="Marquedecommentaire"/>
        </w:rPr>
        <w:commentReference w:id="1152"/>
      </w:r>
      <w:proofErr w:type="gramEnd"/>
      <w:r w:rsidRPr="003245B3">
        <w:rPr>
          <w:lang w:val="fr-FR"/>
        </w:rPr>
        <w:t> ». Chaque bouton contient une valeur dans sa propriété « tag » qui est soit « Music » ou soit « Ad » car les événements « OnClick » des boutons (</w:t>
      </w:r>
      <w:del w:id="1153" w:author="Francisco Garcia" w:date="2014-05-26T10:12:00Z">
        <w:r>
          <w:delText>regroupé</w:delText>
        </w:r>
      </w:del>
      <w:ins w:id="1154" w:author="Francisco Garcia" w:date="2014-05-26T10:12:00Z">
        <w:r w:rsidRPr="003245B3">
          <w:rPr>
            <w:lang w:val="fr-FR"/>
          </w:rPr>
          <w:t>regroupé</w:t>
        </w:r>
        <w:r w:rsidR="00BE05BC">
          <w:rPr>
            <w:lang w:val="fr-FR"/>
          </w:rPr>
          <w:t>s</w:t>
        </w:r>
      </w:ins>
      <w:r w:rsidRPr="003245B3">
        <w:rPr>
          <w:lang w:val="fr-FR"/>
        </w:rPr>
        <w:t xml:space="preserve"> par type d’importation, c’est-à-dire, par dossier ou fichiers) </w:t>
      </w:r>
      <w:del w:id="1155" w:author="Francisco Garcia" w:date="2014-05-26T10:12:00Z">
        <w:r>
          <w:delText>pointe</w:delText>
        </w:r>
      </w:del>
      <w:ins w:id="1156" w:author="Francisco Garcia" w:date="2014-05-26T10:12:00Z">
        <w:r w:rsidRPr="003245B3">
          <w:rPr>
            <w:lang w:val="fr-FR"/>
          </w:rPr>
          <w:t>pointe</w:t>
        </w:r>
        <w:r w:rsidR="00BE05BC">
          <w:rPr>
            <w:lang w:val="fr-FR"/>
          </w:rPr>
          <w:t>nt</w:t>
        </w:r>
      </w:ins>
      <w:r w:rsidRPr="003245B3">
        <w:rPr>
          <w:lang w:val="fr-FR"/>
        </w:rPr>
        <w:t xml:space="preserve"> sur une même méthode et cette propriété « tag » permet de différencier si le bouton cliqué est dans l</w:t>
      </w:r>
      <w:r w:rsidR="00BE05BC">
        <w:rPr>
          <w:lang w:val="fr-FR"/>
        </w:rPr>
        <w:t>a section « music » ou « ad ».</w:t>
      </w:r>
      <w:r w:rsidR="00BE05BC">
        <w:rPr>
          <w:lang w:val="fr-FR"/>
        </w:rPr>
        <w:br/>
      </w:r>
      <w:del w:id="1157" w:author="Francisco Garcia" w:date="2014-05-26T10:12:00Z">
        <w:r>
          <w:delText xml:space="preserve"> </w:delText>
        </w:r>
      </w:del>
      <w:r w:rsidRPr="003245B3">
        <w:rPr>
          <w:lang w:val="fr-FR"/>
        </w:rPr>
        <w:t xml:space="preserve">Dans le cas d’un dossier, le traitement va rechercher tous les fichiers MP3 contenus dans le dossier sélectionné. Si l’utilisateur a désiré d’importer de façon récursive, les sous-dossiers du dossier sélectionné seront aussi analysés. </w:t>
      </w:r>
      <w:r w:rsidRPr="003245B3">
        <w:rPr>
          <w:lang w:val="fr-FR"/>
        </w:rPr>
        <w:br/>
        <w:t>La méthode statique « GetFiles » de la classe</w:t>
      </w:r>
      <w:r w:rsidR="005024E7" w:rsidRPr="003245B3">
        <w:rPr>
          <w:lang w:val="fr-FR"/>
        </w:rPr>
        <w:t xml:space="preserve"> .NET</w:t>
      </w:r>
      <w:r w:rsidRPr="003245B3">
        <w:rPr>
          <w:lang w:val="fr-FR"/>
        </w:rPr>
        <w:t xml:space="preserve"> </w:t>
      </w:r>
      <w:r w:rsidR="00E827E5" w:rsidRPr="003245B3">
        <w:rPr>
          <w:lang w:val="fr-FR"/>
        </w:rPr>
        <w:t>« </w:t>
      </w:r>
      <w:r w:rsidRPr="003245B3">
        <w:rPr>
          <w:lang w:val="fr-FR"/>
        </w:rPr>
        <w:t>Directory</w:t>
      </w:r>
      <w:r w:rsidR="00E827E5" w:rsidRPr="003245B3">
        <w:rPr>
          <w:lang w:val="fr-FR"/>
        </w:rPr>
        <w:t> »</w:t>
      </w:r>
      <w:r w:rsidRPr="003245B3">
        <w:rPr>
          <w:lang w:val="fr-FR"/>
        </w:rPr>
        <w:t xml:space="preserve"> permet de récupérer un tableau de string contenant les « filename » (chemin absolu vers les fichiers) des fichiers correspondant au pattern donné en paramètre dans le dossier spécifié. Ce pattern se présente sous la forme : </w:t>
      </w:r>
      <w:commentRangeStart w:id="1158"/>
      <w:r w:rsidRPr="003245B3">
        <w:rPr>
          <w:lang w:val="fr-FR"/>
        </w:rPr>
        <w:lastRenderedPageBreak/>
        <w:t>« *.mp3 » pour récupérer seulement les fichiers dont l’extension est « mp3 ». Une option permet de faire cette recherche de façon récursive. Voici un exemple de code pour des fichiers mp3 et récursivement :</w:t>
      </w:r>
    </w:p>
    <w:p w14:paraId="4F0304FF" w14:textId="77777777" w:rsidR="00A7118C" w:rsidRPr="003245B3" w:rsidRDefault="00A7118C" w:rsidP="00A7118C">
      <w:pPr>
        <w:pBdr>
          <w:top w:val="single" w:sz="4" w:space="1" w:color="auto"/>
          <w:left w:val="single" w:sz="4" w:space="4" w:color="auto"/>
          <w:bottom w:val="single" w:sz="4" w:space="1" w:color="auto"/>
          <w:right w:val="single" w:sz="4" w:space="4" w:color="auto"/>
        </w:pBdr>
        <w:rPr>
          <w:lang w:val="fr-FR"/>
        </w:rPr>
      </w:pPr>
      <w:proofErr w:type="gramStart"/>
      <w:r w:rsidRPr="003245B3">
        <w:rPr>
          <w:rFonts w:ascii="Consolas" w:hAnsi="Consolas" w:cs="Consolas"/>
          <w:color w:val="2B91AF"/>
          <w:sz w:val="19"/>
          <w:szCs w:val="19"/>
          <w:highlight w:val="white"/>
          <w:lang w:val="fr-FR"/>
        </w:rPr>
        <w:t>Directory</w:t>
      </w:r>
      <w:r w:rsidRPr="003245B3">
        <w:rPr>
          <w:rFonts w:ascii="Consolas" w:hAnsi="Consolas" w:cs="Consolas"/>
          <w:color w:val="000000"/>
          <w:sz w:val="19"/>
          <w:szCs w:val="19"/>
          <w:highlight w:val="white"/>
          <w:lang w:val="fr-FR"/>
        </w:rPr>
        <w:t>.GetFiles(</w:t>
      </w:r>
      <w:proofErr w:type="gramEnd"/>
      <w:r w:rsidRPr="003245B3">
        <w:rPr>
          <w:rFonts w:ascii="Consolas" w:hAnsi="Consolas" w:cs="Consolas"/>
          <w:color w:val="000000"/>
          <w:sz w:val="19"/>
          <w:szCs w:val="19"/>
          <w:highlight w:val="white"/>
          <w:lang w:val="fr-FR"/>
        </w:rPr>
        <w:t xml:space="preserve">FBD.SelectedPath, </w:t>
      </w:r>
      <w:r w:rsidRPr="003245B3">
        <w:rPr>
          <w:rFonts w:ascii="Consolas" w:hAnsi="Consolas" w:cs="Consolas"/>
          <w:color w:val="A31515"/>
          <w:sz w:val="19"/>
          <w:szCs w:val="19"/>
          <w:highlight w:val="white"/>
          <w:lang w:val="fr-FR"/>
        </w:rPr>
        <w:t>"*.mp3"</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SearchOption</w:t>
      </w:r>
      <w:r w:rsidRPr="003245B3">
        <w:rPr>
          <w:rFonts w:ascii="Consolas" w:hAnsi="Consolas" w:cs="Consolas"/>
          <w:color w:val="000000"/>
          <w:sz w:val="19"/>
          <w:szCs w:val="19"/>
          <w:highlight w:val="white"/>
          <w:lang w:val="fr-FR"/>
        </w:rPr>
        <w:t>.AllDirectories);</w:t>
      </w:r>
    </w:p>
    <w:commentRangeEnd w:id="1158"/>
    <w:p w14:paraId="41E38081" w14:textId="77777777" w:rsidR="00A7118C" w:rsidRPr="003245B3" w:rsidRDefault="00BE05BC" w:rsidP="00A7118C">
      <w:pPr>
        <w:rPr>
          <w:rFonts w:ascii="Consolas" w:hAnsi="Consolas" w:cs="Consolas"/>
          <w:color w:val="000000"/>
          <w:sz w:val="19"/>
          <w:szCs w:val="19"/>
          <w:lang w:val="fr-FR"/>
        </w:rPr>
      </w:pPr>
      <w:r>
        <w:rPr>
          <w:rStyle w:val="Marquedecommentaire"/>
        </w:rPr>
        <w:commentReference w:id="1158"/>
      </w:r>
      <w:r w:rsidR="00A7118C" w:rsidRPr="003245B3">
        <w:rPr>
          <w:lang w:val="fr-FR"/>
        </w:rPr>
        <w:t xml:space="preserve">Pour une recherche non-récursive, l’option « SearchOption » doit être changée en : </w:t>
      </w:r>
      <w:r w:rsidR="00A7118C" w:rsidRPr="003245B3">
        <w:rPr>
          <w:rFonts w:ascii="Consolas" w:hAnsi="Consolas" w:cs="Consolas"/>
          <w:color w:val="2B91AF"/>
          <w:sz w:val="19"/>
          <w:szCs w:val="19"/>
          <w:highlight w:val="white"/>
          <w:lang w:val="fr-FR"/>
        </w:rPr>
        <w:t>SearchOption</w:t>
      </w:r>
      <w:r w:rsidR="00A7118C" w:rsidRPr="003245B3">
        <w:rPr>
          <w:rFonts w:ascii="Consolas" w:hAnsi="Consolas" w:cs="Consolas"/>
          <w:color w:val="000000"/>
          <w:sz w:val="19"/>
          <w:szCs w:val="19"/>
          <w:highlight w:val="white"/>
          <w:lang w:val="fr-FR"/>
        </w:rPr>
        <w:t>.TopDirectoryOnly</w:t>
      </w:r>
      <w:r w:rsidR="00A7118C" w:rsidRPr="003245B3">
        <w:rPr>
          <w:rFonts w:ascii="Consolas" w:hAnsi="Consolas" w:cs="Consolas"/>
          <w:color w:val="000000"/>
          <w:sz w:val="19"/>
          <w:szCs w:val="19"/>
          <w:lang w:val="fr-FR"/>
        </w:rPr>
        <w:t>.</w:t>
      </w:r>
    </w:p>
    <w:p w14:paraId="4FC5B4D9" w14:textId="61B15B26" w:rsidR="00A7118C" w:rsidRPr="003245B3" w:rsidRDefault="00A7118C" w:rsidP="00A7118C">
      <w:pPr>
        <w:rPr>
          <w:lang w:val="fr-FR"/>
        </w:rPr>
      </w:pPr>
      <w:r w:rsidRPr="003245B3">
        <w:rPr>
          <w:lang w:val="fr-FR"/>
        </w:rPr>
        <w:t xml:space="preserve">La </w:t>
      </w:r>
      <w:ins w:id="1159" w:author="Francisco Garcia" w:date="2014-05-26T10:12:00Z">
        <w:r w:rsidR="00BE05BC">
          <w:rPr>
            <w:lang w:val="fr-FR"/>
          </w:rPr>
          <w:t>« </w:t>
        </w:r>
      </w:ins>
      <w:r w:rsidRPr="003245B3">
        <w:rPr>
          <w:lang w:val="fr-FR"/>
        </w:rPr>
        <w:t>vue</w:t>
      </w:r>
      <w:ins w:id="1160" w:author="Francisco Garcia" w:date="2014-05-26T10:12:00Z">
        <w:r w:rsidR="00BE05BC">
          <w:rPr>
            <w:lang w:val="fr-FR"/>
          </w:rPr>
          <w:t> »</w:t>
        </w:r>
      </w:ins>
      <w:r w:rsidRPr="003245B3">
        <w:rPr>
          <w:lang w:val="fr-FR"/>
        </w:rPr>
        <w:t xml:space="preserve"> va ensuite passer le tableau de string au </w:t>
      </w:r>
      <w:ins w:id="1161" w:author="Francisco Garcia" w:date="2014-05-26T10:12:00Z">
        <w:r w:rsidR="00BE05BC">
          <w:rPr>
            <w:lang w:val="fr-FR"/>
          </w:rPr>
          <w:t>« </w:t>
        </w:r>
      </w:ins>
      <w:r w:rsidRPr="003245B3">
        <w:rPr>
          <w:lang w:val="fr-FR"/>
        </w:rPr>
        <w:t>modèle</w:t>
      </w:r>
      <w:ins w:id="1162" w:author="Francisco Garcia" w:date="2014-05-26T10:12:00Z">
        <w:r w:rsidR="00BE05BC">
          <w:rPr>
            <w:lang w:val="fr-FR"/>
          </w:rPr>
          <w:t> »</w:t>
        </w:r>
      </w:ins>
      <w:r w:rsidRPr="003245B3">
        <w:rPr>
          <w:lang w:val="fr-FR"/>
        </w:rPr>
        <w:t xml:space="preserve"> via son </w:t>
      </w:r>
      <w:ins w:id="1163" w:author="Francisco Garcia" w:date="2014-05-26T10:12:00Z">
        <w:r w:rsidR="00BE05BC">
          <w:rPr>
            <w:lang w:val="fr-FR"/>
          </w:rPr>
          <w:t>« </w:t>
        </w:r>
      </w:ins>
      <w:r w:rsidRPr="003245B3">
        <w:rPr>
          <w:lang w:val="fr-FR"/>
        </w:rPr>
        <w:t>contrôleur</w:t>
      </w:r>
      <w:del w:id="1164" w:author="Francisco Garcia" w:date="2014-05-26T10:12:00Z">
        <w:r>
          <w:delText>.</w:delText>
        </w:r>
      </w:del>
      <w:ins w:id="1165" w:author="Francisco Garcia" w:date="2014-05-26T10:12:00Z">
        <w:r w:rsidR="00BE05BC">
          <w:rPr>
            <w:lang w:val="fr-FR"/>
          </w:rPr>
          <w:t> »</w:t>
        </w:r>
        <w:r w:rsidRPr="003245B3">
          <w:rPr>
            <w:lang w:val="fr-FR"/>
          </w:rPr>
          <w:t>.</w:t>
        </w:r>
      </w:ins>
      <w:r w:rsidRPr="003245B3">
        <w:rPr>
          <w:lang w:val="fr-FR"/>
        </w:rPr>
        <w:t xml:space="preserve"> Le </w:t>
      </w:r>
      <w:ins w:id="1166" w:author="Francisco Garcia" w:date="2014-05-26T10:12:00Z">
        <w:r w:rsidR="00BE05BC">
          <w:rPr>
            <w:lang w:val="fr-FR"/>
          </w:rPr>
          <w:t>« </w:t>
        </w:r>
      </w:ins>
      <w:r w:rsidRPr="003245B3">
        <w:rPr>
          <w:lang w:val="fr-FR"/>
        </w:rPr>
        <w:t>modèle</w:t>
      </w:r>
      <w:ins w:id="1167" w:author="Francisco Garcia" w:date="2014-05-26T10:12:00Z">
        <w:r w:rsidR="00BE05BC">
          <w:rPr>
            <w:lang w:val="fr-FR"/>
          </w:rPr>
          <w:t> »</w:t>
        </w:r>
      </w:ins>
      <w:r w:rsidRPr="003245B3">
        <w:rPr>
          <w:lang w:val="fr-FR"/>
        </w:rPr>
        <w:t xml:space="preserve"> va effectuer le traitement (analyse de tags </w:t>
      </w:r>
      <w:commentRangeStart w:id="1168"/>
      <w:r w:rsidRPr="003245B3">
        <w:rPr>
          <w:lang w:val="fr-FR"/>
        </w:rPr>
        <w:t>ID3</w:t>
      </w:r>
      <w:r w:rsidR="001D21DB" w:rsidRPr="003245B3">
        <w:rPr>
          <w:rStyle w:val="Appelnotedebasdep"/>
          <w:lang w:val="fr-FR"/>
        </w:rPr>
        <w:footnoteReference w:id="16"/>
      </w:r>
      <w:commentRangeEnd w:id="1168"/>
      <w:r w:rsidR="00BE05BC">
        <w:rPr>
          <w:rStyle w:val="Marquedecommentaire"/>
        </w:rPr>
        <w:commentReference w:id="1168"/>
      </w:r>
      <w:r w:rsidRPr="003245B3">
        <w:rPr>
          <w:lang w:val="fr-FR"/>
        </w:rPr>
        <w:t xml:space="preserve">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14:paraId="6EB7B675" w14:textId="77777777" w:rsidR="00A7118C" w:rsidRPr="003245B3" w:rsidRDefault="00A7118C" w:rsidP="00A7118C">
      <w:pPr>
        <w:keepNext/>
        <w:jc w:val="center"/>
        <w:rPr>
          <w:lang w:val="fr-FR"/>
        </w:rPr>
      </w:pPr>
      <w:commentRangeStart w:id="1169"/>
      <w:r w:rsidRPr="003245B3">
        <w:rPr>
          <w:noProof/>
          <w:lang w:eastAsia="fr-CH"/>
        </w:rPr>
        <w:drawing>
          <wp:inline distT="0" distB="0" distL="0" distR="0" wp14:anchorId="4F74A142" wp14:editId="485B44A2">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60">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commentRangeEnd w:id="1169"/>
      <w:r w:rsidR="003812AE">
        <w:rPr>
          <w:rStyle w:val="Marquedecommentaire"/>
        </w:rPr>
        <w:commentReference w:id="1169"/>
      </w:r>
    </w:p>
    <w:p w14:paraId="18DF873D" w14:textId="77777777" w:rsidR="00A7118C" w:rsidRPr="003245B3" w:rsidRDefault="00A7118C" w:rsidP="00A7118C">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33</w:t>
      </w:r>
      <w:r w:rsidR="00A30F7C" w:rsidRPr="003245B3">
        <w:rPr>
          <w:noProof/>
          <w:lang w:val="fr-FR"/>
        </w:rPr>
        <w:fldChar w:fldCharType="end"/>
      </w:r>
      <w:r w:rsidRPr="003245B3">
        <w:rPr>
          <w:lang w:val="fr-FR"/>
        </w:rPr>
        <w:t xml:space="preserve"> - Schéma importation fichier</w:t>
      </w:r>
    </w:p>
    <w:p w14:paraId="5253F5D1" w14:textId="77777777" w:rsidR="00A7118C" w:rsidRPr="003245B3" w:rsidRDefault="00A7118C" w:rsidP="00A7118C">
      <w:pPr>
        <w:rPr>
          <w:lang w:val="fr-FR"/>
        </w:rPr>
      </w:pPr>
      <w:r w:rsidRPr="003245B3">
        <w:rPr>
          <w:lang w:val="fr-FR"/>
        </w:rPr>
        <w:t xml:space="preserve">La partie « analyse de tag » est expliquée plus précisément </w:t>
      </w:r>
      <w:hyperlink w:anchor="_Analyse_des_tags" w:history="1">
        <w:r w:rsidRPr="003245B3">
          <w:rPr>
            <w:rStyle w:val="Lienhypertexte"/>
            <w:lang w:val="fr-FR"/>
          </w:rPr>
          <w:t>ici</w:t>
        </w:r>
      </w:hyperlink>
      <w:r w:rsidRPr="003245B3">
        <w:rPr>
          <w:lang w:val="fr-FR"/>
        </w:rPr>
        <w:t xml:space="preserve">. Concernant l’ajout à la base de donnée, </w:t>
      </w:r>
      <w:hyperlink w:anchor="_Indexation" w:history="1">
        <w:r w:rsidRPr="003245B3">
          <w:rPr>
            <w:rStyle w:val="Lienhypertexte"/>
            <w:lang w:val="fr-FR"/>
          </w:rPr>
          <w:t>ce chapitre</w:t>
        </w:r>
      </w:hyperlink>
      <w:r w:rsidRPr="003245B3">
        <w:rPr>
          <w:lang w:val="fr-FR"/>
        </w:rPr>
        <w:t xml:space="preserve"> décrit le procéder.</w:t>
      </w:r>
    </w:p>
    <w:p w14:paraId="7A0A37C7" w14:textId="77777777" w:rsidR="00A7118C" w:rsidRPr="003245B3" w:rsidRDefault="00A7118C" w:rsidP="00A7118C">
      <w:pPr>
        <w:pStyle w:val="Titre3"/>
        <w:rPr>
          <w:lang w:val="fr-FR"/>
        </w:rPr>
      </w:pPr>
      <w:bookmarkStart w:id="1170" w:name="_Toc262710618"/>
      <w:bookmarkStart w:id="1171" w:name="_Toc387323422"/>
      <w:r w:rsidRPr="003245B3">
        <w:rPr>
          <w:lang w:val="fr-FR"/>
        </w:rPr>
        <w:lastRenderedPageBreak/>
        <w:t>Tags ID3</w:t>
      </w:r>
      <w:bookmarkEnd w:id="1170"/>
      <w:bookmarkEnd w:id="1171"/>
    </w:p>
    <w:p w14:paraId="750AB9DC" w14:textId="77777777" w:rsidR="00A7118C" w:rsidRPr="003245B3" w:rsidRDefault="00A7118C" w:rsidP="00A7118C">
      <w:pPr>
        <w:rPr>
          <w:lang w:val="fr-FR"/>
        </w:rPr>
      </w:pPr>
      <w:r w:rsidRPr="003245B3">
        <w:rPr>
          <w:lang w:val="fr-FR"/>
        </w:rPr>
        <w:t>ID3 est le nom des métadonnées pouvant être insérées dans un fichier audio comme MP3. Ces métadonnées</w:t>
      </w:r>
      <w:r w:rsidR="00E827E5" w:rsidRPr="003245B3">
        <w:rPr>
          <w:rStyle w:val="Appelnotedebasdep"/>
          <w:lang w:val="fr-FR"/>
        </w:rPr>
        <w:footnoteReference w:id="17"/>
      </w:r>
      <w:r w:rsidRPr="003245B3">
        <w:rPr>
          <w:lang w:val="fr-FR"/>
        </w:rPr>
        <w:t xml:space="preserve"> permettent d'avoir des informations sur le contenu du fichier comme le titre, le nom de l'interprète, les commentaires, ou encore la date de sortie.</w:t>
      </w:r>
    </w:p>
    <w:p w14:paraId="378934C5" w14:textId="77777777" w:rsidR="00A7118C" w:rsidRPr="003245B3" w:rsidRDefault="00A7118C" w:rsidP="00A7118C">
      <w:pPr>
        <w:rPr>
          <w:lang w:val="fr-FR"/>
        </w:rPr>
      </w:pPr>
      <w:r w:rsidRPr="003245B3">
        <w:rPr>
          <w:lang w:val="fr-FR"/>
        </w:rPr>
        <w:t>Source : Wikipédia</w:t>
      </w:r>
    </w:p>
    <w:p w14:paraId="25BA292F" w14:textId="77777777" w:rsidR="00A7118C" w:rsidRPr="003245B3" w:rsidRDefault="00A7118C" w:rsidP="00A7118C">
      <w:pPr>
        <w:pStyle w:val="Titre3"/>
        <w:rPr>
          <w:lang w:val="fr-FR"/>
        </w:rPr>
      </w:pPr>
      <w:bookmarkStart w:id="1172" w:name="_Analyse_des_tags"/>
      <w:bookmarkStart w:id="1173" w:name="_Toc262710619"/>
      <w:bookmarkStart w:id="1174" w:name="_Toc387323423"/>
      <w:bookmarkEnd w:id="1172"/>
      <w:r w:rsidRPr="003245B3">
        <w:rPr>
          <w:lang w:val="fr-FR"/>
        </w:rPr>
        <w:t>Analyse des tags</w:t>
      </w:r>
      <w:bookmarkEnd w:id="1173"/>
      <w:bookmarkEnd w:id="1174"/>
    </w:p>
    <w:p w14:paraId="71CAABB7" w14:textId="77777777" w:rsidR="00A7118C" w:rsidRPr="003245B3" w:rsidRDefault="00A7118C" w:rsidP="00A7118C">
      <w:pPr>
        <w:rPr>
          <w:lang w:val="fr-FR"/>
        </w:rPr>
      </w:pPr>
      <w:r w:rsidRPr="003245B3">
        <w:rPr>
          <w:lang w:val="fr-FR"/>
        </w:rPr>
        <w:t xml:space="preserve">La récupération des tags ID3 est effectuée à l’aide de la bibliothèque « TagLib-Sharp » : </w:t>
      </w:r>
      <w:hyperlink r:id="rId61" w:history="1">
        <w:r w:rsidRPr="003245B3">
          <w:rPr>
            <w:rStyle w:val="Lienhypertexte"/>
            <w:lang w:val="fr-FR"/>
          </w:rPr>
          <w:t>https://github.com/mono/taglib-sharp</w:t>
        </w:r>
      </w:hyperlink>
    </w:p>
    <w:p w14:paraId="072A7BCD" w14:textId="77777777" w:rsidR="00A7118C" w:rsidRPr="003245B3" w:rsidRDefault="00A7118C" w:rsidP="00A7118C">
      <w:pPr>
        <w:rPr>
          <w:lang w:val="fr-FR"/>
        </w:rPr>
      </w:pPr>
      <w:r w:rsidRPr="003245B3">
        <w:rPr>
          <w:lang w:val="fr-FR"/>
        </w:rPr>
        <w:t xml:space="preserve">Le fonctionement de cette bibliothèque est simple. Pour analyser et récupérer les tags ID3 d’un fichier, elle fournit une classe File (à ne pas confondre avec la classe File fourni par .NET) qui propose une </w:t>
      </w:r>
      <w:commentRangeStart w:id="1175"/>
      <w:r w:rsidRPr="003245B3">
        <w:rPr>
          <w:lang w:val="fr-FR"/>
        </w:rPr>
        <w:t xml:space="preserve">méthode statique </w:t>
      </w:r>
      <w:commentRangeEnd w:id="1175"/>
      <w:r w:rsidR="003812AE">
        <w:rPr>
          <w:rStyle w:val="Marquedecommentaire"/>
        </w:rPr>
        <w:commentReference w:id="1175"/>
      </w:r>
      <w:r w:rsidRPr="003245B3">
        <w:rPr>
          <w:lang w:val="fr-FR"/>
        </w:rPr>
        <w:t>« Create » qui prend un filename en paramètre. Cette dernière retourne donc un objet instancié de type « TagLib.File » qui contient toutes les informations sur le fichier donné.</w:t>
      </w:r>
    </w:p>
    <w:p w14:paraId="03DC25BE" w14:textId="77777777" w:rsidR="00A7118C" w:rsidRPr="003245B3" w:rsidRDefault="00A7118C" w:rsidP="00A7118C">
      <w:pPr>
        <w:rPr>
          <w:lang w:val="fr-FR"/>
        </w:rPr>
      </w:pPr>
      <w:r w:rsidRPr="003245B3">
        <w:rPr>
          <w:lang w:val="fr-FR"/>
        </w:rPr>
        <w:t>2 types d’informations importantes se distinguent et qui seront utilisées :</w:t>
      </w:r>
    </w:p>
    <w:p w14:paraId="2FA09B54" w14:textId="6C02AF79" w:rsidR="00A7118C" w:rsidRPr="003245B3" w:rsidRDefault="00A7118C" w:rsidP="00A7118C">
      <w:pPr>
        <w:pStyle w:val="Paragraphedeliste"/>
        <w:numPr>
          <w:ilvl w:val="0"/>
          <w:numId w:val="12"/>
        </w:numPr>
        <w:rPr>
          <w:lang w:val="fr-FR"/>
        </w:rPr>
      </w:pPr>
      <w:r w:rsidRPr="003245B3">
        <w:rPr>
          <w:lang w:val="fr-FR"/>
        </w:rPr>
        <w:t xml:space="preserve">La propriété « Tag » qui contient des sous-propriétés comme « Title », « Year » etc. Elles sont les tags à proprement </w:t>
      </w:r>
      <w:del w:id="1176" w:author="Francisco Garcia" w:date="2014-05-26T10:12:00Z">
        <w:r>
          <w:delText>parlé</w:delText>
        </w:r>
      </w:del>
      <w:ins w:id="1177" w:author="Francisco Garcia" w:date="2014-05-26T10:12:00Z">
        <w:r w:rsidRPr="003245B3">
          <w:rPr>
            <w:lang w:val="fr-FR"/>
          </w:rPr>
          <w:t>parlé</w:t>
        </w:r>
        <w:r w:rsidR="003812AE">
          <w:rPr>
            <w:lang w:val="fr-FR"/>
          </w:rPr>
          <w:t>s et donnent des informations au sujet du contenu musical</w:t>
        </w:r>
      </w:ins>
      <w:r w:rsidRPr="003245B3">
        <w:rPr>
          <w:lang w:val="fr-FR"/>
        </w:rPr>
        <w:t>.</w:t>
      </w:r>
    </w:p>
    <w:p w14:paraId="3F73ACEC" w14:textId="77777777" w:rsidR="00A7118C" w:rsidRPr="003245B3" w:rsidRDefault="00A7118C" w:rsidP="00A7118C">
      <w:pPr>
        <w:pStyle w:val="Paragraphedeliste"/>
        <w:numPr>
          <w:ilvl w:val="0"/>
          <w:numId w:val="12"/>
        </w:numPr>
        <w:rPr>
          <w:lang w:val="fr-FR"/>
        </w:rPr>
      </w:pPr>
      <w:r w:rsidRPr="003245B3">
        <w:rPr>
          <w:lang w:val="fr-FR"/>
        </w:rPr>
        <w:t>La propriété « Properties » qui contient des sous-propriétés comme « Duration », « BitRate » etc. Ce sont les informations concernant le fichier en lui-même.</w:t>
      </w:r>
    </w:p>
    <w:p w14:paraId="53BDB78B" w14:textId="77777777" w:rsidR="00A7118C" w:rsidRPr="003245B3" w:rsidRDefault="00A7118C" w:rsidP="00A7118C">
      <w:pPr>
        <w:pStyle w:val="Titre3"/>
        <w:rPr>
          <w:lang w:val="fr-FR"/>
        </w:rPr>
      </w:pPr>
      <w:bookmarkStart w:id="1178" w:name="_Indexation"/>
      <w:bookmarkStart w:id="1179" w:name="_Toc262710620"/>
      <w:bookmarkStart w:id="1180" w:name="_Toc387323424"/>
      <w:bookmarkEnd w:id="1178"/>
      <w:r w:rsidRPr="003245B3">
        <w:rPr>
          <w:lang w:val="fr-FR"/>
        </w:rPr>
        <w:t>Indexation</w:t>
      </w:r>
      <w:bookmarkEnd w:id="1179"/>
      <w:bookmarkEnd w:id="1180"/>
    </w:p>
    <w:p w14:paraId="30373939" w14:textId="77777777" w:rsidR="00A7118C" w:rsidRPr="003245B3" w:rsidRDefault="00A7118C" w:rsidP="00A7118C">
      <w:pPr>
        <w:rPr>
          <w:lang w:val="fr-FR"/>
        </w:rPr>
      </w:pPr>
      <w:r w:rsidRPr="003245B3">
        <w:rPr>
          <w:lang w:val="fr-FR"/>
        </w:rPr>
        <w:t>Indexation est la partie qui consiste à enregistrer les informations des musiques de la bibliothèque dans la base de données. Pour se faire, quelques règles sont établies :</w:t>
      </w:r>
    </w:p>
    <w:p w14:paraId="519AFE7F" w14:textId="3E1299A9" w:rsidR="00A7118C" w:rsidRPr="003245B3" w:rsidRDefault="00A7118C" w:rsidP="00A7118C">
      <w:pPr>
        <w:pStyle w:val="Paragraphedeliste"/>
        <w:numPr>
          <w:ilvl w:val="0"/>
          <w:numId w:val="13"/>
        </w:numPr>
        <w:rPr>
          <w:lang w:val="fr-FR"/>
        </w:rPr>
      </w:pPr>
      <w:r w:rsidRPr="003245B3">
        <w:rPr>
          <w:lang w:val="fr-FR"/>
        </w:rPr>
        <w:t xml:space="preserve">Il ne peut y avoir qu’une occurrence par fichier. C’est-à-dire, pas de </w:t>
      </w:r>
      <w:del w:id="1181" w:author="Francisco Garcia" w:date="2014-05-26T10:12:00Z">
        <w:r>
          <w:delText>doublon</w:delText>
        </w:r>
      </w:del>
      <w:ins w:id="1182" w:author="Francisco Garcia" w:date="2014-05-26T10:12:00Z">
        <w:r w:rsidRPr="003245B3">
          <w:rPr>
            <w:lang w:val="fr-FR"/>
          </w:rPr>
          <w:t>doublon</w:t>
        </w:r>
        <w:r w:rsidR="003812AE">
          <w:rPr>
            <w:lang w:val="fr-FR"/>
          </w:rPr>
          <w:t>s</w:t>
        </w:r>
      </w:ins>
      <w:r w:rsidRPr="003245B3">
        <w:rPr>
          <w:lang w:val="fr-FR"/>
        </w:rPr>
        <w:t>. Plusieurs musiques peuvent avoir les mêmes informations dans les tags</w:t>
      </w:r>
      <w:ins w:id="1183" w:author="Francisco Garcia" w:date="2014-05-26T10:12:00Z">
        <w:r w:rsidR="003812AE">
          <w:rPr>
            <w:lang w:val="fr-FR"/>
          </w:rPr>
          <w:t>,</w:t>
        </w:r>
      </w:ins>
      <w:r w:rsidRPr="003245B3">
        <w:rPr>
          <w:lang w:val="fr-FR"/>
        </w:rPr>
        <w:t xml:space="preserve"> mais c’est le nom de fichier qui fait foi.</w:t>
      </w:r>
    </w:p>
    <w:p w14:paraId="42223038" w14:textId="77777777" w:rsidR="00A7118C" w:rsidRPr="003245B3" w:rsidRDefault="00A7118C" w:rsidP="00A7118C">
      <w:pPr>
        <w:pStyle w:val="Paragraphedeliste"/>
        <w:numPr>
          <w:ilvl w:val="0"/>
          <w:numId w:val="13"/>
        </w:numPr>
        <w:rPr>
          <w:lang w:val="fr-FR"/>
        </w:rPr>
      </w:pPr>
      <w:commentRangeStart w:id="1184"/>
      <w:r w:rsidRPr="003245B3">
        <w:rPr>
          <w:lang w:val="fr-FR"/>
        </w:rP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commentRangeEnd w:id="1184"/>
      <w:r w:rsidR="003812AE">
        <w:rPr>
          <w:rStyle w:val="Marquedecommentaire"/>
        </w:rPr>
        <w:commentReference w:id="1184"/>
      </w:r>
    </w:p>
    <w:p w14:paraId="34A0A544" w14:textId="77777777" w:rsidR="00A7118C" w:rsidRPr="003245B3" w:rsidRDefault="00A7118C" w:rsidP="00A7118C">
      <w:pPr>
        <w:rPr>
          <w:lang w:val="fr-FR"/>
        </w:rPr>
      </w:pPr>
      <w:r w:rsidRPr="003245B3">
        <w:rPr>
          <w:lang w:val="fr-FR"/>
        </w:rPr>
        <w:t>Voici ces 2 règles représentées sous forme de code :</w:t>
      </w:r>
    </w:p>
    <w:p w14:paraId="11F10224"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.AudioFileExist(file.Filename))</w:t>
      </w:r>
    </w:p>
    <w:p w14:paraId="65EBC9C9"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return</w:t>
      </w:r>
      <w:proofErr w:type="gramEnd"/>
      <w:r w:rsidRPr="003245B3">
        <w:rPr>
          <w:rFonts w:ascii="Consolas" w:hAnsi="Consolas" w:cs="Consolas"/>
          <w:color w:val="000000"/>
          <w:sz w:val="19"/>
          <w:szCs w:val="19"/>
          <w:highlight w:val="white"/>
          <w:lang w:val="fr-FR"/>
        </w:rPr>
        <w:t xml:space="preserve"> ERROR;</w:t>
      </w:r>
    </w:p>
    <w:p w14:paraId="21A91264"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
    <w:p w14:paraId="6E334F28"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 xml:space="preserve"> genderId = </w:t>
      </w:r>
      <w:proofErr w:type="gramStart"/>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.GetGenderId(</w:t>
      </w:r>
      <w:proofErr w:type="gramEnd"/>
      <w:r w:rsidRPr="003245B3">
        <w:rPr>
          <w:rFonts w:ascii="Consolas" w:hAnsi="Consolas" w:cs="Consolas"/>
          <w:color w:val="000000"/>
          <w:sz w:val="19"/>
          <w:szCs w:val="19"/>
          <w:highlight w:val="white"/>
          <w:lang w:val="fr-FR"/>
        </w:rPr>
        <w:t>file.Gender);</w:t>
      </w:r>
    </w:p>
    <w:p w14:paraId="4170A0A6"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8000"/>
          <w:sz w:val="19"/>
          <w:szCs w:val="19"/>
          <w:highlight w:val="white"/>
          <w:lang w:val="fr-FR"/>
        </w:rPr>
        <w:t>//If return error, gender doesn't exist in DB, so add it</w:t>
      </w:r>
    </w:p>
    <w:p w14:paraId="18CFE888"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if</w:t>
      </w:r>
      <w:proofErr w:type="gramEnd"/>
      <w:r w:rsidRPr="003245B3">
        <w:rPr>
          <w:rFonts w:ascii="Consolas" w:hAnsi="Consolas" w:cs="Consolas"/>
          <w:color w:val="000000"/>
          <w:sz w:val="19"/>
          <w:szCs w:val="19"/>
          <w:highlight w:val="white"/>
          <w:lang w:val="fr-FR"/>
        </w:rPr>
        <w:t xml:space="preserve"> (genderId == ERROR)</w:t>
      </w:r>
    </w:p>
    <w:p w14:paraId="7B187648"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8000"/>
          <w:sz w:val="19"/>
          <w:szCs w:val="19"/>
          <w:highlight w:val="white"/>
          <w:lang w:val="fr-FR"/>
        </w:rPr>
        <w:t>//Get the new id</w:t>
      </w:r>
    </w:p>
    <w:p w14:paraId="747E8FEE" w14:textId="77777777" w:rsidR="00A7118C" w:rsidRPr="003245B3"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lang w:val="fr-FR"/>
        </w:rPr>
      </w:pPr>
      <w:r w:rsidRPr="003245B3">
        <w:rPr>
          <w:rFonts w:ascii="Consolas" w:hAnsi="Consolas" w:cs="Consolas"/>
          <w:color w:val="000000"/>
          <w:sz w:val="19"/>
          <w:szCs w:val="19"/>
          <w:highlight w:val="white"/>
          <w:lang w:val="fr-FR"/>
        </w:rPr>
        <w:t xml:space="preserve">genderId = </w:t>
      </w:r>
      <w:proofErr w:type="gramStart"/>
      <w:r w:rsidRPr="003245B3">
        <w:rPr>
          <w:rFonts w:ascii="Consolas" w:hAnsi="Consolas" w:cs="Consolas"/>
          <w:color w:val="000000"/>
          <w:sz w:val="19"/>
          <w:szCs w:val="19"/>
          <w:highlight w:val="white"/>
          <w:lang w:val="fr-FR"/>
        </w:rPr>
        <w:t>AddGender(</w:t>
      </w:r>
      <w:proofErr w:type="gramEnd"/>
      <w:r w:rsidRPr="003245B3">
        <w:rPr>
          <w:rFonts w:ascii="Consolas" w:hAnsi="Consolas" w:cs="Consolas"/>
          <w:color w:val="000000"/>
          <w:sz w:val="19"/>
          <w:szCs w:val="19"/>
          <w:highlight w:val="white"/>
          <w:lang w:val="fr-FR"/>
        </w:rPr>
        <w:t>file.Gender);</w:t>
      </w:r>
    </w:p>
    <w:p w14:paraId="36648D54" w14:textId="77777777" w:rsidR="008C0673" w:rsidRPr="003245B3" w:rsidRDefault="008C0673" w:rsidP="008C0673">
      <w:pPr>
        <w:pStyle w:val="Lgende"/>
        <w:jc w:val="center"/>
        <w:rPr>
          <w:lang w:val="fr-FR"/>
        </w:rPr>
      </w:pPr>
      <w:r w:rsidRPr="003245B3">
        <w:rPr>
          <w:lang w:val="fr-FR"/>
        </w:rPr>
        <w:t>Bdd.cs</w:t>
      </w:r>
    </w:p>
    <w:p w14:paraId="4A8EB0B3" w14:textId="77777777" w:rsidR="00A7118C" w:rsidRPr="003245B3" w:rsidRDefault="00A7118C" w:rsidP="00A7118C">
      <w:pPr>
        <w:rPr>
          <w:lang w:val="fr-FR"/>
        </w:rPr>
      </w:pPr>
      <w:r w:rsidRPr="003245B3">
        <w:rPr>
          <w:lang w:val="fr-FR"/>
        </w:rPr>
        <w:lastRenderedPageBreak/>
        <w:t>Ensuite, l’ajout s’effectue avec un nouvel enregistrement dans la table « tmusic » puis l’identifiant de ce nouvel enregistrement est retourné à la fin de la méthode.</w:t>
      </w:r>
    </w:p>
    <w:p w14:paraId="5F1D8D0E" w14:textId="77777777" w:rsidR="00F64378" w:rsidRPr="003245B3" w:rsidRDefault="00F64378" w:rsidP="00A7118C">
      <w:pPr>
        <w:pStyle w:val="Titre3"/>
        <w:rPr>
          <w:lang w:val="fr-FR"/>
        </w:rPr>
      </w:pPr>
      <w:bookmarkStart w:id="1185" w:name="_Toc262710621"/>
      <w:bookmarkStart w:id="1186" w:name="_Toc387323425"/>
      <w:r w:rsidRPr="003245B3">
        <w:rPr>
          <w:lang w:val="fr-FR"/>
        </w:rPr>
        <w:t>Modification</w:t>
      </w:r>
      <w:bookmarkEnd w:id="1185"/>
    </w:p>
    <w:p w14:paraId="0BB93D9D" w14:textId="6A9DC707" w:rsidR="00F64378" w:rsidRPr="003245B3" w:rsidRDefault="001533FF" w:rsidP="00F64378">
      <w:pPr>
        <w:rPr>
          <w:lang w:val="fr-FR"/>
        </w:rPr>
      </w:pPr>
      <w:r w:rsidRPr="003245B3">
        <w:rPr>
          <w:lang w:val="fr-FR"/>
        </w:rPr>
        <w:t xml:space="preserve">Les </w:t>
      </w:r>
      <w:r w:rsidR="0069787D" w:rsidRPr="003245B3">
        <w:rPr>
          <w:lang w:val="fr-FR"/>
        </w:rPr>
        <w:t>colonnes</w:t>
      </w:r>
      <w:r w:rsidRPr="003245B3">
        <w:rPr>
          <w:lang w:val="fr-FR"/>
        </w:rPr>
        <w:t xml:space="preserve"> « id », « duration » et « path » sont en lecture </w:t>
      </w:r>
      <w:del w:id="1187" w:author="Francisco Garcia" w:date="2014-05-26T10:12:00Z">
        <w:r>
          <w:delText>seule</w:delText>
        </w:r>
      </w:del>
      <w:ins w:id="1188" w:author="Francisco Garcia" w:date="2014-05-26T10:12:00Z">
        <w:r w:rsidRPr="003245B3">
          <w:rPr>
            <w:lang w:val="fr-FR"/>
          </w:rPr>
          <w:t>seule</w:t>
        </w:r>
        <w:r w:rsidR="003812AE">
          <w:rPr>
            <w:lang w:val="fr-FR"/>
          </w:rPr>
          <w:t>s</w:t>
        </w:r>
      </w:ins>
      <w:r w:rsidRPr="003245B3">
        <w:rPr>
          <w:lang w:val="fr-FR"/>
        </w:rPr>
        <w:t xml:space="preserve"> (propriété ReadOnly).</w:t>
      </w:r>
    </w:p>
    <w:p w14:paraId="5C7D563F" w14:textId="51FBDD4C" w:rsidR="0069787D" w:rsidRPr="003245B3" w:rsidRDefault="0069787D" w:rsidP="00F64378">
      <w:pPr>
        <w:rPr>
          <w:lang w:val="fr-FR"/>
        </w:rPr>
      </w:pPr>
      <w:r w:rsidRPr="003245B3">
        <w:rPr>
          <w:lang w:val="fr-FR"/>
        </w:rPr>
        <w:t xml:space="preserve">Lorsque l’utilisateur valide ses modifications, l’événement « CellEndEdit » du DataGridView en question est appelé. Un objet de type Music ou Ad (en fonction du DataGridView qui </w:t>
      </w:r>
      <w:del w:id="1189" w:author="Francisco Garcia" w:date="2014-05-26T10:12:00Z">
        <w:r>
          <w:delText>appel</w:delText>
        </w:r>
      </w:del>
      <w:ins w:id="1190" w:author="Francisco Garcia" w:date="2014-05-26T10:12:00Z">
        <w:r w:rsidRPr="003245B3">
          <w:rPr>
            <w:lang w:val="fr-FR"/>
          </w:rPr>
          <w:t>appel</w:t>
        </w:r>
        <w:r w:rsidR="003812AE">
          <w:rPr>
            <w:lang w:val="fr-FR"/>
          </w:rPr>
          <w:t>le</w:t>
        </w:r>
      </w:ins>
      <w:r w:rsidRPr="003245B3">
        <w:rPr>
          <w:lang w:val="fr-FR"/>
        </w:rPr>
        <w:t xml:space="preserve"> l’événement) est créé avec les informations de la ligne modifiée (modifications comprises), puis la méthode « UpdateAudioFile » du </w:t>
      </w:r>
      <w:del w:id="1191" w:author="Francisco Garcia" w:date="2014-05-26T10:12:00Z">
        <w:r>
          <w:delText>contrôleur</w:delText>
        </w:r>
      </w:del>
      <w:ins w:id="1192" w:author="Francisco Garcia" w:date="2014-05-26T10:12:00Z">
        <w:r w:rsidR="003812AE">
          <w:rPr>
            <w:lang w:val="fr-FR"/>
          </w:rPr>
          <w:t>« </w:t>
        </w:r>
        <w:r w:rsidRPr="003245B3">
          <w:rPr>
            <w:lang w:val="fr-FR"/>
          </w:rPr>
          <w:t>contr</w:t>
        </w:r>
        <w:r w:rsidR="003812AE">
          <w:rPr>
            <w:lang w:val="fr-FR"/>
          </w:rPr>
          <w:t>o</w:t>
        </w:r>
        <w:r w:rsidRPr="003245B3">
          <w:rPr>
            <w:lang w:val="fr-FR"/>
          </w:rPr>
          <w:t>l</w:t>
        </w:r>
        <w:r w:rsidR="003812AE">
          <w:rPr>
            <w:lang w:val="fr-FR"/>
          </w:rPr>
          <w:t>le</w:t>
        </w:r>
        <w:r w:rsidRPr="003245B3">
          <w:rPr>
            <w:lang w:val="fr-FR"/>
          </w:rPr>
          <w:t>r</w:t>
        </w:r>
        <w:r w:rsidR="003812AE">
          <w:rPr>
            <w:lang w:val="fr-FR"/>
          </w:rPr>
          <w:t> »</w:t>
        </w:r>
      </w:ins>
      <w:r w:rsidRPr="003245B3">
        <w:rPr>
          <w:lang w:val="fr-FR"/>
        </w:rPr>
        <w:t xml:space="preserve"> est </w:t>
      </w:r>
      <w:del w:id="1193" w:author="Francisco Garcia" w:date="2014-05-26T10:12:00Z">
        <w:r>
          <w:delText>applée</w:delText>
        </w:r>
      </w:del>
      <w:ins w:id="1194" w:author="Francisco Garcia" w:date="2014-05-26T10:12:00Z">
        <w:r w:rsidR="003812AE" w:rsidRPr="003245B3">
          <w:rPr>
            <w:lang w:val="fr-FR"/>
          </w:rPr>
          <w:t>app</w:t>
        </w:r>
        <w:r w:rsidR="003812AE">
          <w:rPr>
            <w:lang w:val="fr-FR"/>
          </w:rPr>
          <w:t>e</w:t>
        </w:r>
        <w:r w:rsidR="003812AE" w:rsidRPr="003245B3">
          <w:rPr>
            <w:lang w:val="fr-FR"/>
          </w:rPr>
          <w:t>l</w:t>
        </w:r>
        <w:r w:rsidR="003812AE">
          <w:rPr>
            <w:lang w:val="fr-FR"/>
          </w:rPr>
          <w:t>é</w:t>
        </w:r>
        <w:r w:rsidR="003812AE" w:rsidRPr="003245B3">
          <w:rPr>
            <w:lang w:val="fr-FR"/>
          </w:rPr>
          <w:t>e</w:t>
        </w:r>
      </w:ins>
      <w:r w:rsidRPr="003245B3">
        <w:rPr>
          <w:lang w:val="fr-FR"/>
        </w:rPr>
        <w:t xml:space="preserve">. C’est ensuite dans le modèle que les modifications sont appliquées à la base de données, au fichier MP3 (tags) et à la bibliothèque </w:t>
      </w:r>
      <w:del w:id="1195" w:author="Francisco Garcia" w:date="2014-05-26T10:12:00Z">
        <w:r>
          <w:delText>contenue</w:delText>
        </w:r>
      </w:del>
      <w:ins w:id="1196" w:author="Francisco Garcia" w:date="2014-05-26T10:12:00Z">
        <w:r w:rsidRPr="003245B3">
          <w:rPr>
            <w:lang w:val="fr-FR"/>
          </w:rPr>
          <w:t>contenu</w:t>
        </w:r>
        <w:r w:rsidR="0077665B">
          <w:rPr>
            <w:lang w:val="fr-FR"/>
          </w:rPr>
          <w:t>s</w:t>
        </w:r>
      </w:ins>
      <w:r w:rsidRPr="003245B3">
        <w:rPr>
          <w:lang w:val="fr-FR"/>
        </w:rPr>
        <w:t xml:space="preserve"> dans le </w:t>
      </w:r>
      <w:ins w:id="1197" w:author="Francisco Garcia" w:date="2014-05-26T10:12:00Z">
        <w:r w:rsidR="0077665B">
          <w:rPr>
            <w:lang w:val="fr-FR"/>
          </w:rPr>
          <w:t>« </w:t>
        </w:r>
      </w:ins>
      <w:r w:rsidRPr="003245B3">
        <w:rPr>
          <w:lang w:val="fr-FR"/>
        </w:rPr>
        <w:t>modèle</w:t>
      </w:r>
      <w:ins w:id="1198" w:author="Francisco Garcia" w:date="2014-05-26T10:12:00Z">
        <w:r w:rsidR="0077665B">
          <w:rPr>
            <w:lang w:val="fr-FR"/>
          </w:rPr>
          <w:t> »</w:t>
        </w:r>
      </w:ins>
      <w:r w:rsidRPr="003245B3">
        <w:rPr>
          <w:lang w:val="fr-FR"/>
        </w:rPr>
        <w:t xml:space="preserve"> lui-même. </w:t>
      </w:r>
      <w:r w:rsidR="00792BB3" w:rsidRPr="003245B3">
        <w:rPr>
          <w:lang w:val="fr-FR"/>
        </w:rPr>
        <w:t>Les étapes de modification s’effectuent comme ceci :</w:t>
      </w:r>
    </w:p>
    <w:p w14:paraId="4F62A127" w14:textId="77777777" w:rsidR="00792BB3" w:rsidRPr="003245B3" w:rsidRDefault="00792BB3" w:rsidP="00792BB3">
      <w:pPr>
        <w:pStyle w:val="Paragraphedeliste"/>
        <w:numPr>
          <w:ilvl w:val="0"/>
          <w:numId w:val="35"/>
        </w:numPr>
        <w:rPr>
          <w:lang w:val="fr-FR"/>
        </w:rPr>
      </w:pPr>
      <w:r w:rsidRPr="003245B3">
        <w:rPr>
          <w:lang w:val="fr-FR"/>
        </w:rPr>
        <w:t>Mise à jour dans la base de données. Si la méthode « UpdateAudioFile » de la classe Bdd retourne vrai, passage à l’étape suivante.</w:t>
      </w:r>
    </w:p>
    <w:p w14:paraId="15CD2F16" w14:textId="77777777" w:rsidR="00CC1942" w:rsidRPr="003245B3" w:rsidRDefault="00CC1942" w:rsidP="00CC1942">
      <w:pPr>
        <w:pStyle w:val="Paragraphedeliste"/>
        <w:numPr>
          <w:ilvl w:val="1"/>
          <w:numId w:val="35"/>
        </w:numPr>
        <w:rPr>
          <w:lang w:val="fr-FR"/>
        </w:rPr>
      </w:pPr>
      <w:r w:rsidRPr="003245B3">
        <w:rPr>
          <w:lang w:val="fr-FR"/>
        </w:rPr>
        <w:t>La méthode située dans la classe Bdd effectue la même vérification que pour l’ajout de fichier audio concernant le genre. C’est-à-dire que si le genre inscrit n’existe pas, il est ajouté à la table tgender.</w:t>
      </w:r>
    </w:p>
    <w:p w14:paraId="7B941144" w14:textId="77777777" w:rsidR="00792BB3" w:rsidRPr="003245B3" w:rsidRDefault="00792BB3" w:rsidP="00792BB3">
      <w:pPr>
        <w:pStyle w:val="Paragraphedeliste"/>
        <w:numPr>
          <w:ilvl w:val="0"/>
          <w:numId w:val="35"/>
        </w:numPr>
        <w:rPr>
          <w:lang w:val="fr-FR"/>
        </w:rPr>
      </w:pPr>
      <w:r w:rsidRPr="003245B3">
        <w:rPr>
          <w:lang w:val="fr-FR"/>
        </w:rPr>
        <w:t>Modification des tags du fichier MP3 à l’aide de la bibliothèque C# TagLib.</w:t>
      </w:r>
    </w:p>
    <w:p w14:paraId="7A675955" w14:textId="77777777" w:rsidR="00792BB3" w:rsidRPr="003245B3" w:rsidRDefault="00CC1942" w:rsidP="00792BB3">
      <w:pPr>
        <w:pStyle w:val="Paragraphedeliste"/>
        <w:numPr>
          <w:ilvl w:val="0"/>
          <w:numId w:val="35"/>
        </w:numPr>
        <w:rPr>
          <w:lang w:val="fr-FR"/>
        </w:rPr>
      </w:pPr>
      <w:r w:rsidRPr="003245B3">
        <w:rPr>
          <w:lang w:val="fr-FR"/>
        </w:rPr>
        <w:t xml:space="preserve">Modification des informations dans le </w:t>
      </w:r>
      <w:ins w:id="1199" w:author="Francisco Garcia" w:date="2014-05-26T10:12:00Z">
        <w:r w:rsidR="0077665B">
          <w:rPr>
            <w:lang w:val="fr-FR"/>
          </w:rPr>
          <w:t>« </w:t>
        </w:r>
      </w:ins>
      <w:r w:rsidRPr="003245B3">
        <w:rPr>
          <w:lang w:val="fr-FR"/>
        </w:rPr>
        <w:t>modèle</w:t>
      </w:r>
      <w:ins w:id="1200" w:author="Francisco Garcia" w:date="2014-05-26T10:12:00Z">
        <w:r w:rsidR="0077665B">
          <w:rPr>
            <w:lang w:val="fr-FR"/>
          </w:rPr>
          <w:t> »</w:t>
        </w:r>
      </w:ins>
    </w:p>
    <w:p w14:paraId="69DB06FD" w14:textId="77777777" w:rsidR="00CC1942" w:rsidRPr="003245B3" w:rsidRDefault="00CC1942" w:rsidP="00792BB3">
      <w:pPr>
        <w:pStyle w:val="Paragraphedeliste"/>
        <w:numPr>
          <w:ilvl w:val="0"/>
          <w:numId w:val="35"/>
        </w:numPr>
        <w:rPr>
          <w:lang w:val="fr-FR"/>
        </w:rPr>
      </w:pPr>
      <w:r w:rsidRPr="003245B3">
        <w:rPr>
          <w:lang w:val="fr-FR"/>
        </w:rPr>
        <w:t xml:space="preserve">Mise à jour des </w:t>
      </w:r>
      <w:ins w:id="1201" w:author="Francisco Garcia" w:date="2014-05-26T10:12:00Z">
        <w:r w:rsidR="0077665B">
          <w:rPr>
            <w:lang w:val="fr-FR"/>
          </w:rPr>
          <w:t>« </w:t>
        </w:r>
      </w:ins>
      <w:r w:rsidRPr="003245B3">
        <w:rPr>
          <w:lang w:val="fr-FR"/>
        </w:rPr>
        <w:t>observateurs</w:t>
      </w:r>
      <w:ins w:id="1202" w:author="Francisco Garcia" w:date="2014-05-26T10:12:00Z">
        <w:r w:rsidR="0077665B">
          <w:rPr>
            <w:lang w:val="fr-FR"/>
          </w:rPr>
          <w:t> »</w:t>
        </w:r>
      </w:ins>
    </w:p>
    <w:p w14:paraId="12A81485" w14:textId="77777777" w:rsidR="00905FB3" w:rsidRPr="003245B3" w:rsidRDefault="00905FB3" w:rsidP="00905FB3">
      <w:pPr>
        <w:rPr>
          <w:lang w:val="fr-FR"/>
        </w:rPr>
      </w:pPr>
      <w:r w:rsidRPr="003245B3">
        <w:rPr>
          <w:lang w:val="fr-FR"/>
        </w:rPr>
        <w:t>La mise à jour via TagLib s’effectue comme ceci :</w:t>
      </w:r>
    </w:p>
    <w:p w14:paraId="5527E86A"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203"/>
      <w:r w:rsidRPr="003245B3">
        <w:rPr>
          <w:rFonts w:ascii="Consolas" w:hAnsi="Consolas" w:cs="Consolas"/>
          <w:color w:val="000000"/>
          <w:sz w:val="19"/>
          <w:szCs w:val="19"/>
          <w:highlight w:val="white"/>
          <w:lang w:val="fr-FR"/>
        </w:rPr>
        <w:t>TagLib.</w:t>
      </w:r>
      <w:r w:rsidRPr="003245B3">
        <w:rPr>
          <w:rFonts w:ascii="Consolas" w:hAnsi="Consolas" w:cs="Consolas"/>
          <w:color w:val="2B91AF"/>
          <w:sz w:val="19"/>
          <w:szCs w:val="19"/>
          <w:highlight w:val="white"/>
          <w:lang w:val="fr-FR"/>
        </w:rPr>
        <w:t>File</w:t>
      </w:r>
      <w:r w:rsidRPr="003245B3">
        <w:rPr>
          <w:rFonts w:ascii="Consolas" w:hAnsi="Consolas" w:cs="Consolas"/>
          <w:color w:val="000000"/>
          <w:sz w:val="19"/>
          <w:szCs w:val="19"/>
          <w:highlight w:val="white"/>
          <w:lang w:val="fr-FR"/>
        </w:rPr>
        <w:t xml:space="preserve"> tagFile = </w:t>
      </w:r>
      <w:proofErr w:type="gramStart"/>
      <w:r w:rsidRPr="003245B3">
        <w:rPr>
          <w:rFonts w:ascii="Consolas" w:hAnsi="Consolas" w:cs="Consolas"/>
          <w:color w:val="000000"/>
          <w:sz w:val="19"/>
          <w:szCs w:val="19"/>
          <w:highlight w:val="white"/>
          <w:lang w:val="fr-FR"/>
        </w:rPr>
        <w:t>TagLib.</w:t>
      </w:r>
      <w:r w:rsidRPr="003245B3">
        <w:rPr>
          <w:rFonts w:ascii="Consolas" w:hAnsi="Consolas" w:cs="Consolas"/>
          <w:color w:val="2B91AF"/>
          <w:sz w:val="19"/>
          <w:szCs w:val="19"/>
          <w:highlight w:val="white"/>
          <w:lang w:val="fr-FR"/>
        </w:rPr>
        <w:t>File</w:t>
      </w:r>
      <w:r w:rsidRPr="003245B3">
        <w:rPr>
          <w:rFonts w:ascii="Consolas" w:hAnsi="Consolas" w:cs="Consolas"/>
          <w:color w:val="000000"/>
          <w:sz w:val="19"/>
          <w:szCs w:val="19"/>
          <w:highlight w:val="white"/>
          <w:lang w:val="fr-FR"/>
        </w:rPr>
        <w:t>.Create(</w:t>
      </w:r>
      <w:proofErr w:type="gramEnd"/>
      <w:r w:rsidRPr="003245B3">
        <w:rPr>
          <w:rFonts w:ascii="Consolas" w:hAnsi="Consolas" w:cs="Consolas"/>
          <w:color w:val="000000"/>
          <w:sz w:val="19"/>
          <w:szCs w:val="19"/>
          <w:highlight w:val="white"/>
          <w:lang w:val="fr-FR"/>
        </w:rPr>
        <w:t>file.Filename);</w:t>
      </w:r>
    </w:p>
    <w:p w14:paraId="770C09E3"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tagFile.Tag.Title = file.Title;</w:t>
      </w:r>
    </w:p>
    <w:p w14:paraId="23E45270"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tagFile.Tag.Performers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FF"/>
          <w:sz w:val="19"/>
          <w:szCs w:val="19"/>
          <w:highlight w:val="white"/>
          <w:lang w:val="fr-FR"/>
        </w:rPr>
        <w:t>string</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 { file.Artist };</w:t>
      </w:r>
    </w:p>
    <w:p w14:paraId="093B47AA"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tagFile.Tag.Album = file.Album;</w:t>
      </w:r>
    </w:p>
    <w:p w14:paraId="42390858"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tagFile.Tag.Year = (</w:t>
      </w:r>
      <w:r w:rsidRPr="003245B3">
        <w:rPr>
          <w:rFonts w:ascii="Consolas" w:hAnsi="Consolas" w:cs="Consolas"/>
          <w:color w:val="0000FF"/>
          <w:sz w:val="19"/>
          <w:szCs w:val="19"/>
          <w:highlight w:val="white"/>
          <w:lang w:val="fr-FR"/>
        </w:rPr>
        <w:t>uint</w:t>
      </w:r>
      <w:proofErr w:type="gramStart"/>
      <w:r w:rsidRPr="003245B3">
        <w:rPr>
          <w:rFonts w:ascii="Consolas" w:hAnsi="Consolas" w:cs="Consolas"/>
          <w:color w:val="000000"/>
          <w:sz w:val="19"/>
          <w:szCs w:val="19"/>
          <w:highlight w:val="white"/>
          <w:lang w:val="fr-FR"/>
        </w:rPr>
        <w:t>)file.Year</w:t>
      </w:r>
      <w:proofErr w:type="gramEnd"/>
      <w:r w:rsidRPr="003245B3">
        <w:rPr>
          <w:rFonts w:ascii="Consolas" w:hAnsi="Consolas" w:cs="Consolas"/>
          <w:color w:val="000000"/>
          <w:sz w:val="19"/>
          <w:szCs w:val="19"/>
          <w:highlight w:val="white"/>
          <w:lang w:val="fr-FR"/>
        </w:rPr>
        <w:t>;</w:t>
      </w:r>
    </w:p>
    <w:p w14:paraId="2101EBAA"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tagFile.Tag.Copyright = file.Label;</w:t>
      </w:r>
    </w:p>
    <w:p w14:paraId="61BAAE79"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tagFile.Tag.Genres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FF"/>
          <w:sz w:val="19"/>
          <w:szCs w:val="19"/>
          <w:highlight w:val="white"/>
          <w:lang w:val="fr-FR"/>
        </w:rPr>
        <w:t>string</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 { file.Gender };</w:t>
      </w:r>
    </w:p>
    <w:p w14:paraId="51C4505E" w14:textId="77777777" w:rsidR="00905FB3" w:rsidRPr="003245B3" w:rsidRDefault="00905FB3" w:rsidP="00905FB3">
      <w:pPr>
        <w:pBdr>
          <w:top w:val="single" w:sz="4" w:space="1" w:color="auto"/>
          <w:left w:val="single" w:sz="4" w:space="4" w:color="auto"/>
          <w:bottom w:val="single" w:sz="4" w:space="1" w:color="auto"/>
          <w:right w:val="single" w:sz="4" w:space="4" w:color="auto"/>
        </w:pBdr>
        <w:rPr>
          <w:lang w:val="fr-FR"/>
        </w:rPr>
      </w:pPr>
      <w:proofErr w:type="gramStart"/>
      <w:r w:rsidRPr="003245B3">
        <w:rPr>
          <w:rFonts w:ascii="Consolas" w:hAnsi="Consolas" w:cs="Consolas"/>
          <w:color w:val="000000"/>
          <w:sz w:val="19"/>
          <w:szCs w:val="19"/>
          <w:highlight w:val="white"/>
          <w:lang w:val="fr-FR"/>
        </w:rPr>
        <w:t>tagFile.Save(</w:t>
      </w:r>
      <w:proofErr w:type="gramEnd"/>
      <w:r w:rsidRPr="003245B3">
        <w:rPr>
          <w:rFonts w:ascii="Consolas" w:hAnsi="Consolas" w:cs="Consolas"/>
          <w:color w:val="000000"/>
          <w:sz w:val="19"/>
          <w:szCs w:val="19"/>
          <w:highlight w:val="white"/>
          <w:lang w:val="fr-FR"/>
        </w:rPr>
        <w:t>);</w:t>
      </w:r>
    </w:p>
    <w:p w14:paraId="734BFC03" w14:textId="77777777" w:rsidR="00A7118C" w:rsidRPr="003245B3" w:rsidRDefault="0077665B" w:rsidP="00A7118C">
      <w:pPr>
        <w:pStyle w:val="Titre3"/>
        <w:rPr>
          <w:lang w:val="fr-FR"/>
        </w:rPr>
      </w:pPr>
      <w:bookmarkStart w:id="1204" w:name="_Toc262710622"/>
      <w:commentRangeEnd w:id="1203"/>
      <w:r>
        <w:rPr>
          <w:rStyle w:val="Marquedecommentaire"/>
          <w:rFonts w:asciiTheme="minorHAnsi" w:eastAsiaTheme="minorHAnsi" w:hAnsiTheme="minorHAnsi" w:cstheme="minorBidi"/>
          <w:b w:val="0"/>
          <w:bCs w:val="0"/>
          <w:color w:val="auto"/>
        </w:rPr>
        <w:commentReference w:id="1203"/>
      </w:r>
      <w:r w:rsidR="00A7118C" w:rsidRPr="003245B3">
        <w:rPr>
          <w:lang w:val="fr-FR"/>
        </w:rPr>
        <w:t>Suppression</w:t>
      </w:r>
      <w:bookmarkEnd w:id="1186"/>
      <w:bookmarkEnd w:id="1204"/>
    </w:p>
    <w:p w14:paraId="45100570" w14:textId="77777777" w:rsidR="00A7118C" w:rsidRPr="003245B3" w:rsidRDefault="00A7118C" w:rsidP="00A7118C">
      <w:pPr>
        <w:rPr>
          <w:lang w:val="fr-FR"/>
        </w:rPr>
      </w:pPr>
      <w:r w:rsidRPr="003245B3">
        <w:rPr>
          <w:lang w:val="fr-FR"/>
        </w:rPr>
        <w:t>Pour la suppression, le même principe que l’importation par rapport à la différenciation entre le bouton  « Delete selected » de la section « Music » et « Ad » avec la propriété « Tag ».</w:t>
      </w:r>
    </w:p>
    <w:p w14:paraId="12AD6764" w14:textId="77777777" w:rsidR="00A7118C" w:rsidRPr="003245B3" w:rsidRDefault="00A7118C" w:rsidP="00A7118C">
      <w:pPr>
        <w:rPr>
          <w:lang w:val="fr-FR"/>
        </w:rPr>
      </w:pPr>
      <w:r w:rsidRPr="003245B3">
        <w:rPr>
          <w:lang w:val="fr-FR"/>
        </w:rPr>
        <w:t>L’utilisateur peut supprimer plusieurs occurrences d’un seul coup, pour cela il faut parcourir la propriété « SelectedRows » du composant « DataGridView » en question. Voici la boucle :</w:t>
      </w:r>
    </w:p>
    <w:p w14:paraId="216428AB" w14:textId="77777777" w:rsidR="00A7118C" w:rsidRPr="003245B3"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2B91AF"/>
          <w:sz w:val="19"/>
          <w:szCs w:val="19"/>
          <w:highlight w:val="white"/>
          <w:lang w:val="fr-FR"/>
        </w:rPr>
        <w:t>DataGridViewRow</w:t>
      </w:r>
      <w:r w:rsidRPr="003245B3">
        <w:rPr>
          <w:rFonts w:ascii="Consolas" w:hAnsi="Consolas" w:cs="Consolas"/>
          <w:color w:val="000000"/>
          <w:sz w:val="19"/>
          <w:szCs w:val="19"/>
          <w:highlight w:val="white"/>
          <w:lang w:val="fr-FR"/>
        </w:rPr>
        <w:t xml:space="preserve"> row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((type == </w:t>
      </w:r>
      <w:r w:rsidRPr="003245B3">
        <w:rPr>
          <w:rFonts w:ascii="Consolas" w:hAnsi="Consolas" w:cs="Consolas"/>
          <w:color w:val="2B91AF"/>
          <w:sz w:val="19"/>
          <w:szCs w:val="19"/>
          <w:highlight w:val="white"/>
          <w:lang w:val="fr-FR"/>
        </w:rPr>
        <w:t>AudioType</w:t>
      </w:r>
      <w:r w:rsidRPr="003245B3">
        <w:rPr>
          <w:rFonts w:ascii="Consolas" w:hAnsi="Consolas" w:cs="Consolas"/>
          <w:color w:val="000000"/>
          <w:sz w:val="19"/>
          <w:szCs w:val="19"/>
          <w:highlight w:val="white"/>
          <w:lang w:val="fr-FR"/>
        </w:rPr>
        <w:t>.Music)?dgvMusics.SelectedRows:dgvAds.SelectedRows))</w:t>
      </w:r>
    </w:p>
    <w:p w14:paraId="1A78EA96" w14:textId="77777777" w:rsidR="00A7118C" w:rsidRPr="003245B3"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2BCC3464" w14:textId="77777777" w:rsidR="00A7118C" w:rsidRPr="003245B3"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.Controller.DeleteAudioFile</w:t>
      </w:r>
      <w:proofErr w:type="gramEnd"/>
      <w:r w:rsidRPr="003245B3">
        <w:rPr>
          <w:rFonts w:ascii="Consolas" w:hAnsi="Consolas" w:cs="Consolas"/>
          <w:color w:val="000000"/>
          <w:sz w:val="19"/>
          <w:szCs w:val="19"/>
          <w:highlight w:val="white"/>
          <w:lang w:val="fr-FR"/>
        </w:rPr>
        <w:t>(</w:t>
      </w:r>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.Parse(row.Cells[0].Value.ToString()), row.Cells[row.Cells.Count - 1].Value.ToString()))</w:t>
      </w:r>
    </w:p>
    <w:p w14:paraId="5402A722" w14:textId="77777777" w:rsidR="00A7118C" w:rsidRPr="003245B3"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state</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w:t>
      </w:r>
    </w:p>
    <w:p w14:paraId="04D2B625" w14:textId="77777777" w:rsidR="00A7118C" w:rsidRPr="003245B3" w:rsidRDefault="00A7118C" w:rsidP="0069787D">
      <w:pPr>
        <w:pBdr>
          <w:top w:val="single" w:sz="4" w:space="1" w:color="auto"/>
          <w:left w:val="single" w:sz="4" w:space="4" w:color="auto"/>
          <w:bottom w:val="single" w:sz="4" w:space="1" w:color="auto"/>
          <w:right w:val="single" w:sz="4" w:space="4" w:color="auto"/>
        </w:pBdr>
        <w:jc w:val="left"/>
        <w:rPr>
          <w:lang w:val="fr-FR"/>
        </w:rPr>
      </w:pPr>
      <w:r w:rsidRPr="003245B3">
        <w:rPr>
          <w:rFonts w:ascii="Consolas" w:hAnsi="Consolas" w:cs="Consolas"/>
          <w:color w:val="000000"/>
          <w:sz w:val="19"/>
          <w:szCs w:val="19"/>
          <w:highlight w:val="white"/>
          <w:lang w:val="fr-FR"/>
        </w:rPr>
        <w:t>}</w:t>
      </w:r>
    </w:p>
    <w:p w14:paraId="22A26769" w14:textId="77777777" w:rsidR="008C0673" w:rsidRPr="003245B3" w:rsidRDefault="008C0673" w:rsidP="008C0673">
      <w:pPr>
        <w:pStyle w:val="Lgende"/>
        <w:jc w:val="center"/>
        <w:rPr>
          <w:lang w:val="fr-FR"/>
        </w:rPr>
      </w:pPr>
      <w:bookmarkStart w:id="1205" w:name="_Grille_horaire"/>
      <w:bookmarkEnd w:id="1205"/>
      <w:r w:rsidRPr="003245B3">
        <w:rPr>
          <w:lang w:val="fr-FR"/>
        </w:rPr>
        <w:t>AdminView.cs</w:t>
      </w:r>
    </w:p>
    <w:p w14:paraId="4B65E2F0" w14:textId="77777777" w:rsidR="00A7118C" w:rsidRPr="003245B3" w:rsidRDefault="00A7118C" w:rsidP="00A7118C">
      <w:pPr>
        <w:rPr>
          <w:lang w:val="fr-FR"/>
        </w:rPr>
      </w:pPr>
      <w:r w:rsidRPr="003245B3">
        <w:rPr>
          <w:lang w:val="fr-FR"/>
        </w:rPr>
        <w:lastRenderedPageBreak/>
        <w:t xml:space="preserve">La présence </w:t>
      </w:r>
      <w:commentRangeStart w:id="1206"/>
      <w:r w:rsidRPr="003245B3">
        <w:rPr>
          <w:lang w:val="fr-FR"/>
        </w:rPr>
        <w:t xml:space="preserve">d’un test ternaire </w:t>
      </w:r>
      <w:commentRangeEnd w:id="1206"/>
      <w:r w:rsidR="0077665B">
        <w:rPr>
          <w:rStyle w:val="Marquedecommentaire"/>
        </w:rPr>
        <w:commentReference w:id="1206"/>
      </w:r>
      <w:r w:rsidRPr="003245B3">
        <w:rPr>
          <w:lang w:val="fr-FR"/>
        </w:rPr>
        <w:t>dans le partie « in » du foreach permet de sélectionner le bon composant DataGridView en fonction de la section (Music ou Ad) dans laquelle le bouton de suppression a été pressé.</w:t>
      </w:r>
    </w:p>
    <w:p w14:paraId="1EBFE915" w14:textId="77777777" w:rsidR="00A7118C" w:rsidRPr="003245B3" w:rsidRDefault="00A7118C" w:rsidP="00A7118C">
      <w:pPr>
        <w:rPr>
          <w:lang w:val="fr-FR"/>
        </w:rPr>
      </w:pPr>
      <w:r w:rsidRPr="003245B3">
        <w:rPr>
          <w:lang w:val="fr-FR"/>
        </w:rPr>
        <w:t xml:space="preserve">Pour chaque occurrence, la musique/pub va être supprimée de la base de données ainsi que du </w:t>
      </w:r>
      <w:ins w:id="1207" w:author="Francisco Garcia" w:date="2014-05-26T10:12:00Z">
        <w:r w:rsidR="0077665B">
          <w:rPr>
            <w:lang w:val="fr-FR"/>
          </w:rPr>
          <w:t>« </w:t>
        </w:r>
      </w:ins>
      <w:r w:rsidRPr="003245B3">
        <w:rPr>
          <w:lang w:val="fr-FR"/>
        </w:rPr>
        <w:t>modèle</w:t>
      </w:r>
      <w:ins w:id="1208" w:author="Francisco Garcia" w:date="2014-05-26T10:12:00Z">
        <w:r w:rsidR="0077665B">
          <w:rPr>
            <w:lang w:val="fr-FR"/>
          </w:rPr>
          <w:t> »</w:t>
        </w:r>
      </w:ins>
      <w:r w:rsidRPr="003245B3">
        <w:rPr>
          <w:lang w:val="fr-FR"/>
        </w:rPr>
        <w:t xml:space="preserve"> et des playlist la concernant. Pour se faire, toutes les playlist de toutes les webradios du programme vont être bouclées et dans la liste de filename de chacune, les occurrences du filename de la musique/pub supprimée seront enlevées.</w:t>
      </w:r>
      <w:r w:rsidRPr="003245B3">
        <w:rPr>
          <w:lang w:val="fr-FR"/>
        </w:rPr>
        <w:br/>
        <w:t xml:space="preserve">Ensuite, la suppression s’effectue dans la bibliothèque du </w:t>
      </w:r>
      <w:ins w:id="1209" w:author="Francisco Garcia" w:date="2014-05-26T10:12:00Z">
        <w:r w:rsidR="0077665B">
          <w:rPr>
            <w:lang w:val="fr-FR"/>
          </w:rPr>
          <w:t>« </w:t>
        </w:r>
      </w:ins>
      <w:r w:rsidRPr="003245B3">
        <w:rPr>
          <w:lang w:val="fr-FR"/>
        </w:rPr>
        <w:t>modèle</w:t>
      </w:r>
      <w:ins w:id="1210" w:author="Francisco Garcia" w:date="2014-05-26T10:12:00Z">
        <w:r w:rsidR="0077665B">
          <w:rPr>
            <w:lang w:val="fr-FR"/>
          </w:rPr>
          <w:t> »</w:t>
        </w:r>
      </w:ins>
      <w:r w:rsidRPr="003245B3">
        <w:rPr>
          <w:lang w:val="fr-FR"/>
        </w:rPr>
        <w:t xml:space="preserve"> puis dans la base de données.</w:t>
      </w:r>
    </w:p>
    <w:p w14:paraId="435D8094" w14:textId="77777777" w:rsidR="000C3272" w:rsidRPr="003245B3" w:rsidRDefault="000C3272" w:rsidP="00A7118C">
      <w:pPr>
        <w:pStyle w:val="Titre3"/>
        <w:rPr>
          <w:lang w:val="fr-FR"/>
        </w:rPr>
      </w:pPr>
      <w:bookmarkStart w:id="1211" w:name="_Toc262710623"/>
      <w:bookmarkStart w:id="1212" w:name="_Toc387323426"/>
      <w:commentRangeStart w:id="1213"/>
      <w:r w:rsidRPr="003245B3">
        <w:rPr>
          <w:lang w:val="fr-FR"/>
        </w:rPr>
        <w:t>Vérification des données</w:t>
      </w:r>
      <w:bookmarkEnd w:id="1211"/>
      <w:bookmarkEnd w:id="1212"/>
    </w:p>
    <w:p w14:paraId="751A7F36" w14:textId="77777777" w:rsidR="00D357D0" w:rsidRPr="003245B3" w:rsidRDefault="00771CA6" w:rsidP="000C3272">
      <w:pPr>
        <w:rPr>
          <w:lang w:val="fr-FR"/>
        </w:rPr>
      </w:pPr>
      <w:r w:rsidRPr="003245B3">
        <w:rPr>
          <w:lang w:val="fr-FR"/>
        </w:rPr>
        <w:t>Dans le menu « File », le bouton « Check library » permet de vérifier l’intégrité de la bibliothèque. C’est-à-dire, supprimer les références vers des fichiers musicaux qui n’existeraient plus à l’emplacement auquel ils sont référencés.</w:t>
      </w:r>
      <w:r w:rsidR="00E137AC" w:rsidRPr="003245B3">
        <w:rPr>
          <w:lang w:val="fr-FR"/>
        </w:rPr>
        <w:t xml:space="preserve"> La méthode du modèle « CheckLibrary » parcoure toute la bibliothèque et vérifie que le filename stocké dans l’objet AudioFile référence bien un fichier existant. Si ce n’est pas le cas, l’enregistrement est supprimé de la base de données</w:t>
      </w:r>
      <w:r w:rsidR="00E315B0" w:rsidRPr="003245B3">
        <w:rPr>
          <w:lang w:val="fr-FR"/>
        </w:rPr>
        <w:t xml:space="preserve"> et du modèle.</w:t>
      </w:r>
    </w:p>
    <w:p w14:paraId="148F2578" w14:textId="77777777" w:rsidR="00A7118C" w:rsidRPr="003245B3" w:rsidRDefault="0077665B" w:rsidP="00A7118C">
      <w:pPr>
        <w:pStyle w:val="Titre3"/>
        <w:rPr>
          <w:lang w:val="fr-FR"/>
        </w:rPr>
      </w:pPr>
      <w:bookmarkStart w:id="1214" w:name="_Toc262710624"/>
      <w:commentRangeEnd w:id="1213"/>
      <w:r>
        <w:rPr>
          <w:rStyle w:val="Marquedecommentaire"/>
          <w:rFonts w:asciiTheme="minorHAnsi" w:eastAsiaTheme="minorHAnsi" w:hAnsiTheme="minorHAnsi" w:cstheme="minorBidi"/>
          <w:b w:val="0"/>
          <w:bCs w:val="0"/>
          <w:color w:val="auto"/>
        </w:rPr>
        <w:commentReference w:id="1213"/>
      </w:r>
      <w:bookmarkStart w:id="1215" w:name="_Toc387323427"/>
      <w:r w:rsidR="00A7118C" w:rsidRPr="003245B3">
        <w:rPr>
          <w:lang w:val="fr-FR"/>
        </w:rPr>
        <w:t>Recherche</w:t>
      </w:r>
      <w:bookmarkEnd w:id="1214"/>
      <w:bookmarkEnd w:id="1215"/>
    </w:p>
    <w:p w14:paraId="529D20F8" w14:textId="46659090" w:rsidR="00A7118C" w:rsidRPr="003245B3" w:rsidRDefault="00A7118C" w:rsidP="00A7118C">
      <w:pPr>
        <w:rPr>
          <w:lang w:val="fr-FR"/>
        </w:rPr>
      </w:pPr>
      <w:r w:rsidRPr="003245B3">
        <w:rPr>
          <w:lang w:val="fr-FR"/>
        </w:rPr>
        <w:t xml:space="preserve">La recherche consiste à afficher seulement les lignes </w:t>
      </w:r>
      <w:del w:id="1216" w:author="Francisco Garcia" w:date="2014-05-26T10:12:00Z">
        <w:r>
          <w:delText>aillant</w:delText>
        </w:r>
      </w:del>
      <w:ins w:id="1217" w:author="Francisco Garcia" w:date="2014-05-26T10:12:00Z">
        <w:r w:rsidR="00173060">
          <w:rPr>
            <w:lang w:val="fr-FR"/>
          </w:rPr>
          <w:t>ayant</w:t>
        </w:r>
      </w:ins>
      <w:r w:rsidRPr="003245B3">
        <w:rPr>
          <w:lang w:val="fr-FR"/>
        </w:rPr>
        <w:t xml:space="preserve"> au moins une correspondance (n’importe quel champ de la ligne) avec la chaîne de recherche entrée par l’utilisateur. Cette chaîne est en premier temps mise en minuscule afin de ne pas prendre la casse en compte. </w:t>
      </w:r>
    </w:p>
    <w:p w14:paraId="7106A2A8" w14:textId="45BCDB68" w:rsidR="00A7118C" w:rsidRPr="003245B3" w:rsidRDefault="00A7118C" w:rsidP="00A7118C">
      <w:pPr>
        <w:rPr>
          <w:lang w:val="fr-FR"/>
        </w:rPr>
      </w:pPr>
      <w:r w:rsidRPr="003245B3">
        <w:rPr>
          <w:lang w:val="fr-FR"/>
        </w:rPr>
        <w:t xml:space="preserve">Une boucle parcourt les lignes du DataGridView et pour chacune, une autre boucle parcourt les cellules. Ensuite, pour chaque cellule, la valeur de cette dernière est prise, un </w:t>
      </w:r>
      <w:ins w:id="1218" w:author="Francisco Garcia" w:date="2014-05-26T10:12:00Z">
        <w:r w:rsidR="00173060">
          <w:rPr>
            <w:lang w:val="fr-FR"/>
          </w:rPr>
          <w:t>« </w:t>
        </w:r>
      </w:ins>
      <w:r w:rsidRPr="003245B3">
        <w:rPr>
          <w:lang w:val="fr-FR"/>
        </w:rPr>
        <w:t>ToString</w:t>
      </w:r>
      <w:ins w:id="1219" w:author="Francisco Garcia" w:date="2014-05-26T10:12:00Z">
        <w:r w:rsidR="00173060">
          <w:rPr>
            <w:lang w:val="fr-FR"/>
          </w:rPr>
          <w:t> »</w:t>
        </w:r>
      </w:ins>
      <w:r w:rsidRPr="003245B3">
        <w:rPr>
          <w:lang w:val="fr-FR"/>
        </w:rPr>
        <w:t xml:space="preserve"> suivit d’un </w:t>
      </w:r>
      <w:ins w:id="1220" w:author="Francisco Garcia" w:date="2014-05-26T10:12:00Z">
        <w:r w:rsidR="00173060">
          <w:rPr>
            <w:lang w:val="fr-FR"/>
          </w:rPr>
          <w:t>« </w:t>
        </w:r>
      </w:ins>
      <w:r w:rsidRPr="003245B3">
        <w:rPr>
          <w:lang w:val="fr-FR"/>
        </w:rPr>
        <w:t>ToLower</w:t>
      </w:r>
      <w:ins w:id="1221" w:author="Francisco Garcia" w:date="2014-05-26T10:12:00Z">
        <w:r w:rsidR="00173060">
          <w:rPr>
            <w:lang w:val="fr-FR"/>
          </w:rPr>
          <w:t> »</w:t>
        </w:r>
      </w:ins>
      <w:r w:rsidRPr="003245B3">
        <w:rPr>
          <w:lang w:val="fr-FR"/>
        </w:rPr>
        <w:t xml:space="preserve"> y est appliqué (pas de </w:t>
      </w:r>
      <w:commentRangeStart w:id="1222"/>
      <w:r w:rsidRPr="003245B3">
        <w:rPr>
          <w:lang w:val="fr-FR"/>
        </w:rPr>
        <w:t>casse</w:t>
      </w:r>
      <w:commentRangeEnd w:id="1222"/>
      <w:r w:rsidR="00173060">
        <w:rPr>
          <w:rStyle w:val="Marquedecommentaire"/>
        </w:rPr>
        <w:commentReference w:id="1222"/>
      </w:r>
      <w:r w:rsidRPr="003245B3">
        <w:rPr>
          <w:lang w:val="fr-FR"/>
        </w:rPr>
        <w:t xml:space="preserve">) et enfin la méthode « Contains » va retourner un booléen si elle trouve une occurrence dans la valeur de la cellule. Si c’est le cas, cette ligne est valide et pourra être affichée. La propriété « Visible » de la ligne est donc modifiée à </w:t>
      </w:r>
      <w:commentRangeStart w:id="1223"/>
      <w:ins w:id="1224" w:author="Francisco Garcia" w:date="2014-05-26T10:12:00Z">
        <w:r w:rsidR="009D2E71">
          <w:rPr>
            <w:lang w:val="fr-FR"/>
          </w:rPr>
          <w:t>« </w:t>
        </w:r>
      </w:ins>
      <w:r w:rsidRPr="003245B3">
        <w:rPr>
          <w:lang w:val="fr-FR"/>
        </w:rPr>
        <w:t>true</w:t>
      </w:r>
      <w:del w:id="1225" w:author="Francisco Garcia" w:date="2014-05-26T10:12:00Z">
        <w:r>
          <w:delText xml:space="preserve"> </w:delText>
        </w:r>
      </w:del>
      <w:ins w:id="1226" w:author="Francisco Garcia" w:date="2014-05-26T10:12:00Z">
        <w:r w:rsidR="009D2E71">
          <w:rPr>
            <w:lang w:val="fr-FR"/>
          </w:rPr>
          <w:t> »</w:t>
        </w:r>
        <w:r w:rsidRPr="003245B3">
          <w:rPr>
            <w:lang w:val="fr-FR"/>
          </w:rPr>
          <w:t xml:space="preserve"> </w:t>
        </w:r>
        <w:commentRangeEnd w:id="1223"/>
        <w:r w:rsidR="009D2E71">
          <w:rPr>
            <w:rStyle w:val="Marquedecommentaire"/>
          </w:rPr>
          <w:commentReference w:id="1223"/>
        </w:r>
      </w:ins>
      <w:r w:rsidRPr="003245B3">
        <w:rPr>
          <w:lang w:val="fr-FR"/>
        </w:rPr>
        <w:t xml:space="preserve">mais dans le cas contraire elle sera </w:t>
      </w:r>
      <w:ins w:id="1227" w:author="Francisco Garcia" w:date="2014-05-26T10:12:00Z">
        <w:r w:rsidR="009D2E71">
          <w:rPr>
            <w:lang w:val="fr-FR"/>
          </w:rPr>
          <w:t>« </w:t>
        </w:r>
      </w:ins>
      <w:r w:rsidRPr="003245B3">
        <w:rPr>
          <w:lang w:val="fr-FR"/>
        </w:rPr>
        <w:t>false</w:t>
      </w:r>
      <w:del w:id="1228" w:author="Francisco Garcia" w:date="2014-05-26T10:12:00Z">
        <w:r>
          <w:delText>.</w:delText>
        </w:r>
      </w:del>
      <w:ins w:id="1229" w:author="Francisco Garcia" w:date="2014-05-26T10:12:00Z">
        <w:r w:rsidR="009D2E71">
          <w:rPr>
            <w:lang w:val="fr-FR"/>
          </w:rPr>
          <w:t> »</w:t>
        </w:r>
        <w:r w:rsidRPr="003245B3">
          <w:rPr>
            <w:lang w:val="fr-FR"/>
          </w:rPr>
          <w:t>.</w:t>
        </w:r>
      </w:ins>
      <w:r w:rsidRPr="003245B3">
        <w:rPr>
          <w:lang w:val="fr-FR"/>
        </w:rPr>
        <w:t xml:space="preserve"> Et ainsi de suite pour chaque ligne.</w:t>
      </w:r>
    </w:p>
    <w:p w14:paraId="269AFBB2"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searchString = (sender </w:t>
      </w:r>
      <w:r w:rsidRPr="003245B3">
        <w:rPr>
          <w:rFonts w:ascii="Consolas" w:hAnsi="Consolas" w:cs="Consolas"/>
          <w:color w:val="0000FF"/>
          <w:sz w:val="19"/>
          <w:szCs w:val="19"/>
          <w:highlight w:val="white"/>
          <w:lang w:val="fr-FR"/>
        </w:rPr>
        <w:t>as</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TextBox</w:t>
      </w:r>
      <w:r w:rsidRPr="003245B3">
        <w:rPr>
          <w:rFonts w:ascii="Consolas" w:hAnsi="Consolas" w:cs="Consolas"/>
          <w:color w:val="000000"/>
          <w:sz w:val="19"/>
          <w:szCs w:val="19"/>
          <w:highlight w:val="white"/>
          <w:lang w:val="fr-FR"/>
        </w:rPr>
        <w:t>).</w:t>
      </w:r>
      <w:proofErr w:type="gramStart"/>
      <w:r w:rsidRPr="003245B3">
        <w:rPr>
          <w:rFonts w:ascii="Consolas" w:hAnsi="Consolas" w:cs="Consolas"/>
          <w:color w:val="000000"/>
          <w:sz w:val="19"/>
          <w:szCs w:val="19"/>
          <w:highlight w:val="white"/>
          <w:lang w:val="fr-FR"/>
        </w:rPr>
        <w:t>Text.ToLower(</w:t>
      </w:r>
      <w:proofErr w:type="gramEnd"/>
      <w:r w:rsidRPr="003245B3">
        <w:rPr>
          <w:rFonts w:ascii="Consolas" w:hAnsi="Consolas" w:cs="Consolas"/>
          <w:color w:val="000000"/>
          <w:sz w:val="19"/>
          <w:szCs w:val="19"/>
          <w:highlight w:val="white"/>
          <w:lang w:val="fr-FR"/>
        </w:rPr>
        <w:t>);</w:t>
      </w:r>
    </w:p>
    <w:p w14:paraId="22B6AE76"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2B91AF"/>
          <w:sz w:val="19"/>
          <w:szCs w:val="19"/>
          <w:highlight w:val="white"/>
          <w:lang w:val="fr-FR"/>
        </w:rPr>
        <w:t>DataGridViewRow</w:t>
      </w:r>
      <w:r w:rsidRPr="003245B3">
        <w:rPr>
          <w:rFonts w:ascii="Consolas" w:hAnsi="Consolas" w:cs="Consolas"/>
          <w:color w:val="000000"/>
          <w:sz w:val="19"/>
          <w:szCs w:val="19"/>
          <w:highlight w:val="white"/>
          <w:lang w:val="fr-FR"/>
        </w:rPr>
        <w:t xml:space="preserve"> row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((type == </w:t>
      </w:r>
      <w:r w:rsidRPr="003245B3">
        <w:rPr>
          <w:rFonts w:ascii="Consolas" w:hAnsi="Consolas" w:cs="Consolas"/>
          <w:color w:val="2B91AF"/>
          <w:sz w:val="19"/>
          <w:szCs w:val="19"/>
          <w:highlight w:val="white"/>
          <w:lang w:val="fr-FR"/>
        </w:rPr>
        <w:t>AudioType</w:t>
      </w:r>
      <w:r w:rsidRPr="003245B3">
        <w:rPr>
          <w:rFonts w:ascii="Consolas" w:hAnsi="Consolas" w:cs="Consolas"/>
          <w:color w:val="000000"/>
          <w:sz w:val="19"/>
          <w:szCs w:val="19"/>
          <w:highlight w:val="white"/>
          <w:lang w:val="fr-FR"/>
        </w:rPr>
        <w:t>.Music)?dgvMusics.Rows:dgvAds.Rows))</w:t>
      </w:r>
    </w:p>
    <w:p w14:paraId="554FB3B1"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6DAD6A6F"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2B91AF"/>
          <w:sz w:val="19"/>
          <w:szCs w:val="19"/>
          <w:highlight w:val="white"/>
          <w:lang w:val="fr-FR"/>
        </w:rPr>
        <w:t>DataGridViewCell</w:t>
      </w:r>
      <w:r w:rsidRPr="003245B3">
        <w:rPr>
          <w:rFonts w:ascii="Consolas" w:hAnsi="Consolas" w:cs="Consolas"/>
          <w:color w:val="000000"/>
          <w:sz w:val="19"/>
          <w:szCs w:val="19"/>
          <w:highlight w:val="white"/>
          <w:lang w:val="fr-FR"/>
        </w:rPr>
        <w:t xml:space="preserve"> cell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row.Cells)</w:t>
      </w:r>
    </w:p>
    <w:p w14:paraId="30D91C10"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14164F7B"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cell.Value.ToString(</w:t>
      </w:r>
      <w:proofErr w:type="gramEnd"/>
      <w:r w:rsidRPr="003245B3">
        <w:rPr>
          <w:rFonts w:ascii="Consolas" w:hAnsi="Consolas" w:cs="Consolas"/>
          <w:color w:val="000000"/>
          <w:sz w:val="19"/>
          <w:szCs w:val="19"/>
          <w:highlight w:val="white"/>
          <w:lang w:val="fr-FR"/>
        </w:rPr>
        <w:t>).ToLower().Contains(searchString))</w:t>
      </w:r>
    </w:p>
    <w:p w14:paraId="36F3E7F8"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4616D71B"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valid</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w:t>
      </w:r>
    </w:p>
    <w:p w14:paraId="7547019E"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000000"/>
          <w:sz w:val="19"/>
          <w:szCs w:val="19"/>
          <w:highlight w:val="white"/>
          <w:lang w:val="fr-FR"/>
        </w:rPr>
        <w:tab/>
      </w:r>
      <w:proofErr w:type="gramStart"/>
      <w:r w:rsidRPr="003245B3">
        <w:rPr>
          <w:rFonts w:ascii="Consolas" w:hAnsi="Consolas" w:cs="Consolas"/>
          <w:color w:val="0000FF"/>
          <w:sz w:val="19"/>
          <w:szCs w:val="19"/>
          <w:highlight w:val="white"/>
          <w:lang w:val="fr-FR"/>
        </w:rPr>
        <w:t>break</w:t>
      </w:r>
      <w:proofErr w:type="gramEnd"/>
      <w:r w:rsidRPr="003245B3">
        <w:rPr>
          <w:rFonts w:ascii="Consolas" w:hAnsi="Consolas" w:cs="Consolas"/>
          <w:color w:val="000000"/>
          <w:sz w:val="19"/>
          <w:szCs w:val="19"/>
          <w:highlight w:val="white"/>
          <w:lang w:val="fr-FR"/>
        </w:rPr>
        <w:t>;</w:t>
      </w:r>
    </w:p>
    <w:p w14:paraId="4016104C"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297BFDDD"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14C6E15A"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row.Visible = (valid) ? </w:t>
      </w:r>
      <w:proofErr w:type="gramStart"/>
      <w:r w:rsidRPr="003245B3">
        <w:rPr>
          <w:rFonts w:ascii="Consolas" w:hAnsi="Consolas" w:cs="Consolas"/>
          <w:color w:val="0000FF"/>
          <w:sz w:val="19"/>
          <w:szCs w:val="19"/>
          <w:highlight w:val="white"/>
          <w:lang w:val="fr-FR"/>
        </w:rPr>
        <w:t>true</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w:t>
      </w:r>
    </w:p>
    <w:p w14:paraId="2CBFF9E9"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valid</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w:t>
      </w:r>
    </w:p>
    <w:p w14:paraId="5BE32CAB" w14:textId="77777777" w:rsidR="00A7118C" w:rsidRPr="003245B3" w:rsidRDefault="00A7118C" w:rsidP="00A7118C">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p>
    <w:p w14:paraId="353591D6" w14:textId="77777777" w:rsidR="008C0673" w:rsidRPr="003245B3" w:rsidRDefault="008C0673" w:rsidP="008C0673">
      <w:pPr>
        <w:pStyle w:val="Lgende"/>
        <w:jc w:val="center"/>
        <w:rPr>
          <w:lang w:val="fr-FR"/>
        </w:rPr>
      </w:pPr>
      <w:bookmarkStart w:id="1230" w:name="_Toc387323428"/>
      <w:r w:rsidRPr="003245B3">
        <w:rPr>
          <w:lang w:val="fr-FR"/>
        </w:rPr>
        <w:t>AdminView.cs</w:t>
      </w:r>
    </w:p>
    <w:p w14:paraId="63287FEE" w14:textId="77777777" w:rsidR="00A7118C" w:rsidRPr="003245B3" w:rsidRDefault="00A7118C" w:rsidP="00A7118C">
      <w:pPr>
        <w:pStyle w:val="Titre2"/>
        <w:rPr>
          <w:lang w:val="fr-FR"/>
        </w:rPr>
      </w:pPr>
      <w:bookmarkStart w:id="1231" w:name="_Toc262710625"/>
      <w:r w:rsidRPr="003245B3">
        <w:rPr>
          <w:lang w:val="fr-FR"/>
        </w:rPr>
        <w:t>Listes de lecture</w:t>
      </w:r>
      <w:bookmarkEnd w:id="1230"/>
      <w:bookmarkEnd w:id="1231"/>
    </w:p>
    <w:p w14:paraId="23C0A85A" w14:textId="77777777" w:rsidR="00A7118C" w:rsidRPr="003245B3" w:rsidRDefault="00C63052" w:rsidP="00A7118C">
      <w:pPr>
        <w:rPr>
          <w:lang w:val="fr-FR"/>
        </w:rPr>
      </w:pPr>
      <w:r w:rsidRPr="003245B3">
        <w:rPr>
          <w:lang w:val="fr-FR"/>
        </w:rPr>
        <w:t>Les listes de lecture sont utilisées par le calendrier, qui lui, est utilisé par un transcoder.</w:t>
      </w:r>
    </w:p>
    <w:p w14:paraId="310744D6" w14:textId="77777777" w:rsidR="00A52BF1" w:rsidRPr="003245B3" w:rsidRDefault="00A52BF1" w:rsidP="00A7118C">
      <w:pPr>
        <w:pStyle w:val="Titre3"/>
        <w:rPr>
          <w:lang w:val="fr-FR"/>
        </w:rPr>
      </w:pPr>
      <w:bookmarkStart w:id="1232" w:name="_Toc262710626"/>
      <w:bookmarkStart w:id="1233" w:name="_Toc387323429"/>
      <w:r w:rsidRPr="003245B3">
        <w:rPr>
          <w:lang w:val="fr-FR"/>
        </w:rPr>
        <w:lastRenderedPageBreak/>
        <w:t>Classes utilisées</w:t>
      </w:r>
      <w:bookmarkEnd w:id="1232"/>
      <w:bookmarkEnd w:id="1233"/>
    </w:p>
    <w:p w14:paraId="7EE88BCC" w14:textId="77777777" w:rsidR="00A04D95" w:rsidRPr="003245B3" w:rsidRDefault="00A04D95" w:rsidP="00A04D95">
      <w:pPr>
        <w:keepNext/>
        <w:jc w:val="center"/>
        <w:rPr>
          <w:lang w:val="fr-FR"/>
        </w:rPr>
      </w:pPr>
      <w:r w:rsidRPr="003245B3">
        <w:rPr>
          <w:noProof/>
          <w:lang w:eastAsia="fr-CH"/>
        </w:rPr>
        <w:drawing>
          <wp:inline distT="0" distB="0" distL="0" distR="0" wp14:anchorId="7064C4A7" wp14:editId="64D937A5">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4042181"/>
                    </a:xfrm>
                    <a:prstGeom prst="rect">
                      <a:avLst/>
                    </a:prstGeom>
                  </pic:spPr>
                </pic:pic>
              </a:graphicData>
            </a:graphic>
          </wp:inline>
        </w:drawing>
      </w:r>
    </w:p>
    <w:p w14:paraId="3A480AF2" w14:textId="77777777" w:rsidR="00A52BF1" w:rsidRPr="003245B3" w:rsidRDefault="00A04D95" w:rsidP="00A04D95">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34</w:t>
      </w:r>
      <w:r w:rsidR="00A30F7C" w:rsidRPr="003245B3">
        <w:rPr>
          <w:noProof/>
          <w:lang w:val="fr-FR"/>
        </w:rPr>
        <w:fldChar w:fldCharType="end"/>
      </w:r>
      <w:r w:rsidRPr="003245B3">
        <w:rPr>
          <w:lang w:val="fr-FR"/>
        </w:rPr>
        <w:t xml:space="preserve"> - Classes Playlist</w:t>
      </w:r>
    </w:p>
    <w:p w14:paraId="78D8A6E0" w14:textId="77777777" w:rsidR="00A7118C" w:rsidRPr="003245B3" w:rsidRDefault="00A7118C" w:rsidP="00A7118C">
      <w:pPr>
        <w:pStyle w:val="Titre3"/>
        <w:rPr>
          <w:lang w:val="fr-FR"/>
        </w:rPr>
      </w:pPr>
      <w:bookmarkStart w:id="1234" w:name="_Génération_de_configuration"/>
      <w:bookmarkStart w:id="1235" w:name="_Toc262710627"/>
      <w:bookmarkStart w:id="1236" w:name="_Toc387323430"/>
      <w:bookmarkEnd w:id="1234"/>
      <w:r w:rsidRPr="003245B3">
        <w:rPr>
          <w:lang w:val="fr-FR"/>
        </w:rPr>
        <w:t>Génération de configuration</w:t>
      </w:r>
      <w:bookmarkEnd w:id="1235"/>
      <w:bookmarkEnd w:id="1236"/>
    </w:p>
    <w:p w14:paraId="2A86CBB9" w14:textId="77777777" w:rsidR="00A7118C" w:rsidRPr="003245B3" w:rsidRDefault="00BB5343" w:rsidP="00A7118C">
      <w:pPr>
        <w:rPr>
          <w:lang w:val="fr-FR"/>
        </w:rPr>
      </w:pPr>
      <w:r w:rsidRPr="003245B3">
        <w:rPr>
          <w:lang w:val="fr-FR"/>
        </w:rPr>
        <w:t>Une liste de lecture comprend un fichier de configuration dont la forme est une simple liste des fichiers à utiliser</w:t>
      </w:r>
      <w:r w:rsidR="001C1B3E" w:rsidRPr="003245B3">
        <w:rPr>
          <w:lang w:val="fr-FR"/>
        </w:rPr>
        <w:t>. Elle</w:t>
      </w:r>
      <w:r w:rsidRPr="003245B3">
        <w:rPr>
          <w:lang w:val="fr-FR"/>
        </w:rPr>
        <w:t xml:space="preserve"> est stockée dans un fichier texte avec l’extension « .lst ».</w:t>
      </w:r>
      <w:r w:rsidR="001C1B3E" w:rsidRPr="003245B3">
        <w:rPr>
          <w:lang w:val="fr-FR"/>
        </w:rPr>
        <w:t xml:space="preserve"> Voici un exemple de fichier :</w:t>
      </w:r>
    </w:p>
    <w:p w14:paraId="104244DD" w14:textId="77777777" w:rsidR="001C1B3E" w:rsidRPr="003245B3"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lang w:val="fr-FR"/>
        </w:rPr>
      </w:pPr>
      <w:commentRangeStart w:id="1237"/>
      <w:r w:rsidRPr="003245B3">
        <w:rPr>
          <w:rFonts w:ascii="Consolas" w:hAnsi="Consolas" w:cs="Consolas"/>
          <w:sz w:val="18"/>
          <w:szCs w:val="18"/>
          <w:lang w:val="fr-FR"/>
        </w:rPr>
        <w:t>C:\Users\MENETREYS_INFO\Music\test\Wasted Penguinz - Wistfulness\Wasted_Penguinz-Those_Were_The_Days_Original_Instrumental_Mix-ToffMusic.mp3</w:t>
      </w:r>
    </w:p>
    <w:p w14:paraId="59587ECB" w14:textId="77777777" w:rsidR="001C1B3E" w:rsidRPr="003245B3"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lang w:val="fr-FR"/>
        </w:rPr>
      </w:pPr>
      <w:r w:rsidRPr="003245B3">
        <w:rPr>
          <w:rFonts w:ascii="Consolas" w:hAnsi="Consolas" w:cs="Consolas"/>
          <w:sz w:val="18"/>
          <w:szCs w:val="18"/>
          <w:lang w:val="fr-FR"/>
        </w:rPr>
        <w:t>C:\Users\MENETREYS_INFO\Music\test\Wasted Penguinz - Wistfulness\Wasted_Penguinz-Everlasting_Outro-ToffMusic.mp3</w:t>
      </w:r>
    </w:p>
    <w:p w14:paraId="3305078A" w14:textId="77777777" w:rsidR="001C1B3E" w:rsidRPr="003245B3"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lang w:val="fr-FR"/>
        </w:rPr>
      </w:pPr>
      <w:r w:rsidRPr="003245B3">
        <w:rPr>
          <w:rFonts w:ascii="Consolas" w:hAnsi="Consolas" w:cs="Consolas"/>
          <w:sz w:val="18"/>
          <w:szCs w:val="18"/>
          <w:lang w:val="fr-FR"/>
        </w:rPr>
        <w:t>C:\Users\MENETREYS_INFO\Music\test\Wasted Penguinz - Wistfulness\Wasted_Penguinz_and_Toneshifterz-Together_Extended_Version-ToffMusic.mp3</w:t>
      </w:r>
    </w:p>
    <w:p w14:paraId="62FF1225" w14:textId="77777777" w:rsidR="001C1B3E" w:rsidRPr="003245B3"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lang w:val="fr-FR"/>
        </w:rPr>
      </w:pPr>
      <w:r w:rsidRPr="003245B3">
        <w:rPr>
          <w:rFonts w:ascii="Consolas" w:hAnsi="Consolas" w:cs="Consolas"/>
          <w:sz w:val="18"/>
          <w:szCs w:val="18"/>
          <w:lang w:val="fr-FR"/>
        </w:rPr>
        <w:t>C:\Users\MENETREYS_INFO\Music\test\Wasted Penguinz - Wistfulness\Wasted_Penguinz-Falling_Extended_Version-ToffMusic.mp3</w:t>
      </w:r>
    </w:p>
    <w:p w14:paraId="6E680D8D" w14:textId="77777777" w:rsidR="001C1B3E" w:rsidRPr="003245B3"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lang w:val="fr-FR"/>
        </w:rPr>
      </w:pPr>
      <w:r w:rsidRPr="003245B3">
        <w:rPr>
          <w:rFonts w:ascii="Consolas" w:hAnsi="Consolas" w:cs="Consolas"/>
          <w:sz w:val="18"/>
          <w:szCs w:val="18"/>
          <w:lang w:val="fr-FR"/>
        </w:rPr>
        <w:t>C:\Users\MENETREYS_INFO\Music\test\Wasted Penguinz - Wistfulness\Wasted_Penguinz-Endless_Extended_Version-ToffMusic.mp3</w:t>
      </w:r>
    </w:p>
    <w:commentRangeEnd w:id="1237"/>
    <w:p w14:paraId="28DCBA95" w14:textId="7939FF37" w:rsidR="00B02FE6" w:rsidRPr="003245B3" w:rsidRDefault="009D2E71" w:rsidP="001C1B3E">
      <w:pPr>
        <w:rPr>
          <w:lang w:val="fr-FR"/>
        </w:rPr>
      </w:pPr>
      <w:r>
        <w:rPr>
          <w:rStyle w:val="Marquedecommentaire"/>
        </w:rPr>
        <w:commentReference w:id="1237"/>
      </w:r>
      <w:r w:rsidR="001C1B3E" w:rsidRPr="003245B3">
        <w:rPr>
          <w:lang w:val="fr-FR"/>
        </w:rPr>
        <w:t xml:space="preserve">Chaque ligne du fichier correspond au « filename » (chemin de fichier) vers la musique/pub de la playlist. C’est grâce à cela que le transcoder pourra aller chercher les musiques/pubs pour les jouer et les </w:t>
      </w:r>
      <w:del w:id="1238" w:author="Francisco Garcia" w:date="2014-05-26T10:12:00Z">
        <w:r w:rsidR="001C1B3E">
          <w:delText>diffusées</w:delText>
        </w:r>
      </w:del>
      <w:ins w:id="1239" w:author="Francisco Garcia" w:date="2014-05-26T10:12:00Z">
        <w:r w:rsidR="001C1B3E" w:rsidRPr="003245B3">
          <w:rPr>
            <w:lang w:val="fr-FR"/>
          </w:rPr>
          <w:t>diffus</w:t>
        </w:r>
        <w:r>
          <w:rPr>
            <w:lang w:val="fr-FR"/>
          </w:rPr>
          <w:t>er</w:t>
        </w:r>
      </w:ins>
      <w:r w:rsidR="001C1B3E" w:rsidRPr="003245B3">
        <w:rPr>
          <w:lang w:val="fr-FR"/>
        </w:rPr>
        <w:t>.</w:t>
      </w:r>
    </w:p>
    <w:p w14:paraId="36EEB062" w14:textId="77777777" w:rsidR="001C1B3E" w:rsidRPr="003245B3" w:rsidRDefault="00B02FE6" w:rsidP="001C1B3E">
      <w:pPr>
        <w:rPr>
          <w:lang w:val="fr-FR"/>
        </w:rPr>
      </w:pPr>
      <w:r w:rsidRPr="003245B3">
        <w:rPr>
          <w:lang w:val="fr-FR"/>
        </w:rPr>
        <w:t>Concernant la génération, c’est le champ « AudioFileList » de la classe « Playlist » qui contient les filenames des musiques/pubs de la playlist, qui est parcouru afin de générer le fichier.</w:t>
      </w:r>
      <w:r w:rsidR="00A52BF1" w:rsidRPr="003245B3">
        <w:rPr>
          <w:lang w:val="fr-FR"/>
        </w:rPr>
        <w:t xml:space="preserve"> </w:t>
      </w:r>
      <w:r w:rsidRPr="003245B3">
        <w:rPr>
          <w:lang w:val="fr-FR"/>
        </w:rPr>
        <w:t xml:space="preserve"> </w:t>
      </w:r>
      <w:r w:rsidR="001C1B3E" w:rsidRPr="003245B3">
        <w:rPr>
          <w:lang w:val="fr-FR"/>
        </w:rPr>
        <w:t xml:space="preserve"> </w:t>
      </w:r>
    </w:p>
    <w:p w14:paraId="7DF179A9" w14:textId="77777777" w:rsidR="00A7118C" w:rsidRPr="003245B3" w:rsidRDefault="00A7118C" w:rsidP="00A7118C">
      <w:pPr>
        <w:pStyle w:val="Titre3"/>
        <w:rPr>
          <w:lang w:val="fr-FR"/>
        </w:rPr>
      </w:pPr>
      <w:bookmarkStart w:id="1240" w:name="_Toc262710628"/>
      <w:bookmarkStart w:id="1241" w:name="_Toc387323431"/>
      <w:r w:rsidRPr="003245B3">
        <w:rPr>
          <w:lang w:val="fr-FR"/>
        </w:rPr>
        <w:lastRenderedPageBreak/>
        <w:t>Création d’une playlist</w:t>
      </w:r>
      <w:bookmarkEnd w:id="1240"/>
      <w:bookmarkEnd w:id="1241"/>
    </w:p>
    <w:p w14:paraId="33D55556" w14:textId="77777777" w:rsidR="00A04D95" w:rsidRPr="003245B3" w:rsidRDefault="00A04D95" w:rsidP="00A7118C">
      <w:pPr>
        <w:rPr>
          <w:lang w:val="fr-FR"/>
        </w:rPr>
      </w:pPr>
      <w:r w:rsidRPr="003245B3">
        <w:rPr>
          <w:lang w:val="fr-FR"/>
        </w:rPr>
        <w:t xml:space="preserve">Pour la création d’une nouvelle playlist, </w:t>
      </w:r>
      <w:r w:rsidR="00C1427A" w:rsidRPr="003245B3">
        <w:rPr>
          <w:lang w:val="fr-FR"/>
        </w:rPr>
        <w:t>une règle importante a été établie</w:t>
      </w:r>
      <w:r w:rsidRPr="003245B3">
        <w:rPr>
          <w:lang w:val="fr-FR"/>
        </w:rPr>
        <w:t> :</w:t>
      </w:r>
    </w:p>
    <w:p w14:paraId="1A379159" w14:textId="77777777" w:rsidR="00A04D95" w:rsidRPr="003245B3" w:rsidRDefault="00A04D95" w:rsidP="00A04D95">
      <w:pPr>
        <w:pStyle w:val="Paragraphedeliste"/>
        <w:numPr>
          <w:ilvl w:val="0"/>
          <w:numId w:val="14"/>
        </w:numPr>
        <w:rPr>
          <w:lang w:val="fr-FR"/>
        </w:rPr>
      </w:pPr>
      <w:r w:rsidRPr="003245B3">
        <w:rPr>
          <w:lang w:val="fr-FR"/>
        </w:rPr>
        <w:t xml:space="preserve">Le nom d’une </w:t>
      </w:r>
      <w:r w:rsidR="00C1427A" w:rsidRPr="003245B3">
        <w:rPr>
          <w:lang w:val="fr-FR"/>
        </w:rPr>
        <w:t>playlist</w:t>
      </w:r>
      <w:r w:rsidRPr="003245B3">
        <w:rPr>
          <w:lang w:val="fr-FR"/>
        </w:rPr>
        <w:t xml:space="preserve"> doit être unique </w:t>
      </w:r>
      <w:r w:rsidR="00A9474F" w:rsidRPr="003245B3">
        <w:rPr>
          <w:lang w:val="fr-FR"/>
        </w:rPr>
        <w:t>(</w:t>
      </w:r>
      <w:r w:rsidR="00046274" w:rsidRPr="003245B3">
        <w:rPr>
          <w:lang w:val="fr-FR"/>
        </w:rPr>
        <w:t>au sein</w:t>
      </w:r>
      <w:r w:rsidR="00A9474F" w:rsidRPr="003245B3">
        <w:rPr>
          <w:lang w:val="fr-FR"/>
        </w:rPr>
        <w:t xml:space="preserve"> de la même webradio et avec le même type (Music ou Ad)</w:t>
      </w:r>
      <w:r w:rsidR="00AA1BCD" w:rsidRPr="003245B3">
        <w:rPr>
          <w:lang w:val="fr-FR"/>
        </w:rPr>
        <w:t>)</w:t>
      </w:r>
      <w:r w:rsidR="00A9474F" w:rsidRPr="003245B3">
        <w:rPr>
          <w:lang w:val="fr-FR"/>
        </w:rPr>
        <w:t>.</w:t>
      </w:r>
    </w:p>
    <w:p w14:paraId="60CFB349" w14:textId="77777777" w:rsidR="00140BFE" w:rsidRPr="003245B3" w:rsidRDefault="00140BFE" w:rsidP="00A04D95">
      <w:pPr>
        <w:pStyle w:val="Paragraphedeliste"/>
        <w:numPr>
          <w:ilvl w:val="0"/>
          <w:numId w:val="14"/>
        </w:numPr>
        <w:rPr>
          <w:lang w:val="fr-FR"/>
        </w:rPr>
      </w:pPr>
      <w:r w:rsidRPr="003245B3">
        <w:rPr>
          <w:lang w:val="fr-FR"/>
        </w:rPr>
        <w:t>Par exemple : Il peut y avoir 2 playlist qui se nomment « Test » au sein de la même webradio si chacune d’entre elles a un type différent.</w:t>
      </w:r>
    </w:p>
    <w:p w14:paraId="1B1DDAF4" w14:textId="77777777" w:rsidR="00413476" w:rsidRPr="003245B3" w:rsidRDefault="00413476" w:rsidP="00A04D95">
      <w:pPr>
        <w:pStyle w:val="Paragraphedeliste"/>
        <w:numPr>
          <w:ilvl w:val="0"/>
          <w:numId w:val="14"/>
        </w:numPr>
        <w:rPr>
          <w:lang w:val="fr-FR"/>
        </w:rPr>
      </w:pPr>
      <w:r w:rsidRPr="003245B3">
        <w:rPr>
          <w:lang w:val="fr-FR"/>
        </w:rPr>
        <w:t>Le nom ne doit pas contenir de caractères Windows invalides. C’est-à-dire, des caractères interdits pour des noms de fichiers Windows.</w:t>
      </w:r>
    </w:p>
    <w:p w14:paraId="6365778A" w14:textId="77777777" w:rsidR="000D487C" w:rsidRPr="003245B3" w:rsidRDefault="000D487C" w:rsidP="000D487C">
      <w:pPr>
        <w:rPr>
          <w:lang w:val="fr-FR"/>
        </w:rPr>
      </w:pPr>
      <w:r w:rsidRPr="003245B3">
        <w:rPr>
          <w:lang w:val="fr-FR"/>
        </w:rPr>
        <w:t>Concernant la cré</w:t>
      </w:r>
      <w:r w:rsidR="003A34FE" w:rsidRPr="003245B3">
        <w:rPr>
          <w:lang w:val="fr-FR"/>
        </w:rPr>
        <w:t>ation à</w:t>
      </w:r>
      <w:r w:rsidRPr="003245B3">
        <w:rPr>
          <w:lang w:val="fr-FR"/>
        </w:rPr>
        <w:t xml:space="preserve"> proprement parl</w:t>
      </w:r>
      <w:r w:rsidR="003A34FE" w:rsidRPr="003245B3">
        <w:rPr>
          <w:lang w:val="fr-FR"/>
        </w:rPr>
        <w:t>er</w:t>
      </w:r>
      <w:r w:rsidRPr="003245B3">
        <w:rPr>
          <w:lang w:val="fr-FR"/>
        </w:rPr>
        <w:t>, elle se décompose en plusieurs étapes qui se déroulent dans la méthode « CreatePlaylist » du modèle :</w:t>
      </w:r>
    </w:p>
    <w:p w14:paraId="46A7CC1D" w14:textId="77777777" w:rsidR="000D487C" w:rsidRPr="003245B3" w:rsidRDefault="000D487C" w:rsidP="000D487C">
      <w:pPr>
        <w:pStyle w:val="Paragraphedeliste"/>
        <w:numPr>
          <w:ilvl w:val="0"/>
          <w:numId w:val="15"/>
        </w:numPr>
        <w:rPr>
          <w:lang w:val="fr-FR"/>
        </w:rPr>
      </w:pPr>
      <w:commentRangeStart w:id="1242"/>
      <w:r w:rsidRPr="003245B3">
        <w:rPr>
          <w:lang w:val="fr-FR"/>
        </w:rPr>
        <w:t>Création du futur filename du fichier de configuration de la playlist</w:t>
      </w:r>
      <w:r w:rsidR="003A34FE" w:rsidRPr="003245B3">
        <w:rPr>
          <w:lang w:val="fr-FR"/>
        </w:rPr>
        <w:t xml:space="preserve"> sous cette forme</w:t>
      </w:r>
      <w:r w:rsidRPr="003245B3">
        <w:rPr>
          <w:lang w:val="fr-FR"/>
        </w:rPr>
        <w:t> </w:t>
      </w:r>
      <w:proofErr w:type="gramStart"/>
      <w:r w:rsidRPr="003245B3">
        <w:rPr>
          <w:lang w:val="fr-FR"/>
        </w:rPr>
        <w:t>:</w:t>
      </w:r>
      <w:proofErr w:type="gramEnd"/>
      <w:r w:rsidRPr="003245B3">
        <w:rPr>
          <w:lang w:val="fr-FR"/>
        </w:rPr>
        <w:br/>
      </w:r>
      <w:r w:rsidRPr="003245B3">
        <w:rPr>
          <w:rFonts w:ascii="Consolas" w:hAnsi="Consolas" w:cs="Consolas"/>
          <w:color w:val="000000"/>
          <w:sz w:val="19"/>
          <w:szCs w:val="19"/>
          <w:highlight w:val="white"/>
          <w:lang w:val="fr-FR"/>
        </w:rPr>
        <w:t xml:space="preserve">DEFAULT_WEBRADIOS_FOLDER + webradioName +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 DEFAULT_PLAYLISTS_FOLDER + name + </w:t>
      </w:r>
      <w:r w:rsidRPr="003245B3">
        <w:rPr>
          <w:rFonts w:ascii="Consolas" w:hAnsi="Consolas" w:cs="Consolas"/>
          <w:color w:val="A31515"/>
          <w:sz w:val="19"/>
          <w:szCs w:val="19"/>
          <w:highlight w:val="white"/>
          <w:lang w:val="fr-FR"/>
        </w:rPr>
        <w:t>".lst"</w:t>
      </w:r>
      <w:r w:rsidRPr="003245B3">
        <w:rPr>
          <w:rFonts w:ascii="Consolas" w:hAnsi="Consolas" w:cs="Consolas"/>
          <w:color w:val="000000"/>
          <w:sz w:val="19"/>
          <w:szCs w:val="19"/>
          <w:highlight w:val="white"/>
          <w:lang w:val="fr-FR"/>
        </w:rPr>
        <w:t>;</w:t>
      </w:r>
    </w:p>
    <w:p w14:paraId="2E4E4C5A" w14:textId="5B2D29FD" w:rsidR="000D487C" w:rsidRPr="003245B3" w:rsidRDefault="009D2E71" w:rsidP="000D487C">
      <w:pPr>
        <w:pStyle w:val="Paragraphedeliste"/>
        <w:numPr>
          <w:ilvl w:val="0"/>
          <w:numId w:val="15"/>
        </w:numPr>
        <w:rPr>
          <w:lang w:val="fr-FR"/>
        </w:rPr>
      </w:pPr>
      <w:r>
        <w:rPr>
          <w:rFonts w:cs="Consolas"/>
          <w:color w:val="000000"/>
          <w:lang w:val="fr-FR"/>
        </w:rPr>
        <w:t xml:space="preserve">Instanciation d’une </w:t>
      </w:r>
      <w:del w:id="1243" w:author="Francisco Garcia" w:date="2014-05-26T10:12:00Z">
        <w:r w:rsidR="000D487C" w:rsidRPr="000D487C">
          <w:rPr>
            <w:rFonts w:cs="Consolas"/>
            <w:color w:val="000000"/>
          </w:rPr>
          <w:delText>classes</w:delText>
        </w:r>
      </w:del>
      <w:ins w:id="1244" w:author="Francisco Garcia" w:date="2014-05-26T10:12:00Z">
        <w:r>
          <w:rPr>
            <w:rFonts w:cs="Consolas"/>
            <w:color w:val="000000"/>
            <w:lang w:val="fr-FR"/>
          </w:rPr>
          <w:t>classe</w:t>
        </w:r>
      </w:ins>
      <w:r w:rsidR="000D487C" w:rsidRPr="003245B3">
        <w:rPr>
          <w:rFonts w:cs="Consolas"/>
          <w:color w:val="000000"/>
          <w:lang w:val="fr-FR"/>
        </w:rPr>
        <w:t xml:space="preserve"> PlaylistMusic ou PlaylistAd en fo</w:t>
      </w:r>
      <w:r>
        <w:rPr>
          <w:rFonts w:cs="Consolas"/>
          <w:color w:val="000000"/>
          <w:lang w:val="fr-FR"/>
        </w:rPr>
        <w:t xml:space="preserve">nction du type de playlist </w:t>
      </w:r>
      <w:del w:id="1245" w:author="Francisco Garcia" w:date="2014-05-26T10:12:00Z">
        <w:r w:rsidR="000D487C" w:rsidRPr="000D487C">
          <w:rPr>
            <w:rFonts w:cs="Consolas"/>
            <w:color w:val="000000"/>
          </w:rPr>
          <w:delText>créée</w:delText>
        </w:r>
      </w:del>
      <w:ins w:id="1246" w:author="Francisco Garcia" w:date="2014-05-26T10:12:00Z">
        <w:r>
          <w:rPr>
            <w:rFonts w:cs="Consolas"/>
            <w:color w:val="000000"/>
            <w:lang w:val="fr-FR"/>
          </w:rPr>
          <w:t>créé</w:t>
        </w:r>
      </w:ins>
      <w:r w:rsidR="000D487C" w:rsidRPr="003245B3">
        <w:rPr>
          <w:rFonts w:cs="Consolas"/>
          <w:color w:val="000000"/>
          <w:lang w:val="fr-FR"/>
        </w:rPr>
        <w:t>.</w:t>
      </w:r>
    </w:p>
    <w:p w14:paraId="0CD3EE0B" w14:textId="77777777" w:rsidR="000D487C" w:rsidRPr="003245B3" w:rsidRDefault="000D487C" w:rsidP="000D487C">
      <w:pPr>
        <w:pStyle w:val="Paragraphedeliste"/>
        <w:numPr>
          <w:ilvl w:val="0"/>
          <w:numId w:val="15"/>
        </w:numPr>
        <w:rPr>
          <w:lang w:val="fr-FR"/>
        </w:rPr>
      </w:pPr>
      <w:r w:rsidRPr="003245B3">
        <w:rPr>
          <w:lang w:val="fr-FR"/>
        </w:rPr>
        <w:t xml:space="preserve">Insertion dans la base de données. La méthode d’ajout à la BDD retourne l’identifiant dans la BDD de la nouvelle playlist. Si cet id correspond « ERROR » (constante définie), une </w:t>
      </w:r>
      <w:r w:rsidR="00445118" w:rsidRPr="003245B3">
        <w:rPr>
          <w:lang w:val="fr-FR"/>
        </w:rPr>
        <w:t>erreur</w:t>
      </w:r>
      <w:r w:rsidRPr="003245B3">
        <w:rPr>
          <w:lang w:val="fr-FR"/>
        </w:rPr>
        <w:t xml:space="preserve"> est survenue lors de l’ajout. Dans ce cas, la méthode de création retourne directement « false ».</w:t>
      </w:r>
      <w:r w:rsidR="00445118" w:rsidRPr="003245B3">
        <w:rPr>
          <w:lang w:val="fr-FR"/>
        </w:rPr>
        <w:t xml:space="preserve"> Si un identifiant valide a été retourné, il est configuré à l’objet de type playlist instancié précédemment.</w:t>
      </w:r>
    </w:p>
    <w:p w14:paraId="395FCB34" w14:textId="6EB0AE11" w:rsidR="007B20AC" w:rsidRPr="003245B3" w:rsidRDefault="007B20AC" w:rsidP="000D487C">
      <w:pPr>
        <w:pStyle w:val="Paragraphedeliste"/>
        <w:numPr>
          <w:ilvl w:val="0"/>
          <w:numId w:val="15"/>
        </w:numPr>
        <w:rPr>
          <w:lang w:val="fr-FR"/>
        </w:rPr>
      </w:pPr>
      <w:r w:rsidRPr="003245B3">
        <w:rPr>
          <w:lang w:val="fr-FR"/>
        </w:rPr>
        <w:t>La méthode « </w:t>
      </w:r>
      <w:hyperlink w:anchor="_Génération_de_configuration" w:history="1">
        <w:r w:rsidRPr="003245B3">
          <w:rPr>
            <w:rStyle w:val="Lienhypertexte"/>
            <w:lang w:val="fr-FR"/>
          </w:rPr>
          <w:t>GenerateConfigFile </w:t>
        </w:r>
      </w:hyperlink>
      <w:r w:rsidRPr="003245B3">
        <w:rPr>
          <w:lang w:val="fr-FR"/>
        </w:rPr>
        <w:t xml:space="preserve">» est </w:t>
      </w:r>
      <w:del w:id="1247" w:author="Francisco Garcia" w:date="2014-05-26T10:12:00Z">
        <w:r>
          <w:delText>appelé</w:delText>
        </w:r>
      </w:del>
      <w:ins w:id="1248" w:author="Francisco Garcia" w:date="2014-05-26T10:12:00Z">
        <w:r w:rsidRPr="003245B3">
          <w:rPr>
            <w:lang w:val="fr-FR"/>
          </w:rPr>
          <w:t>appelé</w:t>
        </w:r>
        <w:r w:rsidR="00BA300E">
          <w:rPr>
            <w:lang w:val="fr-FR"/>
          </w:rPr>
          <w:t>e</w:t>
        </w:r>
      </w:ins>
      <w:r w:rsidRPr="003245B3">
        <w:rPr>
          <w:lang w:val="fr-FR"/>
        </w:rPr>
        <w:t xml:space="preserve"> sur l’objet Playlist afin de créer son fichier de configuration (bien que vide pour le moment).</w:t>
      </w:r>
    </w:p>
    <w:p w14:paraId="2B034E01" w14:textId="77777777" w:rsidR="007B20AC" w:rsidRPr="003245B3" w:rsidRDefault="007B20AC" w:rsidP="000D487C">
      <w:pPr>
        <w:pStyle w:val="Paragraphedeliste"/>
        <w:numPr>
          <w:ilvl w:val="0"/>
          <w:numId w:val="15"/>
        </w:numPr>
        <w:rPr>
          <w:lang w:val="fr-FR"/>
        </w:rPr>
      </w:pPr>
      <w:r w:rsidRPr="003245B3">
        <w:rPr>
          <w:lang w:val="fr-FR"/>
        </w:rPr>
        <w:t>L’objet est ajouté au modèle (dans la propriété « Playlists » de la webradio à laquelle la playlist est ajoutée).</w:t>
      </w:r>
    </w:p>
    <w:p w14:paraId="38D4341C" w14:textId="77777777" w:rsidR="007B20AC" w:rsidRPr="003245B3" w:rsidRDefault="007B20AC" w:rsidP="000D487C">
      <w:pPr>
        <w:pStyle w:val="Paragraphedeliste"/>
        <w:numPr>
          <w:ilvl w:val="0"/>
          <w:numId w:val="15"/>
        </w:numPr>
        <w:rPr>
          <w:lang w:val="fr-FR"/>
        </w:rPr>
      </w:pPr>
      <w:r w:rsidRPr="003245B3">
        <w:rPr>
          <w:lang w:val="fr-FR"/>
        </w:rPr>
        <w:t>« UpdateObservers » est appelé afin de mettre à jour toutes les fenêtres concernées.</w:t>
      </w:r>
    </w:p>
    <w:p w14:paraId="3FDFF568" w14:textId="77777777" w:rsidR="00A7118C" w:rsidRPr="003245B3" w:rsidRDefault="009D2E71" w:rsidP="00A7118C">
      <w:pPr>
        <w:pStyle w:val="Titre3"/>
        <w:rPr>
          <w:lang w:val="fr-FR"/>
        </w:rPr>
      </w:pPr>
      <w:bookmarkStart w:id="1249" w:name="_Toc262710629"/>
      <w:commentRangeEnd w:id="1242"/>
      <w:r>
        <w:rPr>
          <w:rStyle w:val="Marquedecommentaire"/>
          <w:rFonts w:asciiTheme="minorHAnsi" w:eastAsiaTheme="minorHAnsi" w:hAnsiTheme="minorHAnsi" w:cstheme="minorBidi"/>
          <w:b w:val="0"/>
          <w:bCs w:val="0"/>
          <w:color w:val="auto"/>
        </w:rPr>
        <w:commentReference w:id="1242"/>
      </w:r>
      <w:bookmarkStart w:id="1250" w:name="_Toc387323432"/>
      <w:r w:rsidR="00A7118C" w:rsidRPr="003245B3">
        <w:rPr>
          <w:lang w:val="fr-FR"/>
        </w:rPr>
        <w:t>Génération automatique</w:t>
      </w:r>
      <w:bookmarkEnd w:id="1249"/>
      <w:bookmarkEnd w:id="1250"/>
    </w:p>
    <w:p w14:paraId="0DD66B74" w14:textId="77777777" w:rsidR="0065292C" w:rsidRPr="003245B3" w:rsidRDefault="0065292C" w:rsidP="00A7118C">
      <w:pPr>
        <w:rPr>
          <w:lang w:val="fr-FR"/>
        </w:rPr>
      </w:pPr>
      <w:r w:rsidRPr="003245B3">
        <w:rPr>
          <w:lang w:val="fr-FR"/>
        </w:rPr>
        <w:t>Le principe de la génération automatique est de créer une playlist d’une durée donnée en la remplissant (aléatoirement) de musiques/pubs du genre donné. Dans le cas de pubs, le genre n’est pas pris en compte.</w:t>
      </w:r>
    </w:p>
    <w:p w14:paraId="75E4FE5B" w14:textId="3410E97B" w:rsidR="007F4B96" w:rsidRPr="003245B3" w:rsidRDefault="007F4B96" w:rsidP="00A7118C">
      <w:pPr>
        <w:rPr>
          <w:lang w:val="fr-FR"/>
        </w:rPr>
      </w:pPr>
      <w:r w:rsidRPr="003245B3">
        <w:rPr>
          <w:lang w:val="fr-FR"/>
        </w:rPr>
        <w:t xml:space="preserve">Il faut savoir que plus </w:t>
      </w:r>
      <w:r w:rsidR="00653543" w:rsidRPr="003245B3">
        <w:rPr>
          <w:lang w:val="fr-FR"/>
        </w:rPr>
        <w:t xml:space="preserve">la durée demandée </w:t>
      </w:r>
      <w:ins w:id="1251" w:author="Francisco Garcia" w:date="2014-05-26T10:12:00Z">
        <w:r w:rsidR="00BA300E">
          <w:rPr>
            <w:lang w:val="fr-FR"/>
          </w:rPr>
          <w:t xml:space="preserve">est </w:t>
        </w:r>
      </w:ins>
      <w:r w:rsidR="00653543" w:rsidRPr="003245B3">
        <w:rPr>
          <w:lang w:val="fr-FR"/>
        </w:rPr>
        <w:t>grande, plus il sera possible de s’en rapprocher le plus possible en utilisant les morceaux disponibles dans la bibliothèque.</w:t>
      </w:r>
    </w:p>
    <w:p w14:paraId="6CFED241" w14:textId="1CFE0D51" w:rsidR="007F4B96" w:rsidRPr="003245B3" w:rsidRDefault="007F4B96" w:rsidP="00A7118C">
      <w:pPr>
        <w:rPr>
          <w:lang w:val="fr-FR"/>
        </w:rPr>
      </w:pPr>
      <w:commentRangeStart w:id="1252"/>
      <w:r w:rsidRPr="003245B3">
        <w:rPr>
          <w:lang w:val="fr-FR"/>
        </w:rPr>
        <w:t xml:space="preserve">Concernant l’algorithme, il consiste à parcourir la bibliothèque du modèle de façon aléatoire </w:t>
      </w:r>
      <w:commentRangeEnd w:id="1252"/>
      <w:r w:rsidR="00BA300E">
        <w:rPr>
          <w:rStyle w:val="Marquedecommentaire"/>
        </w:rPr>
        <w:commentReference w:id="1252"/>
      </w:r>
      <w:r w:rsidRPr="003245B3">
        <w:rPr>
          <w:lang w:val="fr-FR"/>
        </w:rPr>
        <w:t>(avec l’objet de type Random) dans une boucle de type while. La condition de cette dernière est que la durée de la playlist doit rester plus petite que la durée demandée.</w:t>
      </w:r>
      <w:r w:rsidR="00FC0BC8" w:rsidRPr="003245B3">
        <w:rPr>
          <w:lang w:val="fr-FR"/>
        </w:rPr>
        <w:t xml:space="preserve"> Le but étant de se rapprocher le plus possible de la durée </w:t>
      </w:r>
      <w:del w:id="1253" w:author="Francisco Garcia" w:date="2014-05-26T10:12:00Z">
        <w:r w:rsidR="00FC0BC8">
          <w:delText>demandé</w:delText>
        </w:r>
      </w:del>
      <w:ins w:id="1254" w:author="Francisco Garcia" w:date="2014-05-26T10:12:00Z">
        <w:r w:rsidR="00FC0BC8" w:rsidRPr="003245B3">
          <w:rPr>
            <w:lang w:val="fr-FR"/>
          </w:rPr>
          <w:t>demandé</w:t>
        </w:r>
        <w:r w:rsidR="00BA300E">
          <w:rPr>
            <w:lang w:val="fr-FR"/>
          </w:rPr>
          <w:t>e</w:t>
        </w:r>
      </w:ins>
      <w:r w:rsidR="00FC0BC8" w:rsidRPr="003245B3">
        <w:rPr>
          <w:lang w:val="fr-FR"/>
        </w:rPr>
        <w:t xml:space="preserve"> sans la dépasser.</w:t>
      </w:r>
      <w:r w:rsidR="00842DE6" w:rsidRPr="003245B3">
        <w:rPr>
          <w:lang w:val="fr-FR"/>
        </w:rPr>
        <w:br/>
        <w:t>Il est déterminé que l’</w:t>
      </w:r>
      <w:r w:rsidR="008E3FDB" w:rsidRPr="003245B3">
        <w:rPr>
          <w:lang w:val="fr-FR"/>
        </w:rPr>
        <w:t>algorithme</w:t>
      </w:r>
      <w:r w:rsidR="00842DE6" w:rsidRPr="003245B3">
        <w:rPr>
          <w:lang w:val="fr-FR"/>
        </w:rPr>
        <w:t xml:space="preserve"> </w:t>
      </w:r>
      <w:del w:id="1255" w:author="Francisco Garcia" w:date="2014-05-26T10:12:00Z">
        <w:r w:rsidR="00842DE6">
          <w:delText>essai</w:delText>
        </w:r>
      </w:del>
      <w:ins w:id="1256" w:author="Francisco Garcia" w:date="2014-05-26T10:12:00Z">
        <w:r w:rsidR="00842DE6" w:rsidRPr="003245B3">
          <w:rPr>
            <w:lang w:val="fr-FR"/>
          </w:rPr>
          <w:t>essai</w:t>
        </w:r>
        <w:r w:rsidR="00BA300E">
          <w:rPr>
            <w:lang w:val="fr-FR"/>
          </w:rPr>
          <w:t>e</w:t>
        </w:r>
      </w:ins>
      <w:r w:rsidR="00842DE6" w:rsidRPr="003245B3">
        <w:rPr>
          <w:lang w:val="fr-FR"/>
        </w:rPr>
        <w:t xml:space="preserve"> un nombre de fois</w:t>
      </w:r>
      <w:r w:rsidR="00190ED7" w:rsidRPr="003245B3">
        <w:rPr>
          <w:lang w:val="fr-FR"/>
        </w:rPr>
        <w:t xml:space="preserve"> (consécutives)</w:t>
      </w:r>
      <w:r w:rsidR="00842DE6" w:rsidRPr="003245B3">
        <w:rPr>
          <w:lang w:val="fr-FR"/>
        </w:rPr>
        <w:t xml:space="preserve">, défini par la constante « MAX_TRY_GENERATE », </w:t>
      </w:r>
      <w:r w:rsidR="008E3FDB" w:rsidRPr="003245B3">
        <w:rPr>
          <w:lang w:val="fr-FR"/>
        </w:rPr>
        <w:t>de remplir la liste de lecture. Si ce nombre de fois est dépassé, il est considéré qu’il n’est plus possible de remplir s</w:t>
      </w:r>
      <w:r w:rsidR="00190ED7" w:rsidRPr="003245B3">
        <w:rPr>
          <w:lang w:val="fr-FR"/>
        </w:rPr>
        <w:t xml:space="preserve">ans dépasser la limite de durée et la boucle est donc arrêtée. </w:t>
      </w:r>
      <w:r w:rsidR="00842DE6" w:rsidRPr="003245B3">
        <w:rPr>
          <w:lang w:val="fr-FR"/>
        </w:rPr>
        <w:br/>
      </w:r>
      <w:r w:rsidR="00101831" w:rsidRPr="003245B3">
        <w:rPr>
          <w:lang w:val="fr-FR"/>
        </w:rPr>
        <w:t>A chaque tour de boucle, une musique/pub est « piochée » et</w:t>
      </w:r>
      <w:r w:rsidR="00842DE6" w:rsidRPr="003245B3">
        <w:rPr>
          <w:lang w:val="fr-FR"/>
        </w:rPr>
        <w:t xml:space="preserve"> il est testé si le temps actuel de la playlist + le temps de la musique sélectionnée </w:t>
      </w:r>
      <w:del w:id="1257" w:author="Francisco Garcia" w:date="2014-05-26T10:12:00Z">
        <w:r w:rsidR="00842DE6">
          <w:delText>dépasse</w:delText>
        </w:r>
      </w:del>
      <w:ins w:id="1258" w:author="Francisco Garcia" w:date="2014-05-26T10:12:00Z">
        <w:r w:rsidR="00BA300E" w:rsidRPr="003245B3">
          <w:rPr>
            <w:lang w:val="fr-FR"/>
          </w:rPr>
          <w:t>dépassent</w:t>
        </w:r>
      </w:ins>
      <w:r w:rsidR="00842DE6" w:rsidRPr="003245B3">
        <w:rPr>
          <w:lang w:val="fr-FR"/>
        </w:rPr>
        <w:t xml:space="preserve"> la durée demandée. Si c’est le cas</w:t>
      </w:r>
      <w:r w:rsidR="009975D5" w:rsidRPr="003245B3">
        <w:rPr>
          <w:lang w:val="fr-FR"/>
        </w:rPr>
        <w:t xml:space="preserve">, </w:t>
      </w:r>
      <w:r w:rsidR="009975D5" w:rsidRPr="003245B3">
        <w:rPr>
          <w:lang w:val="fr-FR"/>
        </w:rPr>
        <w:lastRenderedPageBreak/>
        <w:t>le nombre d’essais s’</w:t>
      </w:r>
      <w:r w:rsidR="00E95C97" w:rsidRPr="003245B3">
        <w:rPr>
          <w:lang w:val="fr-FR"/>
        </w:rPr>
        <w:t>incrémente de 1 et la boucle refait un tour avec l’instruction « continue ».</w:t>
      </w:r>
      <w:r w:rsidR="006D1C48" w:rsidRPr="003245B3">
        <w:rPr>
          <w:lang w:val="fr-FR"/>
        </w:rPr>
        <w:t xml:space="preserve"> Si ce n’est pas l</w:t>
      </w:r>
      <w:r w:rsidR="00164525" w:rsidRPr="003245B3">
        <w:rPr>
          <w:lang w:val="fr-FR"/>
        </w:rPr>
        <w:t>e</w:t>
      </w:r>
      <w:r w:rsidR="006D1C48" w:rsidRPr="003245B3">
        <w:rPr>
          <w:lang w:val="fr-FR"/>
        </w:rPr>
        <w:t xml:space="preserve"> cas, le compteur d’</w:t>
      </w:r>
      <w:r w:rsidR="00EB66C3" w:rsidRPr="003245B3">
        <w:rPr>
          <w:lang w:val="fr-FR"/>
        </w:rPr>
        <w:t xml:space="preserve">essais est remis à zéro et la boucle continue son traitement sans </w:t>
      </w:r>
      <w:r w:rsidR="00164525" w:rsidRPr="003245B3">
        <w:rPr>
          <w:lang w:val="fr-FR"/>
        </w:rPr>
        <w:t>interruption</w:t>
      </w:r>
      <w:r w:rsidR="00EB66C3" w:rsidRPr="003245B3">
        <w:rPr>
          <w:lang w:val="fr-FR"/>
        </w:rPr>
        <w:t>.</w:t>
      </w:r>
      <w:r w:rsidR="00164525" w:rsidRPr="003245B3">
        <w:rPr>
          <w:lang w:val="fr-FR"/>
        </w:rPr>
        <w:br/>
        <w:t xml:space="preserve">Ensuite, un test vérifie si le type est Ad </w:t>
      </w:r>
      <w:del w:id="1259" w:author="Francisco Garcia" w:date="2014-05-26T10:12:00Z">
        <w:r w:rsidR="00164525">
          <w:delText>OU</w:delText>
        </w:r>
      </w:del>
      <w:ins w:id="1260" w:author="Francisco Garcia" w:date="2014-05-26T10:12:00Z">
        <w:r w:rsidR="00DA477E">
          <w:rPr>
            <w:lang w:val="fr-FR"/>
          </w:rPr>
          <w:t>« ou »</w:t>
        </w:r>
      </w:ins>
      <w:r w:rsidR="00164525" w:rsidRPr="003245B3">
        <w:rPr>
          <w:lang w:val="fr-FR"/>
        </w:rPr>
        <w:t xml:space="preserve"> si le type est Music </w:t>
      </w:r>
      <w:del w:id="1261" w:author="Francisco Garcia" w:date="2014-05-26T10:12:00Z">
        <w:r w:rsidR="00164525">
          <w:delText xml:space="preserve">ET </w:delText>
        </w:r>
      </w:del>
      <w:commentRangeStart w:id="1262"/>
      <w:ins w:id="1263" w:author="Francisco Garcia" w:date="2014-05-26T10:12:00Z">
        <w:r w:rsidR="00DA477E">
          <w:rPr>
            <w:lang w:val="fr-FR"/>
          </w:rPr>
          <w:t>« et »</w:t>
        </w:r>
        <w:r w:rsidR="00164525" w:rsidRPr="003245B3">
          <w:rPr>
            <w:lang w:val="fr-FR"/>
          </w:rPr>
          <w:t xml:space="preserve"> </w:t>
        </w:r>
        <w:commentRangeEnd w:id="1262"/>
        <w:r w:rsidR="00DA477E">
          <w:rPr>
            <w:rStyle w:val="Marquedecommentaire"/>
          </w:rPr>
          <w:commentReference w:id="1262"/>
        </w:r>
      </w:ins>
      <w:r w:rsidR="00164525" w:rsidRPr="003245B3">
        <w:rPr>
          <w:lang w:val="fr-FR"/>
        </w:rPr>
        <w:t>du genre demandé, c’est en passant ce test que la musique/pub est ajouté à la playlist ainsi que sa durée qui est additionnée à la durée actuelle de la playlist.</w:t>
      </w:r>
      <w:r w:rsidR="0047030F" w:rsidRPr="003245B3">
        <w:rPr>
          <w:lang w:val="fr-FR"/>
        </w:rPr>
        <w:t xml:space="preserve"> Une liste d’entier est aussi </w:t>
      </w:r>
      <w:r w:rsidR="00516041" w:rsidRPr="003245B3">
        <w:rPr>
          <w:lang w:val="fr-FR"/>
        </w:rPr>
        <w:t>utilisée</w:t>
      </w:r>
      <w:r w:rsidR="0047030F" w:rsidRPr="003245B3">
        <w:rPr>
          <w:lang w:val="fr-FR"/>
        </w:rPr>
        <w:t xml:space="preserve"> pour stocker les identifiants des morceaux ajoutés à la playlist afin de pouvoir les utiliser lors de l’ajout à la base de données.</w:t>
      </w:r>
    </w:p>
    <w:p w14:paraId="06D508B8" w14:textId="77777777" w:rsidR="009C5DF6" w:rsidRPr="003245B3" w:rsidRDefault="009C5DF6" w:rsidP="00A7118C">
      <w:pPr>
        <w:rPr>
          <w:lang w:val="fr-FR"/>
        </w:rPr>
      </w:pPr>
      <w:r w:rsidRPr="003245B3">
        <w:rPr>
          <w:lang w:val="fr-FR"/>
        </w:rPr>
        <w:t>Voici un schéma récapitulatif :</w:t>
      </w:r>
    </w:p>
    <w:p w14:paraId="35BC2D1F" w14:textId="77777777" w:rsidR="0047030F" w:rsidRPr="003245B3" w:rsidRDefault="0047030F" w:rsidP="0047030F">
      <w:pPr>
        <w:keepNext/>
        <w:jc w:val="center"/>
        <w:rPr>
          <w:lang w:val="fr-FR"/>
        </w:rPr>
      </w:pPr>
      <w:commentRangeStart w:id="1264"/>
      <w:r w:rsidRPr="003245B3">
        <w:rPr>
          <w:noProof/>
          <w:lang w:eastAsia="fr-CH"/>
        </w:rPr>
        <w:drawing>
          <wp:inline distT="0" distB="0" distL="0" distR="0" wp14:anchorId="7C38B43E" wp14:editId="26679FAB">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63">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commentRangeEnd w:id="1264"/>
      <w:r w:rsidR="00DA477E">
        <w:rPr>
          <w:rStyle w:val="Marquedecommentaire"/>
        </w:rPr>
        <w:commentReference w:id="1264"/>
      </w:r>
    </w:p>
    <w:p w14:paraId="0F1BD389" w14:textId="77777777" w:rsidR="009C5DF6" w:rsidRPr="003245B3" w:rsidRDefault="0047030F" w:rsidP="0047030F">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35</w:t>
      </w:r>
      <w:r w:rsidR="00A30F7C" w:rsidRPr="003245B3">
        <w:rPr>
          <w:noProof/>
          <w:lang w:val="fr-FR"/>
        </w:rPr>
        <w:fldChar w:fldCharType="end"/>
      </w:r>
      <w:r w:rsidRPr="003245B3">
        <w:rPr>
          <w:lang w:val="fr-FR"/>
        </w:rPr>
        <w:t xml:space="preserve"> - Algorithme génération playlist</w:t>
      </w:r>
    </w:p>
    <w:p w14:paraId="398ED702" w14:textId="77777777" w:rsidR="004F7D40" w:rsidRPr="003245B3" w:rsidRDefault="004F7D40" w:rsidP="00A7118C">
      <w:pPr>
        <w:rPr>
          <w:lang w:val="fr-FR"/>
        </w:rPr>
      </w:pPr>
      <w:r w:rsidRPr="003245B3">
        <w:rPr>
          <w:lang w:val="fr-FR"/>
        </w:rP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rsidRPr="003245B3">
        <w:rPr>
          <w:lang w:val="fr-FR"/>
        </w:rPr>
        <w:t xml:space="preserve"> Pour finir, le fichier de configuration de la playlist est généré et la méthode « UpdateObservers » est appelée.</w:t>
      </w:r>
    </w:p>
    <w:p w14:paraId="37DB2FF5" w14:textId="77777777" w:rsidR="00A7118C" w:rsidRPr="003245B3" w:rsidRDefault="00A7118C" w:rsidP="00A7118C">
      <w:pPr>
        <w:pStyle w:val="Titre3"/>
        <w:rPr>
          <w:lang w:val="fr-FR"/>
        </w:rPr>
      </w:pPr>
      <w:bookmarkStart w:id="1265" w:name="_Toc262710630"/>
      <w:bookmarkStart w:id="1266" w:name="_Toc387323433"/>
      <w:r w:rsidRPr="003245B3">
        <w:rPr>
          <w:lang w:val="fr-FR"/>
        </w:rPr>
        <w:t>Ajout à une playlist</w:t>
      </w:r>
      <w:bookmarkEnd w:id="1265"/>
      <w:bookmarkEnd w:id="1266"/>
    </w:p>
    <w:p w14:paraId="6ECBA7BD" w14:textId="77777777" w:rsidR="009862BA" w:rsidRPr="003245B3" w:rsidRDefault="009862BA" w:rsidP="00A7118C">
      <w:pPr>
        <w:rPr>
          <w:lang w:val="fr-FR"/>
        </w:rPr>
      </w:pPr>
      <w:r w:rsidRPr="003245B3">
        <w:rPr>
          <w:lang w:val="fr-FR"/>
        </w:rPr>
        <w:t>L’ajout de musique/pub s’effectue depuis l’onglet « Library ».</w:t>
      </w:r>
    </w:p>
    <w:p w14:paraId="15EEE06B" w14:textId="77777777" w:rsidR="00701C33" w:rsidRPr="003245B3" w:rsidRDefault="00701C33" w:rsidP="00A7118C">
      <w:pPr>
        <w:rPr>
          <w:lang w:val="fr-FR"/>
        </w:rPr>
      </w:pPr>
      <w:r w:rsidRPr="003245B3">
        <w:rPr>
          <w:lang w:val="fr-FR"/>
        </w:rPr>
        <w:lastRenderedPageBreak/>
        <w:t>Les 2 boutons d’ajout (celui dans la section Music ou la section Ad) appel la même méthode d’événement. Pour différencier quel bouton appel la méthode, la valeur « Music » ou « Ad » est inscrite dans la propriété « Tag » des boutons.</w:t>
      </w:r>
      <w:r w:rsidR="00C703ED" w:rsidRPr="003245B3">
        <w:rPr>
          <w:lang w:val="fr-FR"/>
        </w:rPr>
        <w:t xml:space="preserve"> </w:t>
      </w:r>
      <w:r w:rsidR="003A34FE" w:rsidRPr="003245B3">
        <w:rPr>
          <w:lang w:val="fr-FR"/>
        </w:rPr>
        <w:t>Un test est effectué pour détecter quel bouton a été appuyé.</w:t>
      </w:r>
    </w:p>
    <w:p w14:paraId="08242BF0" w14:textId="2C407D9B" w:rsidR="00D46C93" w:rsidRPr="003245B3" w:rsidRDefault="00D46C93" w:rsidP="00A7118C">
      <w:pPr>
        <w:rPr>
          <w:lang w:val="fr-FR"/>
        </w:rPr>
      </w:pPr>
      <w:r w:rsidRPr="003245B3">
        <w:rPr>
          <w:lang w:val="fr-FR"/>
        </w:rPr>
        <w:t xml:space="preserve">En premier temps, la </w:t>
      </w:r>
      <w:ins w:id="1267" w:author="Francisco Garcia" w:date="2014-05-26T10:12:00Z">
        <w:r w:rsidR="00DA477E">
          <w:rPr>
            <w:lang w:val="fr-FR"/>
          </w:rPr>
          <w:t>« </w:t>
        </w:r>
      </w:ins>
      <w:r w:rsidRPr="003245B3">
        <w:rPr>
          <w:lang w:val="fr-FR"/>
        </w:rPr>
        <w:t>vue</w:t>
      </w:r>
      <w:ins w:id="1268" w:author="Francisco Garcia" w:date="2014-05-26T10:12:00Z">
        <w:r w:rsidR="00DA477E">
          <w:rPr>
            <w:lang w:val="fr-FR"/>
          </w:rPr>
          <w:t> »</w:t>
        </w:r>
      </w:ins>
      <w:r w:rsidRPr="003245B3">
        <w:rPr>
          <w:lang w:val="fr-FR"/>
        </w:rPr>
        <w:t xml:space="preserve"> va générer une liste de type Dictionnary&lt;int</w:t>
      </w:r>
      <w:proofErr w:type="gramStart"/>
      <w:r w:rsidRPr="003245B3">
        <w:rPr>
          <w:lang w:val="fr-FR"/>
        </w:rPr>
        <w:t>,string</w:t>
      </w:r>
      <w:proofErr w:type="gramEnd"/>
      <w:r w:rsidRPr="003245B3">
        <w:rPr>
          <w:lang w:val="fr-FR"/>
        </w:rPr>
        <w:t xml:space="preserve">&gt;. La clé (int) correspond à l’identifiant de la musique </w:t>
      </w:r>
      <w:r w:rsidR="00767902" w:rsidRPr="003245B3">
        <w:rPr>
          <w:lang w:val="fr-FR"/>
        </w:rPr>
        <w:t>sélectionnée</w:t>
      </w:r>
      <w:r w:rsidRPr="003245B3">
        <w:rPr>
          <w:lang w:val="fr-FR"/>
        </w:rPr>
        <w:t xml:space="preserve"> et </w:t>
      </w:r>
      <w:r w:rsidR="00701C33" w:rsidRPr="003245B3">
        <w:rPr>
          <w:lang w:val="fr-FR"/>
        </w:rPr>
        <w:t>la</w:t>
      </w:r>
      <w:r w:rsidRPr="003245B3">
        <w:rPr>
          <w:lang w:val="fr-FR"/>
        </w:rPr>
        <w:t xml:space="preserve"> valeur (string) correspond à son filename.</w:t>
      </w:r>
      <w:r w:rsidR="00767902" w:rsidRPr="003245B3">
        <w:rPr>
          <w:lang w:val="fr-FR"/>
        </w:rPr>
        <w:t xml:space="preserve"> Ce dictionnaire va permettre au </w:t>
      </w:r>
      <w:ins w:id="1269" w:author="Francisco Garcia" w:date="2014-05-26T10:12:00Z">
        <w:r w:rsidR="00DA477E">
          <w:rPr>
            <w:lang w:val="fr-FR"/>
          </w:rPr>
          <w:t>« </w:t>
        </w:r>
      </w:ins>
      <w:r w:rsidR="00767902" w:rsidRPr="003245B3">
        <w:rPr>
          <w:lang w:val="fr-FR"/>
        </w:rPr>
        <w:t>modèle</w:t>
      </w:r>
      <w:del w:id="1270" w:author="Francisco Garcia" w:date="2014-05-26T10:12:00Z">
        <w:r w:rsidR="00767902">
          <w:delText xml:space="preserve"> d’ajout</w:delText>
        </w:r>
      </w:del>
      <w:ins w:id="1271" w:author="Francisco Garcia" w:date="2014-05-26T10:12:00Z">
        <w:r w:rsidR="00DA477E">
          <w:rPr>
            <w:lang w:val="fr-FR"/>
          </w:rPr>
          <w:t> »</w:t>
        </w:r>
        <w:r w:rsidR="00767902" w:rsidRPr="003245B3">
          <w:rPr>
            <w:lang w:val="fr-FR"/>
          </w:rPr>
          <w:t xml:space="preserve"> d’ajout</w:t>
        </w:r>
        <w:r w:rsidR="00DA477E">
          <w:rPr>
            <w:lang w:val="fr-FR"/>
          </w:rPr>
          <w:t>er</w:t>
        </w:r>
      </w:ins>
      <w:r w:rsidR="00767902" w:rsidRPr="003245B3">
        <w:rPr>
          <w:lang w:val="fr-FR"/>
        </w:rPr>
        <w:t xml:space="preserve"> les différents éléments dans le modèle et la base de données.</w:t>
      </w:r>
      <w:r w:rsidR="00701C33" w:rsidRPr="003245B3">
        <w:rPr>
          <w:lang w:val="fr-FR"/>
        </w:rPr>
        <w:t xml:space="preserve"> Il est généré à l’aide de la propriété « SelectedRows » du composant </w:t>
      </w:r>
      <w:ins w:id="1272" w:author="Francisco Garcia" w:date="2014-05-26T10:12:00Z">
        <w:r w:rsidR="00DA477E">
          <w:rPr>
            <w:lang w:val="fr-FR"/>
          </w:rPr>
          <w:t>« </w:t>
        </w:r>
      </w:ins>
      <w:r w:rsidR="00701C33" w:rsidRPr="003245B3">
        <w:rPr>
          <w:lang w:val="fr-FR"/>
        </w:rPr>
        <w:t>dataGridView</w:t>
      </w:r>
      <w:del w:id="1273" w:author="Francisco Garcia" w:date="2014-05-26T10:12:00Z">
        <w:r w:rsidR="00701C33">
          <w:delText>.</w:delText>
        </w:r>
      </w:del>
      <w:ins w:id="1274" w:author="Francisco Garcia" w:date="2014-05-26T10:12:00Z">
        <w:r w:rsidR="00DA477E">
          <w:rPr>
            <w:lang w:val="fr-FR"/>
          </w:rPr>
          <w:t> »</w:t>
        </w:r>
        <w:r w:rsidR="00701C33" w:rsidRPr="003245B3">
          <w:rPr>
            <w:lang w:val="fr-FR"/>
          </w:rPr>
          <w:t>.</w:t>
        </w:r>
      </w:ins>
      <w:r w:rsidR="00701C33" w:rsidRPr="003245B3">
        <w:rPr>
          <w:lang w:val="fr-FR"/>
        </w:rPr>
        <w:t xml:space="preserve"> Cette propriété donne la liste des lignes sélectionnées par l’utilisateur.</w:t>
      </w:r>
    </w:p>
    <w:p w14:paraId="6EB6391A" w14:textId="5CE156D2" w:rsidR="00F67181" w:rsidRPr="003245B3" w:rsidRDefault="00F67181" w:rsidP="00A7118C">
      <w:pPr>
        <w:rPr>
          <w:lang w:val="fr-FR"/>
        </w:rPr>
      </w:pPr>
      <w:r w:rsidRPr="003245B3">
        <w:rPr>
          <w:lang w:val="fr-FR"/>
        </w:rPr>
        <w:t xml:space="preserve">Par la suite, le dictionnaire est envoyé au </w:t>
      </w:r>
      <w:ins w:id="1275" w:author="Francisco Garcia" w:date="2014-05-26T10:12:00Z">
        <w:r w:rsidR="00DA477E">
          <w:rPr>
            <w:lang w:val="fr-FR"/>
          </w:rPr>
          <w:t>« </w:t>
        </w:r>
      </w:ins>
      <w:r w:rsidRPr="003245B3">
        <w:rPr>
          <w:lang w:val="fr-FR"/>
        </w:rPr>
        <w:t>modèle</w:t>
      </w:r>
      <w:ins w:id="1276" w:author="Francisco Garcia" w:date="2014-05-26T10:12:00Z">
        <w:r w:rsidR="00DA477E">
          <w:rPr>
            <w:lang w:val="fr-FR"/>
          </w:rPr>
          <w:t> »</w:t>
        </w:r>
      </w:ins>
      <w:r w:rsidRPr="003245B3">
        <w:rPr>
          <w:lang w:val="fr-FR"/>
        </w:rPr>
        <w:t xml:space="preserve"> via le </w:t>
      </w:r>
      <w:ins w:id="1277" w:author="Francisco Garcia" w:date="2014-05-26T10:12:00Z">
        <w:r w:rsidR="00DA477E">
          <w:rPr>
            <w:lang w:val="fr-FR"/>
          </w:rPr>
          <w:t>« </w:t>
        </w:r>
      </w:ins>
      <w:r w:rsidRPr="003245B3">
        <w:rPr>
          <w:lang w:val="fr-FR"/>
        </w:rPr>
        <w:t>contrôleur</w:t>
      </w:r>
      <w:del w:id="1278" w:author="Francisco Garcia" w:date="2014-05-26T10:12:00Z">
        <w:r>
          <w:delText>.</w:delText>
        </w:r>
      </w:del>
      <w:ins w:id="1279" w:author="Francisco Garcia" w:date="2014-05-26T10:12:00Z">
        <w:r w:rsidR="00DA477E">
          <w:rPr>
            <w:lang w:val="fr-FR"/>
          </w:rPr>
          <w:t> »</w:t>
        </w:r>
        <w:r w:rsidRPr="003245B3">
          <w:rPr>
            <w:lang w:val="fr-FR"/>
          </w:rPr>
          <w:t>.</w:t>
        </w:r>
      </w:ins>
      <w:r w:rsidRPr="003245B3">
        <w:rPr>
          <w:lang w:val="fr-FR"/>
        </w:rPr>
        <w:t xml:space="preserve"> Il est parcouru par la méthode « AddToPlaylist »</w:t>
      </w:r>
      <w:r w:rsidR="00F62277" w:rsidRPr="003245B3">
        <w:rPr>
          <w:lang w:val="fr-FR"/>
        </w:rPr>
        <w:t xml:space="preserve"> qui prend en paramètre un objet Playlist (correspondant à la playlist </w:t>
      </w:r>
      <w:r w:rsidR="00266DDB" w:rsidRPr="003245B3">
        <w:rPr>
          <w:lang w:val="fr-FR"/>
        </w:rPr>
        <w:t>sélectionnée</w:t>
      </w:r>
      <w:r w:rsidR="00F62277" w:rsidRPr="003245B3">
        <w:rPr>
          <w:lang w:val="fr-FR"/>
        </w:rPr>
        <w:t>) et le dictionnaire</w:t>
      </w:r>
      <w:r w:rsidRPr="003245B3">
        <w:rPr>
          <w:lang w:val="fr-FR"/>
        </w:rPr>
        <w:t xml:space="preserve">. Pour chacun des éléments, il est ajouté à la base de </w:t>
      </w:r>
      <w:r w:rsidR="00266DDB" w:rsidRPr="003245B3">
        <w:rPr>
          <w:lang w:val="fr-FR"/>
        </w:rPr>
        <w:t>données</w:t>
      </w:r>
      <w:r w:rsidRPr="003245B3">
        <w:rPr>
          <w:lang w:val="fr-FR"/>
        </w:rPr>
        <w:t xml:space="preserve"> via la méthode </w:t>
      </w:r>
      <w:r w:rsidR="00DA0DF2" w:rsidRPr="003245B3">
        <w:rPr>
          <w:lang w:val="fr-FR"/>
        </w:rPr>
        <w:t>de la classe</w:t>
      </w:r>
      <w:r w:rsidRPr="003245B3">
        <w:rPr>
          <w:lang w:val="fr-FR"/>
        </w:rPr>
        <w:t xml:space="preserve"> Bdd « AddToPlaylist » qui prend en paramètre : la clé de l’événement (la valeur int qui correspond à l’id du morceau) et l’id de l’objet Playlist.</w:t>
      </w:r>
      <w:r w:rsidR="00266DDB" w:rsidRPr="003245B3">
        <w:rPr>
          <w:lang w:val="fr-FR"/>
        </w:rPr>
        <w:t xml:space="preserve"> Si cette méthode retourne une erreur, la boucle est </w:t>
      </w:r>
      <w:del w:id="1280" w:author="Francisco Garcia" w:date="2014-05-26T10:12:00Z">
        <w:r w:rsidR="00266DDB">
          <w:delText>arrêter</w:delText>
        </w:r>
      </w:del>
      <w:ins w:id="1281" w:author="Francisco Garcia" w:date="2014-05-26T10:12:00Z">
        <w:r w:rsidR="00266DDB" w:rsidRPr="003245B3">
          <w:rPr>
            <w:lang w:val="fr-FR"/>
          </w:rPr>
          <w:t>arrêt</w:t>
        </w:r>
        <w:r w:rsidR="00DA477E">
          <w:rPr>
            <w:lang w:val="fr-FR"/>
          </w:rPr>
          <w:t>ée</w:t>
        </w:r>
      </w:ins>
      <w:r w:rsidR="00266DDB" w:rsidRPr="003245B3">
        <w:rPr>
          <w:lang w:val="fr-FR"/>
        </w:rPr>
        <w:t xml:space="preserve"> et le modèle retourne false. Sinon, la boucle se </w:t>
      </w:r>
      <w:del w:id="1282" w:author="Francisco Garcia" w:date="2014-05-26T10:12:00Z">
        <w:r w:rsidR="00266DDB">
          <w:delText>finie</w:delText>
        </w:r>
      </w:del>
      <w:ins w:id="1283" w:author="Francisco Garcia" w:date="2014-05-26T10:12:00Z">
        <w:r w:rsidR="00266DDB" w:rsidRPr="003245B3">
          <w:rPr>
            <w:lang w:val="fr-FR"/>
          </w:rPr>
          <w:t>fini</w:t>
        </w:r>
        <w:r w:rsidR="00DA477E">
          <w:rPr>
            <w:lang w:val="fr-FR"/>
          </w:rPr>
          <w:t>t</w:t>
        </w:r>
      </w:ins>
      <w:r w:rsidR="00DA477E">
        <w:rPr>
          <w:lang w:val="fr-FR"/>
        </w:rPr>
        <w:t xml:space="preserve"> </w:t>
      </w:r>
      <w:r w:rsidR="00266DDB" w:rsidRPr="003245B3">
        <w:rPr>
          <w:lang w:val="fr-FR"/>
        </w:rPr>
        <w:t>et la playlist génère sa configuration (GenerateConfigFile sur l’objet playlist).</w:t>
      </w:r>
    </w:p>
    <w:p w14:paraId="5FB98D02" w14:textId="77777777" w:rsidR="0073623E" w:rsidRPr="003245B3" w:rsidRDefault="0073623E" w:rsidP="0073623E">
      <w:pPr>
        <w:pStyle w:val="Titre3"/>
        <w:rPr>
          <w:lang w:val="fr-FR"/>
        </w:rPr>
      </w:pPr>
      <w:bookmarkStart w:id="1284" w:name="_Toc262710631"/>
      <w:bookmarkStart w:id="1285" w:name="_Toc387323434"/>
      <w:r w:rsidRPr="003245B3">
        <w:rPr>
          <w:lang w:val="fr-FR"/>
        </w:rPr>
        <w:t>Retirer d’une playlist</w:t>
      </w:r>
      <w:bookmarkEnd w:id="1284"/>
      <w:bookmarkEnd w:id="1285"/>
    </w:p>
    <w:p w14:paraId="6C637B96" w14:textId="1552DE42" w:rsidR="0073623E" w:rsidRPr="003245B3" w:rsidRDefault="001A0874" w:rsidP="0073623E">
      <w:pPr>
        <w:rPr>
          <w:lang w:val="fr-FR"/>
        </w:rPr>
      </w:pPr>
      <w:r w:rsidRPr="003245B3">
        <w:rPr>
          <w:lang w:val="fr-FR"/>
        </w:rPr>
        <w:t xml:space="preserve">La suppression d’éléments </w:t>
      </w:r>
      <w:del w:id="1286" w:author="Francisco Garcia" w:date="2014-05-26T10:12:00Z">
        <w:r>
          <w:delText>d’un</w:delText>
        </w:r>
      </w:del>
      <w:ins w:id="1287" w:author="Francisco Garcia" w:date="2014-05-26T10:12:00Z">
        <w:r w:rsidRPr="003245B3">
          <w:rPr>
            <w:lang w:val="fr-FR"/>
          </w:rPr>
          <w:t>d’un</w:t>
        </w:r>
        <w:r w:rsidR="00DA477E">
          <w:rPr>
            <w:lang w:val="fr-FR"/>
          </w:rPr>
          <w:t>e</w:t>
        </w:r>
      </w:ins>
      <w:r w:rsidRPr="003245B3">
        <w:rPr>
          <w:lang w:val="fr-FR"/>
        </w:rPr>
        <w:t xml:space="preserve"> playlist se déroule exactement comme l’ajout (dictionnaire avec les morceaux sélectionnés par l’utilisateur qui est parcouru par le </w:t>
      </w:r>
      <w:ins w:id="1288" w:author="Francisco Garcia" w:date="2014-05-26T10:12:00Z">
        <w:r w:rsidR="00DA477E">
          <w:rPr>
            <w:lang w:val="fr-FR"/>
          </w:rPr>
          <w:t>« </w:t>
        </w:r>
      </w:ins>
      <w:r w:rsidRPr="003245B3">
        <w:rPr>
          <w:lang w:val="fr-FR"/>
        </w:rPr>
        <w:t>modèle</w:t>
      </w:r>
      <w:del w:id="1289" w:author="Francisco Garcia" w:date="2014-05-26T10:12:00Z">
        <w:r>
          <w:delText>)</w:delText>
        </w:r>
      </w:del>
      <w:ins w:id="1290" w:author="Francisco Garcia" w:date="2014-05-26T10:12:00Z">
        <w:r w:rsidR="00DA477E">
          <w:rPr>
            <w:lang w:val="fr-FR"/>
          </w:rPr>
          <w:t> »</w:t>
        </w:r>
        <w:r w:rsidRPr="003245B3">
          <w:rPr>
            <w:lang w:val="fr-FR"/>
          </w:rPr>
          <w:t>)</w:t>
        </w:r>
      </w:ins>
      <w:r w:rsidRPr="003245B3">
        <w:rPr>
          <w:lang w:val="fr-FR"/>
        </w:rPr>
        <w:t xml:space="preserve"> à l’exception que les éléments seront </w:t>
      </w:r>
      <w:del w:id="1291" w:author="Francisco Garcia" w:date="2014-05-26T10:12:00Z">
        <w:r>
          <w:delText>supprimée</w:delText>
        </w:r>
      </w:del>
      <w:ins w:id="1292" w:author="Francisco Garcia" w:date="2014-05-26T10:12:00Z">
        <w:r w:rsidRPr="003245B3">
          <w:rPr>
            <w:lang w:val="fr-FR"/>
          </w:rPr>
          <w:t>supprimé</w:t>
        </w:r>
        <w:r w:rsidR="00DA477E">
          <w:rPr>
            <w:lang w:val="fr-FR"/>
          </w:rPr>
          <w:t>s</w:t>
        </w:r>
      </w:ins>
      <w:r w:rsidRPr="003245B3">
        <w:rPr>
          <w:lang w:val="fr-FR"/>
        </w:rPr>
        <w:t xml:space="preserve"> de la base de données (suppression du lien dans la table « tplaylist_has_music ») et du modèle. A la fin, la nouvelle configuration est générée.</w:t>
      </w:r>
    </w:p>
    <w:p w14:paraId="3F891EFB" w14:textId="77777777" w:rsidR="009E52AC" w:rsidRPr="003245B3" w:rsidRDefault="009E52AC" w:rsidP="009E52AC">
      <w:pPr>
        <w:pStyle w:val="Titre3"/>
        <w:rPr>
          <w:lang w:val="fr-FR"/>
        </w:rPr>
      </w:pPr>
      <w:bookmarkStart w:id="1293" w:name="_Toc262710632"/>
      <w:bookmarkStart w:id="1294" w:name="_Toc387323435"/>
      <w:r w:rsidRPr="003245B3">
        <w:rPr>
          <w:lang w:val="fr-FR"/>
        </w:rPr>
        <w:t>Affichage du contenu</w:t>
      </w:r>
      <w:bookmarkEnd w:id="1293"/>
      <w:bookmarkEnd w:id="1294"/>
    </w:p>
    <w:p w14:paraId="0A7655D5" w14:textId="27253716" w:rsidR="009E52AC" w:rsidRPr="003245B3" w:rsidRDefault="008D02DA" w:rsidP="009E52AC">
      <w:pPr>
        <w:rPr>
          <w:lang w:val="fr-FR"/>
        </w:rPr>
      </w:pPr>
      <w:r w:rsidRPr="003245B3">
        <w:rPr>
          <w:lang w:val="fr-FR"/>
        </w:rPr>
        <w:t xml:space="preserve">Lorsque l’utilisateur </w:t>
      </w:r>
      <w:del w:id="1295" w:author="Francisco Garcia" w:date="2014-05-26T10:12:00Z">
        <w:r>
          <w:delText>choisi</w:delText>
        </w:r>
      </w:del>
      <w:ins w:id="1296" w:author="Francisco Garcia" w:date="2014-05-26T10:12:00Z">
        <w:r w:rsidRPr="003245B3">
          <w:rPr>
            <w:lang w:val="fr-FR"/>
          </w:rPr>
          <w:t>choisi</w:t>
        </w:r>
        <w:r w:rsidR="00DA477E">
          <w:rPr>
            <w:lang w:val="fr-FR"/>
          </w:rPr>
          <w:t>t</w:t>
        </w:r>
      </w:ins>
      <w:r w:rsidRPr="003245B3">
        <w:rPr>
          <w:lang w:val="fr-FR"/>
        </w:rPr>
        <w:t xml:space="preserve"> un élément dans un des ListBox (section Music ou Ad), l’événement « SelectedIndexChanged » est appelé. Comme pour les autres éléments, chacun des ListBox à son type dans sa propriété Tag afin de différencier dans la méthode de l’événement en question.</w:t>
      </w:r>
    </w:p>
    <w:p w14:paraId="78C78D43" w14:textId="77777777" w:rsidR="00B42D0C" w:rsidRPr="003245B3" w:rsidRDefault="00B42D0C" w:rsidP="009E52AC">
      <w:pPr>
        <w:rPr>
          <w:lang w:val="fr-FR"/>
        </w:rPr>
      </w:pPr>
      <w:r w:rsidRPr="003245B3">
        <w:rPr>
          <w:lang w:val="fr-FR"/>
        </w:rPr>
        <w:t>La méthode privée de la vue « GetPlaylistContent » qui prend un objet de type Playlist en paramètre, permet de vider le DataGridView servant d’affichage au contenu des playlists, puis, de le remplir avec le contenu de la playlist voulue.</w:t>
      </w:r>
      <w:r w:rsidR="00167870" w:rsidRPr="003245B3">
        <w:rPr>
          <w:lang w:val="fr-FR"/>
        </w:rPr>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14:paraId="1A834F15"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List</w:t>
      </w:r>
      <w:r w:rsidRPr="003245B3">
        <w:rPr>
          <w:rFonts w:ascii="Consolas" w:hAnsi="Consolas" w:cs="Consolas"/>
          <w:color w:val="000000"/>
          <w:sz w:val="19"/>
          <w:szCs w:val="19"/>
          <w:highlight w:val="white"/>
          <w:lang w:val="fr-FR"/>
        </w:rPr>
        <w:t>&lt;</w:t>
      </w:r>
      <w:r w:rsidRPr="003245B3">
        <w:rPr>
          <w:rFonts w:ascii="Consolas" w:hAnsi="Consolas" w:cs="Consolas"/>
          <w:color w:val="2B91AF"/>
          <w:sz w:val="19"/>
          <w:szCs w:val="19"/>
          <w:highlight w:val="white"/>
          <w:lang w:val="fr-FR"/>
        </w:rPr>
        <w:t>AudioFile</w:t>
      </w:r>
      <w:r w:rsidRPr="003245B3">
        <w:rPr>
          <w:rFonts w:ascii="Consolas" w:hAnsi="Consolas" w:cs="Consolas"/>
          <w:color w:val="000000"/>
          <w:sz w:val="19"/>
          <w:szCs w:val="19"/>
          <w:highlight w:val="white"/>
          <w:lang w:val="fr-FR"/>
        </w:rPr>
        <w:t xml:space="preserve">&gt; audioFiles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List</w:t>
      </w:r>
      <w:r w:rsidRPr="003245B3">
        <w:rPr>
          <w:rFonts w:ascii="Consolas" w:hAnsi="Consolas" w:cs="Consolas"/>
          <w:color w:val="000000"/>
          <w:sz w:val="19"/>
          <w:szCs w:val="19"/>
          <w:highlight w:val="white"/>
          <w:lang w:val="fr-FR"/>
        </w:rPr>
        <w:t>&lt;</w:t>
      </w:r>
      <w:r w:rsidRPr="003245B3">
        <w:rPr>
          <w:rFonts w:ascii="Consolas" w:hAnsi="Consolas" w:cs="Consolas"/>
          <w:color w:val="2B91AF"/>
          <w:sz w:val="19"/>
          <w:szCs w:val="19"/>
          <w:highlight w:val="white"/>
          <w:lang w:val="fr-FR"/>
        </w:rPr>
        <w:t>AudioFile</w:t>
      </w:r>
      <w:proofErr w:type="gramStart"/>
      <w:r w:rsidRPr="003245B3">
        <w:rPr>
          <w:rFonts w:ascii="Consolas" w:hAnsi="Consolas" w:cs="Consolas"/>
          <w:color w:val="000000"/>
          <w:sz w:val="19"/>
          <w:szCs w:val="19"/>
          <w:highlight w:val="white"/>
          <w:lang w:val="fr-FR"/>
        </w:rPr>
        <w:t>&gt;(</w:t>
      </w:r>
      <w:proofErr w:type="gramEnd"/>
      <w:r w:rsidRPr="003245B3">
        <w:rPr>
          <w:rFonts w:ascii="Consolas" w:hAnsi="Consolas" w:cs="Consolas"/>
          <w:color w:val="000000"/>
          <w:sz w:val="19"/>
          <w:szCs w:val="19"/>
          <w:highlight w:val="white"/>
          <w:lang w:val="fr-FR"/>
        </w:rPr>
        <w:t>);</w:t>
      </w:r>
    </w:p>
    <w:p w14:paraId="3A7DA954"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FF"/>
          <w:sz w:val="19"/>
          <w:szCs w:val="19"/>
          <w:highlight w:val="white"/>
          <w:lang w:val="fr-FR"/>
        </w:rPr>
        <w:t>string</w:t>
      </w:r>
      <w:r w:rsidRPr="003245B3">
        <w:rPr>
          <w:rFonts w:ascii="Consolas" w:hAnsi="Consolas" w:cs="Consolas"/>
          <w:color w:val="000000"/>
          <w:sz w:val="19"/>
          <w:szCs w:val="19"/>
          <w:highlight w:val="white"/>
          <w:lang w:val="fr-FR"/>
        </w:rPr>
        <w:t xml:space="preserve"> filename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playlist.AudioFileList)</w:t>
      </w:r>
    </w:p>
    <w:p w14:paraId="01D5C70C"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0141CE70"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2B91AF"/>
          <w:sz w:val="19"/>
          <w:szCs w:val="19"/>
          <w:highlight w:val="white"/>
          <w:lang w:val="fr-FR"/>
        </w:rPr>
        <w:t>AudioFile</w:t>
      </w:r>
      <w:r w:rsidRPr="003245B3">
        <w:rPr>
          <w:rFonts w:ascii="Consolas" w:hAnsi="Consolas" w:cs="Consolas"/>
          <w:color w:val="000000"/>
          <w:sz w:val="19"/>
          <w:szCs w:val="19"/>
          <w:highlight w:val="white"/>
          <w:lang w:val="fr-FR"/>
        </w:rPr>
        <w:t xml:space="preserve"> af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.Library)</w:t>
      </w:r>
    </w:p>
    <w:p w14:paraId="54993F35"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161ABEA6"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FF"/>
          <w:sz w:val="19"/>
          <w:szCs w:val="19"/>
          <w:highlight w:val="white"/>
          <w:lang w:val="fr-FR"/>
        </w:rPr>
        <w:t>if</w:t>
      </w:r>
      <w:proofErr w:type="gramEnd"/>
      <w:r w:rsidRPr="003245B3">
        <w:rPr>
          <w:rFonts w:ascii="Consolas" w:hAnsi="Consolas" w:cs="Consolas"/>
          <w:color w:val="000000"/>
          <w:sz w:val="19"/>
          <w:szCs w:val="19"/>
          <w:highlight w:val="white"/>
          <w:lang w:val="fr-FR"/>
        </w:rPr>
        <w:t xml:space="preserve"> (af.Filename == filename)</w:t>
      </w:r>
    </w:p>
    <w:p w14:paraId="1B10AA58"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audioFiles.Add(</w:t>
      </w:r>
      <w:proofErr w:type="gramEnd"/>
      <w:r w:rsidRPr="003245B3">
        <w:rPr>
          <w:rFonts w:ascii="Consolas" w:hAnsi="Consolas" w:cs="Consolas"/>
          <w:color w:val="000000"/>
          <w:sz w:val="19"/>
          <w:szCs w:val="19"/>
          <w:highlight w:val="white"/>
          <w:lang w:val="fr-FR"/>
        </w:rPr>
        <w:t>af);</w:t>
      </w:r>
    </w:p>
    <w:p w14:paraId="6963A2BF"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2E675CBE"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4E5DB951" w14:textId="77777777" w:rsidR="00167870" w:rsidRPr="003245B3" w:rsidRDefault="00167870" w:rsidP="00167870">
      <w:pPr>
        <w:pBdr>
          <w:top w:val="single" w:sz="4" w:space="1" w:color="auto"/>
          <w:left w:val="single" w:sz="4" w:space="4" w:color="auto"/>
          <w:bottom w:val="single" w:sz="4" w:space="1" w:color="auto"/>
          <w:right w:val="single" w:sz="4" w:space="4" w:color="auto"/>
        </w:pBdr>
        <w:rPr>
          <w:lang w:val="fr-FR"/>
        </w:rPr>
      </w:pPr>
      <w:proofErr w:type="gramStart"/>
      <w:r w:rsidRPr="003245B3">
        <w:rPr>
          <w:rFonts w:ascii="Consolas" w:hAnsi="Consolas" w:cs="Consolas"/>
          <w:color w:val="0000FF"/>
          <w:sz w:val="19"/>
          <w:szCs w:val="19"/>
          <w:highlight w:val="white"/>
          <w:lang w:val="fr-FR"/>
        </w:rPr>
        <w:t>return</w:t>
      </w:r>
      <w:proofErr w:type="gramEnd"/>
      <w:r w:rsidRPr="003245B3">
        <w:rPr>
          <w:rFonts w:ascii="Consolas" w:hAnsi="Consolas" w:cs="Consolas"/>
          <w:color w:val="000000"/>
          <w:sz w:val="19"/>
          <w:szCs w:val="19"/>
          <w:highlight w:val="white"/>
          <w:lang w:val="fr-FR"/>
        </w:rPr>
        <w:t xml:space="preserve"> audioFiles;</w:t>
      </w:r>
    </w:p>
    <w:p w14:paraId="7C9B3F86" w14:textId="77777777" w:rsidR="007E634E" w:rsidRPr="003245B3" w:rsidRDefault="007E634E" w:rsidP="007E634E">
      <w:pPr>
        <w:pStyle w:val="Lgende"/>
        <w:jc w:val="center"/>
        <w:rPr>
          <w:lang w:val="fr-FR"/>
        </w:rPr>
      </w:pPr>
      <w:r w:rsidRPr="003245B3">
        <w:rPr>
          <w:lang w:val="fr-FR"/>
        </w:rPr>
        <w:t>AdminView.cs</w:t>
      </w:r>
    </w:p>
    <w:p w14:paraId="6AE0F57B" w14:textId="77777777" w:rsidR="0082323A" w:rsidRPr="003245B3" w:rsidRDefault="00167870" w:rsidP="00167870">
      <w:pPr>
        <w:rPr>
          <w:lang w:val="fr-FR"/>
        </w:rPr>
      </w:pPr>
      <w:r w:rsidRPr="003245B3">
        <w:rPr>
          <w:lang w:val="fr-FR"/>
        </w:rPr>
        <w:t xml:space="preserve">Ensuite, la vue va parcourir cette liste afin de remplir le DataGridView d’affichage. </w:t>
      </w:r>
    </w:p>
    <w:p w14:paraId="53366EFC" w14:textId="59BF1ECF" w:rsidR="00167870" w:rsidRPr="003245B3" w:rsidRDefault="0082323A" w:rsidP="00167870">
      <w:pPr>
        <w:rPr>
          <w:lang w:val="fr-FR"/>
        </w:rPr>
      </w:pPr>
      <w:r w:rsidRPr="003245B3">
        <w:rPr>
          <w:lang w:val="fr-FR"/>
        </w:rPr>
        <w:lastRenderedPageBreak/>
        <w:t xml:space="preserve">Les classes Playlist disposent d’une méthode « GetInfosArray » qui retourne un tableau avec les informations de leurs champs. Cela permet de donner un tableau à la méthode d’ajout de ligne au dataGridView : </w:t>
      </w:r>
      <w:proofErr w:type="gramStart"/>
      <w:r w:rsidRPr="003245B3">
        <w:rPr>
          <w:rFonts w:ascii="Consolas" w:hAnsi="Consolas" w:cs="Consolas"/>
          <w:color w:val="000000"/>
          <w:sz w:val="19"/>
          <w:szCs w:val="19"/>
          <w:highlight w:val="white"/>
          <w:lang w:val="fr-FR"/>
        </w:rPr>
        <w:t>dgvPlaylistContent.Rows.Add(</w:t>
      </w:r>
      <w:proofErr w:type="gramEnd"/>
      <w:r w:rsidRPr="003245B3">
        <w:rPr>
          <w:rFonts w:ascii="Consolas" w:hAnsi="Consolas" w:cs="Consolas"/>
          <w:color w:val="000000"/>
          <w:sz w:val="19"/>
          <w:szCs w:val="19"/>
          <w:highlight w:val="white"/>
          <w:lang w:val="fr-FR"/>
        </w:rPr>
        <w:t>af.GetInfosArray());</w:t>
      </w:r>
      <w:r w:rsidRPr="003245B3">
        <w:rPr>
          <w:lang w:val="fr-FR"/>
        </w:rPr>
        <w:br/>
      </w:r>
      <w:r w:rsidR="00167870" w:rsidRPr="003245B3">
        <w:rPr>
          <w:lang w:val="fr-FR"/>
        </w:rPr>
        <w:t xml:space="preserve">Par la même occasion, la durée de chaque morceau ajouté est additionné à une variable de type TimeSpan afin de calculer le durée totale de la playlist et de </w:t>
      </w:r>
      <w:del w:id="1297" w:author="Francisco Garcia" w:date="2014-05-26T10:12:00Z">
        <w:r w:rsidR="00167870">
          <w:delText>l’affichée</w:delText>
        </w:r>
      </w:del>
      <w:ins w:id="1298" w:author="Francisco Garcia" w:date="2014-05-26T10:12:00Z">
        <w:r w:rsidR="00167870" w:rsidRPr="003245B3">
          <w:rPr>
            <w:lang w:val="fr-FR"/>
          </w:rPr>
          <w:t>l’affich</w:t>
        </w:r>
        <w:r w:rsidR="00DA477E">
          <w:rPr>
            <w:lang w:val="fr-FR"/>
          </w:rPr>
          <w:t>er</w:t>
        </w:r>
      </w:ins>
      <w:r w:rsidR="00167870" w:rsidRPr="003245B3">
        <w:rPr>
          <w:lang w:val="fr-FR"/>
        </w:rPr>
        <w:t>.</w:t>
      </w:r>
    </w:p>
    <w:p w14:paraId="6A4CAAC3" w14:textId="77777777" w:rsidR="00A7118C" w:rsidRPr="003245B3" w:rsidRDefault="00A7118C" w:rsidP="00A7118C">
      <w:pPr>
        <w:pStyle w:val="Titre3"/>
        <w:rPr>
          <w:lang w:val="fr-FR"/>
        </w:rPr>
      </w:pPr>
      <w:bookmarkStart w:id="1299" w:name="_Toc262710633"/>
      <w:bookmarkStart w:id="1300" w:name="_Toc387323436"/>
      <w:r w:rsidRPr="003245B3">
        <w:rPr>
          <w:lang w:val="fr-FR"/>
        </w:rPr>
        <w:t>Suppression</w:t>
      </w:r>
      <w:r w:rsidR="00A04D95" w:rsidRPr="003245B3">
        <w:rPr>
          <w:lang w:val="fr-FR"/>
        </w:rPr>
        <w:t xml:space="preserve"> d’une playlist</w:t>
      </w:r>
      <w:bookmarkEnd w:id="1299"/>
      <w:bookmarkEnd w:id="1300"/>
    </w:p>
    <w:p w14:paraId="1A3FE64A" w14:textId="140DC08C" w:rsidR="00A7118C" w:rsidRPr="003245B3" w:rsidRDefault="00206CB7" w:rsidP="00A7118C">
      <w:pPr>
        <w:rPr>
          <w:lang w:val="fr-FR"/>
        </w:rPr>
      </w:pPr>
      <w:r w:rsidRPr="003245B3">
        <w:rPr>
          <w:lang w:val="fr-FR"/>
        </w:rPr>
        <w:t>La suppression de playlist va supprimer l’enregistrement correspondant dans la base de données, la variable dans le modèle ainsi que le fichier de configuration enregistré sur le disque.</w:t>
      </w:r>
      <w:r w:rsidR="00F23030" w:rsidRPr="003245B3">
        <w:rPr>
          <w:lang w:val="fr-FR"/>
        </w:rPr>
        <w:t xml:space="preserve"> Les </w:t>
      </w:r>
      <w:ins w:id="1301" w:author="Francisco Garcia" w:date="2014-05-26T10:12:00Z">
        <w:r w:rsidR="00DA477E">
          <w:rPr>
            <w:lang w:val="fr-FR"/>
          </w:rPr>
          <w:t>« </w:t>
        </w:r>
      </w:ins>
      <w:r w:rsidR="00F23030" w:rsidRPr="003245B3">
        <w:rPr>
          <w:lang w:val="fr-FR"/>
        </w:rPr>
        <w:t>vues</w:t>
      </w:r>
      <w:ins w:id="1302" w:author="Francisco Garcia" w:date="2014-05-26T10:12:00Z">
        <w:r w:rsidR="00DA477E">
          <w:rPr>
            <w:lang w:val="fr-FR"/>
          </w:rPr>
          <w:t> »</w:t>
        </w:r>
      </w:ins>
      <w:r w:rsidR="00F23030" w:rsidRPr="003245B3">
        <w:rPr>
          <w:lang w:val="fr-FR"/>
        </w:rPr>
        <w:t xml:space="preserve"> sont ensuite </w:t>
      </w:r>
      <w:del w:id="1303" w:author="Francisco Garcia" w:date="2014-05-26T10:12:00Z">
        <w:r w:rsidR="00F23030">
          <w:delText>mise</w:delText>
        </w:r>
      </w:del>
      <w:ins w:id="1304" w:author="Francisco Garcia" w:date="2014-05-26T10:12:00Z">
        <w:r w:rsidR="00F23030" w:rsidRPr="003245B3">
          <w:rPr>
            <w:lang w:val="fr-FR"/>
          </w:rPr>
          <w:t>mise</w:t>
        </w:r>
        <w:r w:rsidR="00DA477E">
          <w:rPr>
            <w:lang w:val="fr-FR"/>
          </w:rPr>
          <w:t>s</w:t>
        </w:r>
      </w:ins>
      <w:r w:rsidR="00F23030" w:rsidRPr="003245B3">
        <w:rPr>
          <w:lang w:val="fr-FR"/>
        </w:rPr>
        <w:t xml:space="preserve"> à jour via UpdateObservers.</w:t>
      </w:r>
    </w:p>
    <w:p w14:paraId="20726A7E" w14:textId="77777777" w:rsidR="00E32620" w:rsidRPr="003245B3" w:rsidRDefault="00E32620">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606C33CC" w14:textId="77777777" w:rsidR="00D16388" w:rsidRPr="003245B3" w:rsidRDefault="00D16388" w:rsidP="00D16388">
      <w:pPr>
        <w:pStyle w:val="Titre2"/>
        <w:rPr>
          <w:lang w:val="fr-FR"/>
        </w:rPr>
      </w:pPr>
      <w:bookmarkStart w:id="1305" w:name="_Toc262710634"/>
      <w:bookmarkStart w:id="1306" w:name="_Toc387323437"/>
      <w:r w:rsidRPr="003245B3">
        <w:rPr>
          <w:lang w:val="fr-FR"/>
        </w:rPr>
        <w:lastRenderedPageBreak/>
        <w:t>Grille horaire</w:t>
      </w:r>
      <w:bookmarkEnd w:id="1305"/>
      <w:bookmarkEnd w:id="1306"/>
    </w:p>
    <w:p w14:paraId="320BF2A6" w14:textId="77777777" w:rsidR="00380034" w:rsidRPr="003245B3" w:rsidRDefault="00380034" w:rsidP="0005600F">
      <w:pPr>
        <w:pStyle w:val="Titre3"/>
        <w:rPr>
          <w:lang w:val="fr-FR"/>
        </w:rPr>
      </w:pPr>
      <w:bookmarkStart w:id="1307" w:name="_Outil_utilisé"/>
      <w:bookmarkStart w:id="1308" w:name="_Toc262710635"/>
      <w:bookmarkStart w:id="1309" w:name="_Toc387323438"/>
      <w:bookmarkEnd w:id="1307"/>
      <w:r w:rsidRPr="003245B3">
        <w:rPr>
          <w:lang w:val="fr-FR"/>
        </w:rPr>
        <w:t>Classes utilisées</w:t>
      </w:r>
      <w:bookmarkEnd w:id="1308"/>
    </w:p>
    <w:p w14:paraId="0F68A678" w14:textId="77777777" w:rsidR="007059D8" w:rsidRPr="003245B3" w:rsidRDefault="007059D8" w:rsidP="007059D8">
      <w:pPr>
        <w:keepNext/>
        <w:jc w:val="center"/>
        <w:rPr>
          <w:lang w:val="fr-FR"/>
        </w:rPr>
      </w:pPr>
      <w:r w:rsidRPr="003245B3">
        <w:rPr>
          <w:noProof/>
          <w:lang w:eastAsia="fr-CH"/>
        </w:rPr>
        <w:drawing>
          <wp:inline distT="0" distB="0" distL="0" distR="0" wp14:anchorId="70652162" wp14:editId="72BEAAA1">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08818" cy="5681918"/>
                    </a:xfrm>
                    <a:prstGeom prst="rect">
                      <a:avLst/>
                    </a:prstGeom>
                  </pic:spPr>
                </pic:pic>
              </a:graphicData>
            </a:graphic>
          </wp:inline>
        </w:drawing>
      </w:r>
    </w:p>
    <w:p w14:paraId="3CC70D1B" w14:textId="77777777" w:rsidR="007059D8" w:rsidRPr="003245B3" w:rsidRDefault="007059D8" w:rsidP="007059D8">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36</w:t>
      </w:r>
      <w:r w:rsidR="00A30F7C" w:rsidRPr="003245B3">
        <w:rPr>
          <w:noProof/>
          <w:lang w:val="fr-FR"/>
        </w:rPr>
        <w:fldChar w:fldCharType="end"/>
      </w:r>
      <w:r w:rsidRPr="003245B3">
        <w:rPr>
          <w:lang w:val="fr-FR"/>
        </w:rPr>
        <w:t xml:space="preserve"> - Classes timetable</w:t>
      </w:r>
    </w:p>
    <w:p w14:paraId="3B4E9189" w14:textId="77777777" w:rsidR="00121B11" w:rsidRPr="003245B3" w:rsidRDefault="00121B11" w:rsidP="00121B11">
      <w:pPr>
        <w:rPr>
          <w:lang w:val="fr-FR"/>
        </w:rPr>
      </w:pPr>
      <w:r w:rsidRPr="003245B3">
        <w:rPr>
          <w:lang w:val="fr-FR"/>
        </w:rPr>
        <w:t xml:space="preserve">L’enum « DayValue » contient des constantes définie par ShoutCAST </w:t>
      </w:r>
      <w:proofErr w:type="gramStart"/>
      <w:r w:rsidRPr="003245B3">
        <w:rPr>
          <w:lang w:val="fr-FR"/>
        </w:rPr>
        <w:t>transcoder</w:t>
      </w:r>
      <w:proofErr w:type="gramEnd"/>
      <w:r w:rsidRPr="003245B3">
        <w:rPr>
          <w:lang w:val="fr-FR"/>
        </w:rPr>
        <w:t> :</w:t>
      </w:r>
    </w:p>
    <w:p w14:paraId="50320E9C" w14:textId="77777777" w:rsidR="00121B11" w:rsidRPr="003245B3" w:rsidRDefault="0021440F" w:rsidP="00121B11">
      <w:pPr>
        <w:rPr>
          <w:lang w:val="fr-FR"/>
        </w:rPr>
      </w:pPr>
      <w:hyperlink r:id="rId65" w:anchor="Calendar_Tag" w:history="1">
        <w:r w:rsidR="00121B11" w:rsidRPr="003245B3">
          <w:rPr>
            <w:rStyle w:val="Lienhypertexte"/>
            <w:lang w:val="fr-FR"/>
          </w:rPr>
          <w:t>http://wiki.winamp.com/wiki/SHOUTcast_Calendar_Event_XML_File_Specification#Calendar_Tag</w:t>
        </w:r>
      </w:hyperlink>
      <w:r w:rsidR="00121B11" w:rsidRPr="003245B3">
        <w:rPr>
          <w:lang w:val="fr-FR"/>
        </w:rPr>
        <w:t xml:space="preserve"> </w:t>
      </w:r>
    </w:p>
    <w:p w14:paraId="2B674858" w14:textId="77777777" w:rsidR="00E32620" w:rsidRPr="003245B3" w:rsidRDefault="00E32620" w:rsidP="0005600F">
      <w:pPr>
        <w:pStyle w:val="Titre3"/>
        <w:rPr>
          <w:lang w:val="fr-FR"/>
        </w:rPr>
      </w:pPr>
      <w:bookmarkStart w:id="1310" w:name="_Toc262710636"/>
      <w:r w:rsidRPr="003245B3">
        <w:rPr>
          <w:lang w:val="fr-FR"/>
        </w:rPr>
        <w:t>Outil utilisé</w:t>
      </w:r>
      <w:bookmarkEnd w:id="1309"/>
      <w:bookmarkEnd w:id="1310"/>
    </w:p>
    <w:p w14:paraId="344F315C" w14:textId="1B11D24A" w:rsidR="0005600F" w:rsidRPr="003245B3" w:rsidRDefault="0005600F" w:rsidP="00C6489E">
      <w:pPr>
        <w:rPr>
          <w:lang w:val="fr-FR"/>
        </w:rPr>
      </w:pPr>
      <w:r w:rsidRPr="003245B3">
        <w:rPr>
          <w:lang w:val="fr-FR"/>
        </w:rPr>
        <w:t>Pour l’affichage et la gestion de la timetable</w:t>
      </w:r>
      <w:r w:rsidRPr="003245B3">
        <w:rPr>
          <w:rStyle w:val="Appelnotedebasdep"/>
          <w:lang w:val="fr-FR"/>
        </w:rPr>
        <w:footnoteReference w:id="18"/>
      </w:r>
      <w:r w:rsidR="00C6489E" w:rsidRPr="003245B3">
        <w:rPr>
          <w:lang w:val="fr-FR"/>
        </w:rPr>
        <w:t xml:space="preserve">, un composant tiers est utilisé : </w:t>
      </w:r>
      <w:hyperlink r:id="rId66" w:history="1">
        <w:r w:rsidR="00C6489E" w:rsidRPr="003245B3">
          <w:rPr>
            <w:rStyle w:val="Lienhypertexte"/>
            <w:lang w:val="fr-FR"/>
          </w:rPr>
          <w:t>http://calendar.codeplex.com/</w:t>
        </w:r>
      </w:hyperlink>
      <w:r w:rsidR="00C6489E" w:rsidRPr="003245B3">
        <w:rPr>
          <w:rStyle w:val="Lienhypertexte"/>
          <w:lang w:val="fr-FR"/>
        </w:rPr>
        <w:t xml:space="preserve"> </w:t>
      </w:r>
      <w:r w:rsidR="00C6489E" w:rsidRPr="003245B3">
        <w:rPr>
          <w:rStyle w:val="Lienhypertexte"/>
          <w:lang w:val="fr-FR"/>
        </w:rPr>
        <w:br/>
      </w:r>
      <w:r w:rsidR="00C6489E" w:rsidRPr="003245B3">
        <w:rPr>
          <w:lang w:val="fr-FR"/>
        </w:rPr>
        <w:t>Il s’agit de</w:t>
      </w:r>
      <w:del w:id="1311" w:author="Francisco Garcia" w:date="2014-05-26T10:12:00Z">
        <w:r w:rsidR="00C6489E">
          <w:delText xml:space="preserve"> </w:delText>
        </w:r>
      </w:del>
      <w:ins w:id="1312" w:author="Francisco Garcia" w:date="2014-05-26T10:12:00Z">
        <w:r w:rsidR="00DA477E">
          <w:rPr>
            <w:lang w:val="fr-FR"/>
          </w:rPr>
          <w:t> :</w:t>
        </w:r>
        <w:r w:rsidR="00C6489E" w:rsidRPr="003245B3">
          <w:rPr>
            <w:lang w:val="fr-FR"/>
          </w:rPr>
          <w:t xml:space="preserve"> </w:t>
        </w:r>
        <w:r w:rsidR="00DA477E">
          <w:rPr>
            <w:lang w:val="fr-FR"/>
          </w:rPr>
          <w:t>« </w:t>
        </w:r>
      </w:ins>
      <w:r w:rsidR="00C6489E" w:rsidRPr="003245B3">
        <w:rPr>
          <w:lang w:val="fr-FR"/>
        </w:rPr>
        <w:t>Day View Calendar</w:t>
      </w:r>
      <w:del w:id="1313" w:author="Francisco Garcia" w:date="2014-05-26T10:12:00Z">
        <w:r w:rsidR="00C6489E">
          <w:delText>.</w:delText>
        </w:r>
      </w:del>
      <w:ins w:id="1314" w:author="Francisco Garcia" w:date="2014-05-26T10:12:00Z">
        <w:r w:rsidR="00DA477E">
          <w:rPr>
            <w:lang w:val="fr-FR"/>
          </w:rPr>
          <w:t> »</w:t>
        </w:r>
        <w:r w:rsidR="00C6489E" w:rsidRPr="003245B3">
          <w:rPr>
            <w:lang w:val="fr-FR"/>
          </w:rPr>
          <w:t>.</w:t>
        </w:r>
      </w:ins>
      <w:r w:rsidR="00C6489E" w:rsidRPr="003245B3">
        <w:rPr>
          <w:lang w:val="fr-FR"/>
        </w:rPr>
        <w:t xml:space="preserve"> Ce composant a été choisi</w:t>
      </w:r>
      <w:ins w:id="1315" w:author="Francisco Garcia" w:date="2014-05-26T10:12:00Z">
        <w:r w:rsidR="00DA477E">
          <w:rPr>
            <w:lang w:val="fr-FR"/>
          </w:rPr>
          <w:t>,</w:t>
        </w:r>
      </w:ins>
      <w:r w:rsidR="00C6489E" w:rsidRPr="003245B3">
        <w:rPr>
          <w:lang w:val="fr-FR"/>
        </w:rPr>
        <w:t xml:space="preserve"> car il propose  une vue sous forme de </w:t>
      </w:r>
      <w:r w:rsidR="00C6489E" w:rsidRPr="003245B3">
        <w:rPr>
          <w:lang w:val="fr-FR"/>
        </w:rPr>
        <w:lastRenderedPageBreak/>
        <w:t>jour et il est entièrement personnalisable (nombre de jours affichés, découpage des heures etc.). Voici un exemple d’utilisation :</w:t>
      </w:r>
    </w:p>
    <w:p w14:paraId="5D2564A5" w14:textId="77777777" w:rsidR="00C6489E" w:rsidRPr="003245B3" w:rsidRDefault="00C6489E" w:rsidP="00C6489E">
      <w:pPr>
        <w:keepNext/>
        <w:jc w:val="center"/>
        <w:rPr>
          <w:lang w:val="fr-FR"/>
        </w:rPr>
      </w:pPr>
      <w:r w:rsidRPr="003245B3">
        <w:rPr>
          <w:noProof/>
          <w:lang w:eastAsia="fr-CH"/>
        </w:rPr>
        <w:drawing>
          <wp:inline distT="0" distB="0" distL="0" distR="0" wp14:anchorId="17A4D069" wp14:editId="28DC119B">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14:paraId="7E93000E" w14:textId="77777777" w:rsidR="00C6489E" w:rsidRPr="003245B3" w:rsidRDefault="00C6489E" w:rsidP="00C6489E">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37</w:t>
      </w:r>
      <w:r w:rsidR="00A30F7C" w:rsidRPr="003245B3">
        <w:rPr>
          <w:noProof/>
          <w:lang w:val="fr-FR"/>
        </w:rPr>
        <w:fldChar w:fldCharType="end"/>
      </w:r>
      <w:r w:rsidRPr="003245B3">
        <w:rPr>
          <w:lang w:val="fr-FR"/>
        </w:rPr>
        <w:t xml:space="preserve"> - Day View Calendar</w:t>
      </w:r>
    </w:p>
    <w:p w14:paraId="68760B6D" w14:textId="77777777" w:rsidR="00C6489E" w:rsidRPr="003245B3" w:rsidRDefault="00C6489E" w:rsidP="00C6489E">
      <w:pPr>
        <w:pStyle w:val="Titre3"/>
        <w:rPr>
          <w:lang w:val="fr-FR"/>
        </w:rPr>
      </w:pPr>
      <w:bookmarkStart w:id="1316" w:name="_Toc262710637"/>
      <w:bookmarkStart w:id="1317" w:name="_Toc387323439"/>
      <w:r w:rsidRPr="003245B3">
        <w:rPr>
          <w:lang w:val="fr-FR"/>
        </w:rPr>
        <w:t>Gestion du calendrier par ShoutCAST</w:t>
      </w:r>
      <w:bookmarkEnd w:id="1316"/>
      <w:bookmarkEnd w:id="1317"/>
    </w:p>
    <w:p w14:paraId="13A135A2" w14:textId="15BD18B5" w:rsidR="002D2CCD" w:rsidRPr="003245B3" w:rsidRDefault="002D2CCD" w:rsidP="002D2CCD">
      <w:pPr>
        <w:rPr>
          <w:lang w:val="fr-FR"/>
        </w:rPr>
      </w:pPr>
      <w:r w:rsidRPr="003245B3">
        <w:rPr>
          <w:lang w:val="fr-FR"/>
        </w:rPr>
        <w:t xml:space="preserve">C’est le transcoder </w:t>
      </w:r>
      <w:del w:id="1318" w:author="Francisco Garcia" w:date="2014-05-26T10:12:00Z">
        <w:r>
          <w:delText>fourni</w:delText>
        </w:r>
      </w:del>
      <w:ins w:id="1319" w:author="Francisco Garcia" w:date="2014-05-26T10:12:00Z">
        <w:r w:rsidRPr="003245B3">
          <w:rPr>
            <w:lang w:val="fr-FR"/>
          </w:rPr>
          <w:t>fourni</w:t>
        </w:r>
        <w:r w:rsidR="00DA477E">
          <w:rPr>
            <w:lang w:val="fr-FR"/>
          </w:rPr>
          <w:t>t</w:t>
        </w:r>
      </w:ins>
      <w:r w:rsidRPr="003245B3">
        <w:rPr>
          <w:lang w:val="fr-FR"/>
        </w:rPr>
        <w:t xml:space="preserve"> par ShoutCAST qui se charge de prendre en compte le calendrier et jouer les playlist aux bons moments. Ce calendrier est sous forme XML et il est composé d’événements (event). Chaque événement est composé des propriétés suivantes</w:t>
      </w:r>
      <w:r w:rsidR="007C33E7" w:rsidRPr="003245B3">
        <w:rPr>
          <w:lang w:val="fr-FR"/>
        </w:rPr>
        <w:t xml:space="preserve"> (celles présentée sont celles utilisées dans l’application. Pour une description complète, rendez-vous si le site officiel : </w:t>
      </w:r>
      <w:hyperlink r:id="rId68" w:history="1">
        <w:r w:rsidR="007C33E7" w:rsidRPr="003245B3">
          <w:rPr>
            <w:rStyle w:val="Lienhypertexte"/>
            <w:lang w:val="fr-FR"/>
          </w:rPr>
          <w:t>http://wiki.winamp.com/wiki/SHOUTcast_Calendar_Event_XML_File_Specification</w:t>
        </w:r>
      </w:hyperlink>
      <w:r w:rsidR="007C33E7" w:rsidRPr="003245B3">
        <w:rPr>
          <w:lang w:val="fr-FR"/>
        </w:rPr>
        <w:t>)</w:t>
      </w:r>
      <w:r w:rsidRPr="003245B3">
        <w:rPr>
          <w:lang w:val="fr-FR"/>
        </w:rPr>
        <w:t> :</w:t>
      </w:r>
    </w:p>
    <w:p w14:paraId="2A9343F2" w14:textId="44635329" w:rsidR="002D2CCD" w:rsidRPr="003245B3" w:rsidRDefault="002D2CCD" w:rsidP="002D2CCD">
      <w:pPr>
        <w:pStyle w:val="Paragraphedeliste"/>
        <w:numPr>
          <w:ilvl w:val="0"/>
          <w:numId w:val="17"/>
        </w:numPr>
        <w:rPr>
          <w:lang w:val="fr-FR"/>
        </w:rPr>
      </w:pPr>
      <w:r w:rsidRPr="003245B3">
        <w:rPr>
          <w:lang w:val="fr-FR"/>
        </w:rPr>
        <w:t>Un type (playlist ou DJ) : Dans le cas de l’application, le type playlist sera toujours utilisé</w:t>
      </w:r>
      <w:ins w:id="1320" w:author="Francisco Garcia" w:date="2014-05-26T10:12:00Z">
        <w:r w:rsidR="00DA477E">
          <w:rPr>
            <w:lang w:val="fr-FR"/>
          </w:rPr>
          <w:t>.</w:t>
        </w:r>
      </w:ins>
    </w:p>
    <w:p w14:paraId="6EA26850" w14:textId="12699799" w:rsidR="002D2CCD" w:rsidRPr="003245B3" w:rsidRDefault="002D2CCD" w:rsidP="002D2CCD">
      <w:pPr>
        <w:pStyle w:val="Paragraphedeliste"/>
        <w:numPr>
          <w:ilvl w:val="0"/>
          <w:numId w:val="17"/>
        </w:numPr>
        <w:rPr>
          <w:lang w:val="fr-FR"/>
        </w:rPr>
      </w:pPr>
      <w:del w:id="1321" w:author="Francisco Garcia" w:date="2014-05-26T10:12:00Z">
        <w:r>
          <w:delText xml:space="preserve">Une playlist : </w:delText>
        </w:r>
      </w:del>
      <w:r w:rsidRPr="003245B3">
        <w:rPr>
          <w:lang w:val="fr-FR"/>
        </w:rPr>
        <w:t>La lecture de la playlist dispose de plusieurs paramètres :</w:t>
      </w:r>
    </w:p>
    <w:p w14:paraId="6788B740" w14:textId="77E972C3" w:rsidR="002D2CCD" w:rsidRPr="003245B3" w:rsidRDefault="002D2CCD" w:rsidP="002D2CCD">
      <w:pPr>
        <w:pStyle w:val="Paragraphedeliste"/>
        <w:numPr>
          <w:ilvl w:val="1"/>
          <w:numId w:val="17"/>
        </w:numPr>
        <w:rPr>
          <w:lang w:val="fr-FR"/>
        </w:rPr>
      </w:pPr>
      <w:r w:rsidRPr="003245B3">
        <w:rPr>
          <w:lang w:val="fr-FR"/>
        </w:rPr>
        <w:t xml:space="preserve">« loopatend » est un booléen qui définit si la playlist doit être rejouée quand tous les morceaux qui s’y trouvent ont été </w:t>
      </w:r>
      <w:del w:id="1322" w:author="Francisco Garcia" w:date="2014-05-26T10:12:00Z">
        <w:r>
          <w:delText>joué</w:delText>
        </w:r>
      </w:del>
      <w:ins w:id="1323" w:author="Francisco Garcia" w:date="2014-05-26T10:12:00Z">
        <w:r w:rsidRPr="003245B3">
          <w:rPr>
            <w:lang w:val="fr-FR"/>
          </w:rPr>
          <w:t>joué</w:t>
        </w:r>
        <w:r w:rsidR="00DA477E">
          <w:rPr>
            <w:lang w:val="fr-FR"/>
          </w:rPr>
          <w:t>s</w:t>
        </w:r>
      </w:ins>
      <w:r w:rsidRPr="003245B3">
        <w:rPr>
          <w:lang w:val="fr-FR"/>
        </w:rPr>
        <w:t>.</w:t>
      </w:r>
      <w:r w:rsidR="007C33E7" w:rsidRPr="003245B3">
        <w:rPr>
          <w:lang w:val="fr-FR"/>
        </w:rPr>
        <w:t xml:space="preserve"> Dans le cas de l’application, cette valeur est toujours « true ».</w:t>
      </w:r>
    </w:p>
    <w:p w14:paraId="02EB0B90" w14:textId="77777777" w:rsidR="002D2CCD" w:rsidRPr="003245B3" w:rsidRDefault="002D2CCD" w:rsidP="002D2CCD">
      <w:pPr>
        <w:pStyle w:val="Paragraphedeliste"/>
        <w:numPr>
          <w:ilvl w:val="1"/>
          <w:numId w:val="17"/>
        </w:numPr>
        <w:rPr>
          <w:lang w:val="fr-FR"/>
        </w:rPr>
      </w:pPr>
      <w:r w:rsidRPr="003245B3">
        <w:rPr>
          <w:lang w:val="fr-FR"/>
        </w:rPr>
        <w:t>« shuffle » est un booléen qui définit si les morceaux de la playlist doivent être joués de façon aléatoire.</w:t>
      </w:r>
    </w:p>
    <w:p w14:paraId="0E2749B7" w14:textId="77777777" w:rsidR="007C33E7" w:rsidRPr="003245B3" w:rsidRDefault="007C33E7" w:rsidP="002D2CCD">
      <w:pPr>
        <w:pStyle w:val="Paragraphedeliste"/>
        <w:numPr>
          <w:ilvl w:val="1"/>
          <w:numId w:val="17"/>
        </w:numPr>
        <w:rPr>
          <w:lang w:val="fr-FR"/>
        </w:rPr>
      </w:pPr>
      <w:r w:rsidRPr="003245B3">
        <w:rPr>
          <w:lang w:val="fr-FR"/>
        </w:rPr>
        <w:t>« priority » est une valeur entière non-signée qui définit la hauteur de la priorité de l’événement. C’est-à-dire, si 2 événements sont prévus au même moment, celui avec la plus haute priorité est joué.</w:t>
      </w:r>
    </w:p>
    <w:p w14:paraId="1443A004" w14:textId="51E4AD28" w:rsidR="007C33E7" w:rsidRPr="003245B3" w:rsidRDefault="007C33E7" w:rsidP="002D2CCD">
      <w:pPr>
        <w:pStyle w:val="Paragraphedeliste"/>
        <w:numPr>
          <w:ilvl w:val="1"/>
          <w:numId w:val="17"/>
        </w:numPr>
        <w:rPr>
          <w:lang w:val="fr-FR"/>
        </w:rPr>
      </w:pPr>
      <w:del w:id="1324" w:author="Francisco Garcia" w:date="2014-05-26T10:12:00Z">
        <w:r>
          <w:delText>La</w:delText>
        </w:r>
      </w:del>
      <w:ins w:id="1325" w:author="Francisco Garcia" w:date="2014-05-26T10:12:00Z">
        <w:r w:rsidRPr="003245B3">
          <w:rPr>
            <w:lang w:val="fr-FR"/>
          </w:rPr>
          <w:t>L</w:t>
        </w:r>
        <w:r w:rsidR="00DA477E">
          <w:rPr>
            <w:lang w:val="fr-FR"/>
          </w:rPr>
          <w:t>e</w:t>
        </w:r>
      </w:ins>
      <w:r w:rsidRPr="003245B3">
        <w:rPr>
          <w:lang w:val="fr-FR"/>
        </w:rPr>
        <w:t xml:space="preserve"> nom de la playlist jouée (nom du fichier .lst)</w:t>
      </w:r>
    </w:p>
    <w:p w14:paraId="015E7C38" w14:textId="77777777" w:rsidR="002D2CCD" w:rsidRPr="003245B3" w:rsidRDefault="002D2CCD" w:rsidP="002D2CCD">
      <w:pPr>
        <w:pStyle w:val="Paragraphedeliste"/>
        <w:numPr>
          <w:ilvl w:val="0"/>
          <w:numId w:val="17"/>
        </w:numPr>
        <w:rPr>
          <w:lang w:val="fr-FR"/>
        </w:rPr>
      </w:pPr>
      <w:r w:rsidRPr="003245B3">
        <w:rPr>
          <w:lang w:val="fr-FR"/>
        </w:rPr>
        <w:t>Un horaire</w:t>
      </w:r>
      <w:r w:rsidR="007C33E7" w:rsidRPr="003245B3">
        <w:rPr>
          <w:lang w:val="fr-FR"/>
        </w:rPr>
        <w:t> : L’horaire définit les paramètres suivants :</w:t>
      </w:r>
    </w:p>
    <w:p w14:paraId="20D01DC1" w14:textId="77777777" w:rsidR="007C33E7" w:rsidRPr="003245B3" w:rsidRDefault="007C33E7" w:rsidP="007C33E7">
      <w:pPr>
        <w:pStyle w:val="Paragraphedeliste"/>
        <w:numPr>
          <w:ilvl w:val="1"/>
          <w:numId w:val="17"/>
        </w:numPr>
        <w:rPr>
          <w:lang w:val="fr-FR"/>
        </w:rPr>
      </w:pPr>
      <w:r w:rsidRPr="003245B3">
        <w:rPr>
          <w:lang w:val="fr-FR"/>
        </w:rPr>
        <w:t>« starttime » est l’heure (format : hh:mm:ss)  de début de l’événement.</w:t>
      </w:r>
    </w:p>
    <w:p w14:paraId="6B122B6F" w14:textId="77777777" w:rsidR="007C33E7" w:rsidRPr="003245B3" w:rsidRDefault="007C33E7" w:rsidP="007C33E7">
      <w:pPr>
        <w:pStyle w:val="Paragraphedeliste"/>
        <w:numPr>
          <w:ilvl w:val="1"/>
          <w:numId w:val="17"/>
        </w:numPr>
        <w:rPr>
          <w:lang w:val="fr-FR"/>
        </w:rPr>
      </w:pPr>
      <w:r w:rsidRPr="003245B3">
        <w:rPr>
          <w:lang w:val="fr-FR"/>
        </w:rPr>
        <w:t>« duration » est la durée (format : hh:mm:ss) de lecture de la playlist</w:t>
      </w:r>
      <w:r w:rsidR="00710B64" w:rsidRPr="003245B3">
        <w:rPr>
          <w:lang w:val="fr-FR"/>
        </w:rPr>
        <w:t>.</w:t>
      </w:r>
    </w:p>
    <w:p w14:paraId="3319411E" w14:textId="77777777" w:rsidR="00710B64" w:rsidRPr="003245B3" w:rsidRDefault="00710B64" w:rsidP="00710B64">
      <w:pPr>
        <w:pStyle w:val="Paragraphedeliste"/>
        <w:numPr>
          <w:ilvl w:val="1"/>
          <w:numId w:val="17"/>
        </w:numPr>
        <w:rPr>
          <w:lang w:val="fr-FR"/>
        </w:rPr>
      </w:pPr>
      <w:r w:rsidRPr="003245B3">
        <w:rPr>
          <w:lang w:val="fr-FR"/>
        </w:rPr>
        <w:t xml:space="preserve">« repeat » est une valeur entière non-signée servant au transcoder pour savoir quel jour doit être lancé cet événement aux horaires données. Chaque jour de la semaine </w:t>
      </w:r>
      <w:proofErr w:type="gramStart"/>
      <w:r w:rsidRPr="003245B3">
        <w:rPr>
          <w:lang w:val="fr-FR"/>
        </w:rPr>
        <w:t>a</w:t>
      </w:r>
      <w:proofErr w:type="gramEnd"/>
      <w:r w:rsidRPr="003245B3">
        <w:rPr>
          <w:lang w:val="fr-FR"/>
        </w:rPr>
        <w:t xml:space="preserve"> une valeur et l’addition des valeurs des jours séléctionnés donne la valeur de « repeat ». Voici les valeurs définies par ShoutCAST </w:t>
      </w:r>
      <w:proofErr w:type="gramStart"/>
      <w:r w:rsidRPr="003245B3">
        <w:rPr>
          <w:lang w:val="fr-FR"/>
        </w:rPr>
        <w:t>:</w:t>
      </w:r>
      <w:proofErr w:type="gramEnd"/>
      <w:r w:rsidRPr="003245B3">
        <w:rPr>
          <w:lang w:val="fr-FR"/>
        </w:rPr>
        <w:br/>
        <w:t>1 - Every Sunday</w:t>
      </w:r>
    </w:p>
    <w:p w14:paraId="6AE3DA76" w14:textId="77777777" w:rsidR="00710B64" w:rsidRPr="003245B3" w:rsidRDefault="00710B64" w:rsidP="00710B64">
      <w:pPr>
        <w:pStyle w:val="Paragraphedeliste"/>
        <w:ind w:left="1440"/>
        <w:rPr>
          <w:lang w:val="fr-FR"/>
        </w:rPr>
      </w:pPr>
      <w:r w:rsidRPr="003245B3">
        <w:rPr>
          <w:lang w:val="fr-FR"/>
        </w:rPr>
        <w:t>2 - Every Monday</w:t>
      </w:r>
    </w:p>
    <w:p w14:paraId="4240D468" w14:textId="77777777" w:rsidR="00710B64" w:rsidRPr="003245B3" w:rsidRDefault="00710B64" w:rsidP="00710B64">
      <w:pPr>
        <w:pStyle w:val="Paragraphedeliste"/>
        <w:ind w:left="1440"/>
        <w:rPr>
          <w:lang w:val="fr-FR"/>
        </w:rPr>
      </w:pPr>
      <w:r w:rsidRPr="003245B3">
        <w:rPr>
          <w:lang w:val="fr-FR"/>
        </w:rPr>
        <w:t>4 - Every Tuesday</w:t>
      </w:r>
    </w:p>
    <w:p w14:paraId="4C217737" w14:textId="77777777" w:rsidR="00710B64" w:rsidRPr="003245B3" w:rsidRDefault="00710B64" w:rsidP="00710B64">
      <w:pPr>
        <w:pStyle w:val="Paragraphedeliste"/>
        <w:ind w:left="1440"/>
        <w:rPr>
          <w:lang w:val="fr-FR"/>
        </w:rPr>
      </w:pPr>
      <w:r w:rsidRPr="003245B3">
        <w:rPr>
          <w:lang w:val="fr-FR"/>
        </w:rPr>
        <w:lastRenderedPageBreak/>
        <w:t>8 - Every Wednesday</w:t>
      </w:r>
    </w:p>
    <w:p w14:paraId="3AE7663A" w14:textId="77777777" w:rsidR="00710B64" w:rsidRPr="003245B3" w:rsidRDefault="00710B64" w:rsidP="00710B64">
      <w:pPr>
        <w:pStyle w:val="Paragraphedeliste"/>
        <w:ind w:left="1440"/>
        <w:rPr>
          <w:lang w:val="fr-FR"/>
        </w:rPr>
      </w:pPr>
      <w:r w:rsidRPr="003245B3">
        <w:rPr>
          <w:lang w:val="fr-FR"/>
        </w:rPr>
        <w:t>16 - Every Thursday</w:t>
      </w:r>
    </w:p>
    <w:p w14:paraId="5A499277" w14:textId="77777777" w:rsidR="00710B64" w:rsidRPr="003245B3" w:rsidRDefault="00710B64" w:rsidP="00710B64">
      <w:pPr>
        <w:pStyle w:val="Paragraphedeliste"/>
        <w:ind w:left="1440"/>
        <w:rPr>
          <w:lang w:val="fr-FR"/>
        </w:rPr>
      </w:pPr>
      <w:r w:rsidRPr="003245B3">
        <w:rPr>
          <w:lang w:val="fr-FR"/>
        </w:rPr>
        <w:t>32 - Every Friday</w:t>
      </w:r>
    </w:p>
    <w:p w14:paraId="5384BF70" w14:textId="77777777" w:rsidR="00710B64" w:rsidRPr="003245B3" w:rsidRDefault="00710B64" w:rsidP="00710B64">
      <w:pPr>
        <w:pStyle w:val="Paragraphedeliste"/>
        <w:ind w:left="1440"/>
        <w:rPr>
          <w:lang w:val="fr-FR"/>
        </w:rPr>
      </w:pPr>
      <w:r w:rsidRPr="003245B3">
        <w:rPr>
          <w:lang w:val="fr-FR"/>
        </w:rPr>
        <w:t>64 - Every Saturday</w:t>
      </w:r>
    </w:p>
    <w:p w14:paraId="26B10E38" w14:textId="77777777" w:rsidR="00710B64" w:rsidRPr="003245B3" w:rsidRDefault="00710B64" w:rsidP="00744E4A">
      <w:pPr>
        <w:pStyle w:val="Paragraphedeliste"/>
        <w:ind w:left="1440"/>
        <w:rPr>
          <w:lang w:val="fr-FR"/>
        </w:rPr>
      </w:pPr>
      <w:r w:rsidRPr="003245B3">
        <w:rPr>
          <w:lang w:val="fr-FR"/>
        </w:rPr>
        <w:t>128 - Time periodic : Cette dernière n’est pas encore implémentée. Pour plus d’information, rendez-vous au lien ci-dessus (lien vers le site officiel).</w:t>
      </w:r>
    </w:p>
    <w:p w14:paraId="717B4EB6" w14:textId="77777777" w:rsidR="00E32620" w:rsidRPr="003245B3" w:rsidRDefault="00E32620" w:rsidP="00D16388">
      <w:pPr>
        <w:pStyle w:val="Titre3"/>
        <w:rPr>
          <w:lang w:val="fr-FR"/>
        </w:rPr>
      </w:pPr>
      <w:bookmarkStart w:id="1326" w:name="_Génération_de_configuration_1"/>
      <w:bookmarkStart w:id="1327" w:name="_Toc262710638"/>
      <w:bookmarkStart w:id="1328" w:name="_Toc387323441"/>
      <w:bookmarkEnd w:id="1326"/>
      <w:r w:rsidRPr="003245B3">
        <w:rPr>
          <w:lang w:val="fr-FR"/>
        </w:rPr>
        <w:t>Génération de configuration</w:t>
      </w:r>
      <w:bookmarkEnd w:id="1327"/>
      <w:bookmarkEnd w:id="1328"/>
    </w:p>
    <w:p w14:paraId="22878A30" w14:textId="77777777" w:rsidR="00B65035" w:rsidRPr="003245B3" w:rsidRDefault="00B65035" w:rsidP="00B65035">
      <w:pPr>
        <w:rPr>
          <w:lang w:val="fr-FR"/>
        </w:rPr>
      </w:pPr>
      <w:r w:rsidRPr="003245B3">
        <w:rPr>
          <w:lang w:val="fr-FR"/>
        </w:rPr>
        <w:t>ShoutCAST (transcoder) utilise un fichier XML pour la gestion de son calendrier. La génération d’un fichier XML sous C# se fait simplement avec un objet XmlDocument et des XmlElement. Voici un exemple de création de fichier de configuration XML pour un calendrier :</w:t>
      </w:r>
    </w:p>
    <w:p w14:paraId="44CD26D5"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XmlDocument</w:t>
      </w:r>
      <w:r w:rsidRPr="003245B3">
        <w:rPr>
          <w:rFonts w:ascii="Consolas" w:hAnsi="Consolas" w:cs="Consolas"/>
          <w:color w:val="000000"/>
          <w:sz w:val="19"/>
          <w:szCs w:val="19"/>
          <w:highlight w:val="white"/>
          <w:lang w:val="fr-FR"/>
        </w:rPr>
        <w:t xml:space="preserve"> document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2B91AF"/>
          <w:sz w:val="19"/>
          <w:szCs w:val="19"/>
          <w:highlight w:val="white"/>
          <w:lang w:val="fr-FR"/>
        </w:rPr>
        <w:t>XmlDocument</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w:t>
      </w:r>
    </w:p>
    <w:p w14:paraId="0D579997"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XmlElement</w:t>
      </w:r>
      <w:r w:rsidRPr="003245B3">
        <w:rPr>
          <w:rFonts w:ascii="Consolas" w:hAnsi="Consolas" w:cs="Consolas"/>
          <w:color w:val="000000"/>
          <w:sz w:val="19"/>
          <w:szCs w:val="19"/>
          <w:highlight w:val="white"/>
          <w:lang w:val="fr-FR"/>
        </w:rPr>
        <w:t xml:space="preserve"> root = </w:t>
      </w:r>
      <w:proofErr w:type="gramStart"/>
      <w:r w:rsidRPr="003245B3">
        <w:rPr>
          <w:rFonts w:ascii="Consolas" w:hAnsi="Consolas" w:cs="Consolas"/>
          <w:color w:val="000000"/>
          <w:sz w:val="19"/>
          <w:szCs w:val="19"/>
          <w:highlight w:val="white"/>
          <w:lang w:val="fr-FR"/>
        </w:rPr>
        <w:t>document.CreateElement(</w:t>
      </w:r>
      <w:proofErr w:type="gramEnd"/>
      <w:r w:rsidRPr="003245B3">
        <w:rPr>
          <w:rFonts w:ascii="Consolas" w:hAnsi="Consolas" w:cs="Consolas"/>
          <w:color w:val="A31515"/>
          <w:sz w:val="19"/>
          <w:szCs w:val="19"/>
          <w:highlight w:val="white"/>
          <w:lang w:val="fr-FR"/>
        </w:rPr>
        <w:t>"eventlist"</w:t>
      </w:r>
      <w:r w:rsidRPr="003245B3">
        <w:rPr>
          <w:rFonts w:ascii="Consolas" w:hAnsi="Consolas" w:cs="Consolas"/>
          <w:color w:val="000000"/>
          <w:sz w:val="19"/>
          <w:szCs w:val="19"/>
          <w:highlight w:val="white"/>
          <w:lang w:val="fr-FR"/>
        </w:rPr>
        <w:t>);</w:t>
      </w:r>
    </w:p>
    <w:p w14:paraId="74ABF205"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2B91AF"/>
          <w:sz w:val="19"/>
          <w:szCs w:val="19"/>
          <w:highlight w:val="white"/>
          <w:lang w:val="fr-FR"/>
        </w:rPr>
        <w:t>CalendarEvent</w:t>
      </w:r>
      <w:r w:rsidRPr="003245B3">
        <w:rPr>
          <w:rFonts w:ascii="Consolas" w:hAnsi="Consolas" w:cs="Consolas"/>
          <w:color w:val="000000"/>
          <w:sz w:val="19"/>
          <w:szCs w:val="19"/>
          <w:highlight w:val="white"/>
          <w:lang w:val="fr-FR"/>
        </w:rPr>
        <w:t xml:space="preserve"> ev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.Events)</w:t>
      </w:r>
    </w:p>
    <w:p w14:paraId="0370A48E"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13657D15"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XmlElement</w:t>
      </w:r>
      <w:r w:rsidRPr="003245B3">
        <w:rPr>
          <w:rFonts w:ascii="Consolas" w:hAnsi="Consolas" w:cs="Consolas"/>
          <w:color w:val="000000"/>
          <w:sz w:val="19"/>
          <w:szCs w:val="19"/>
          <w:highlight w:val="white"/>
          <w:lang w:val="fr-FR"/>
        </w:rPr>
        <w:t xml:space="preserve"> eventelement = </w:t>
      </w:r>
      <w:proofErr w:type="gramStart"/>
      <w:r w:rsidRPr="003245B3">
        <w:rPr>
          <w:rFonts w:ascii="Consolas" w:hAnsi="Consolas" w:cs="Consolas"/>
          <w:color w:val="000000"/>
          <w:sz w:val="19"/>
          <w:szCs w:val="19"/>
          <w:highlight w:val="white"/>
          <w:lang w:val="fr-FR"/>
        </w:rPr>
        <w:t>document.CreateElement(</w:t>
      </w:r>
      <w:proofErr w:type="gramEnd"/>
      <w:r w:rsidRPr="003245B3">
        <w:rPr>
          <w:rFonts w:ascii="Consolas" w:hAnsi="Consolas" w:cs="Consolas"/>
          <w:color w:val="A31515"/>
          <w:sz w:val="19"/>
          <w:szCs w:val="19"/>
          <w:highlight w:val="white"/>
          <w:lang w:val="fr-FR"/>
        </w:rPr>
        <w:t>"event"</w:t>
      </w:r>
      <w:r w:rsidRPr="003245B3">
        <w:rPr>
          <w:rFonts w:ascii="Consolas" w:hAnsi="Consolas" w:cs="Consolas"/>
          <w:color w:val="000000"/>
          <w:sz w:val="19"/>
          <w:szCs w:val="19"/>
          <w:highlight w:val="white"/>
          <w:lang w:val="fr-FR"/>
        </w:rPr>
        <w:t>);</w:t>
      </w:r>
    </w:p>
    <w:p w14:paraId="377C4986"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eventelement.SetAttribute(</w:t>
      </w:r>
      <w:proofErr w:type="gramEnd"/>
      <w:r w:rsidRPr="003245B3">
        <w:rPr>
          <w:rFonts w:ascii="Consolas" w:hAnsi="Consolas" w:cs="Consolas"/>
          <w:color w:val="A31515"/>
          <w:sz w:val="19"/>
          <w:szCs w:val="19"/>
          <w:highlight w:val="white"/>
          <w:lang w:val="fr-FR"/>
        </w:rPr>
        <w:t>"type"</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"playlist"</w:t>
      </w:r>
      <w:r w:rsidRPr="003245B3">
        <w:rPr>
          <w:rFonts w:ascii="Consolas" w:hAnsi="Consolas" w:cs="Consolas"/>
          <w:color w:val="000000"/>
          <w:sz w:val="19"/>
          <w:szCs w:val="19"/>
          <w:highlight w:val="white"/>
          <w:lang w:val="fr-FR"/>
        </w:rPr>
        <w:t>);</w:t>
      </w:r>
    </w:p>
    <w:p w14:paraId="361D6AAE"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XmlElement</w:t>
      </w:r>
      <w:r w:rsidRPr="003245B3">
        <w:rPr>
          <w:rFonts w:ascii="Consolas" w:hAnsi="Consolas" w:cs="Consolas"/>
          <w:color w:val="000000"/>
          <w:sz w:val="19"/>
          <w:szCs w:val="19"/>
          <w:highlight w:val="white"/>
          <w:lang w:val="fr-FR"/>
        </w:rPr>
        <w:t xml:space="preserve"> playlist = </w:t>
      </w:r>
      <w:proofErr w:type="gramStart"/>
      <w:r w:rsidRPr="003245B3">
        <w:rPr>
          <w:rFonts w:ascii="Consolas" w:hAnsi="Consolas" w:cs="Consolas"/>
          <w:color w:val="000000"/>
          <w:sz w:val="19"/>
          <w:szCs w:val="19"/>
          <w:highlight w:val="white"/>
          <w:lang w:val="fr-FR"/>
        </w:rPr>
        <w:t>document.CreateElement(</w:t>
      </w:r>
      <w:proofErr w:type="gramEnd"/>
      <w:r w:rsidRPr="003245B3">
        <w:rPr>
          <w:rFonts w:ascii="Consolas" w:hAnsi="Consolas" w:cs="Consolas"/>
          <w:color w:val="A31515"/>
          <w:sz w:val="19"/>
          <w:szCs w:val="19"/>
          <w:highlight w:val="white"/>
          <w:lang w:val="fr-FR"/>
        </w:rPr>
        <w:t>"playlist"</w:t>
      </w:r>
      <w:r w:rsidRPr="003245B3">
        <w:rPr>
          <w:rFonts w:ascii="Consolas" w:hAnsi="Consolas" w:cs="Consolas"/>
          <w:color w:val="000000"/>
          <w:sz w:val="19"/>
          <w:szCs w:val="19"/>
          <w:highlight w:val="white"/>
          <w:lang w:val="fr-FR"/>
        </w:rPr>
        <w:t>);</w:t>
      </w:r>
    </w:p>
    <w:p w14:paraId="21925640"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playlist.SetAttribute(</w:t>
      </w:r>
      <w:proofErr w:type="gramEnd"/>
      <w:r w:rsidRPr="003245B3">
        <w:rPr>
          <w:rFonts w:ascii="Consolas" w:hAnsi="Consolas" w:cs="Consolas"/>
          <w:color w:val="A31515"/>
          <w:sz w:val="19"/>
          <w:szCs w:val="19"/>
          <w:highlight w:val="white"/>
          <w:lang w:val="fr-FR"/>
        </w:rPr>
        <w:t>"loopatend"</w:t>
      </w:r>
      <w:r w:rsidRPr="003245B3">
        <w:rPr>
          <w:rFonts w:ascii="Consolas" w:hAnsi="Consolas" w:cs="Consolas"/>
          <w:color w:val="000000"/>
          <w:sz w:val="19"/>
          <w:szCs w:val="19"/>
          <w:highlight w:val="white"/>
          <w:lang w:val="fr-FR"/>
        </w:rPr>
        <w:t>, (ev.Loopatend)?</w:t>
      </w:r>
      <w:r w:rsidRPr="003245B3">
        <w:rPr>
          <w:rFonts w:ascii="Consolas" w:hAnsi="Consolas" w:cs="Consolas"/>
          <w:color w:val="A31515"/>
          <w:sz w:val="19"/>
          <w:szCs w:val="19"/>
          <w:highlight w:val="white"/>
          <w:lang w:val="fr-FR"/>
        </w:rPr>
        <w:t>"1"</w:t>
      </w:r>
      <w:r w:rsidRPr="003245B3">
        <w:rPr>
          <w:rFonts w:ascii="Consolas" w:hAnsi="Consolas" w:cs="Consolas"/>
          <w:color w:val="000000"/>
          <w:sz w:val="19"/>
          <w:szCs w:val="19"/>
          <w:highlight w:val="white"/>
          <w:lang w:val="fr-FR"/>
        </w:rPr>
        <w:t>:</w:t>
      </w:r>
      <w:r w:rsidRPr="003245B3">
        <w:rPr>
          <w:rFonts w:ascii="Consolas" w:hAnsi="Consolas" w:cs="Consolas"/>
          <w:color w:val="A31515"/>
          <w:sz w:val="19"/>
          <w:szCs w:val="19"/>
          <w:highlight w:val="white"/>
          <w:lang w:val="fr-FR"/>
        </w:rPr>
        <w:t>"0"</w:t>
      </w:r>
      <w:r w:rsidRPr="003245B3">
        <w:rPr>
          <w:rFonts w:ascii="Consolas" w:hAnsi="Consolas" w:cs="Consolas"/>
          <w:color w:val="000000"/>
          <w:sz w:val="19"/>
          <w:szCs w:val="19"/>
          <w:highlight w:val="white"/>
          <w:lang w:val="fr-FR"/>
        </w:rPr>
        <w:t>);</w:t>
      </w:r>
    </w:p>
    <w:p w14:paraId="0603A235"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playlist.SetAttribute(</w:t>
      </w:r>
      <w:proofErr w:type="gramEnd"/>
      <w:r w:rsidRPr="003245B3">
        <w:rPr>
          <w:rFonts w:ascii="Consolas" w:hAnsi="Consolas" w:cs="Consolas"/>
          <w:color w:val="A31515"/>
          <w:sz w:val="19"/>
          <w:szCs w:val="19"/>
          <w:highlight w:val="white"/>
          <w:lang w:val="fr-FR"/>
        </w:rPr>
        <w:t>"shuffle"</w:t>
      </w:r>
      <w:r w:rsidRPr="003245B3">
        <w:rPr>
          <w:rFonts w:ascii="Consolas" w:hAnsi="Consolas" w:cs="Consolas"/>
          <w:color w:val="000000"/>
          <w:sz w:val="19"/>
          <w:szCs w:val="19"/>
          <w:highlight w:val="white"/>
          <w:lang w:val="fr-FR"/>
        </w:rPr>
        <w:t xml:space="preserve">, (ev.Shuffle) ? </w:t>
      </w:r>
      <w:r w:rsidRPr="003245B3">
        <w:rPr>
          <w:rFonts w:ascii="Consolas" w:hAnsi="Consolas" w:cs="Consolas"/>
          <w:color w:val="A31515"/>
          <w:sz w:val="19"/>
          <w:szCs w:val="19"/>
          <w:highlight w:val="white"/>
          <w:lang w:val="fr-FR"/>
        </w:rPr>
        <w:t>"1"</w:t>
      </w:r>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"0"</w:t>
      </w:r>
      <w:r w:rsidRPr="003245B3">
        <w:rPr>
          <w:rFonts w:ascii="Consolas" w:hAnsi="Consolas" w:cs="Consolas"/>
          <w:color w:val="000000"/>
          <w:sz w:val="19"/>
          <w:szCs w:val="19"/>
          <w:highlight w:val="white"/>
          <w:lang w:val="fr-FR"/>
        </w:rPr>
        <w:t>);</w:t>
      </w:r>
    </w:p>
    <w:p w14:paraId="54726D45"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playlist.SetAttribute(</w:t>
      </w:r>
      <w:proofErr w:type="gramEnd"/>
      <w:r w:rsidRPr="003245B3">
        <w:rPr>
          <w:rFonts w:ascii="Consolas" w:hAnsi="Consolas" w:cs="Consolas"/>
          <w:color w:val="A31515"/>
          <w:sz w:val="19"/>
          <w:szCs w:val="19"/>
          <w:highlight w:val="white"/>
          <w:lang w:val="fr-FR"/>
        </w:rPr>
        <w:t>"priority"</w:t>
      </w:r>
      <w:r w:rsidRPr="003245B3">
        <w:rPr>
          <w:rFonts w:ascii="Consolas" w:hAnsi="Consolas" w:cs="Consolas"/>
          <w:color w:val="000000"/>
          <w:sz w:val="19"/>
          <w:szCs w:val="19"/>
          <w:highlight w:val="white"/>
          <w:lang w:val="fr-FR"/>
        </w:rPr>
        <w:t>, ev.Priority.ToString());</w:t>
      </w:r>
    </w:p>
    <w:p w14:paraId="44D6DBBD"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playlist.InnerText = ev.Playlist;</w:t>
      </w:r>
    </w:p>
    <w:p w14:paraId="01B8BC2D"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eventelement.AppendChild(</w:t>
      </w:r>
      <w:proofErr w:type="gramEnd"/>
      <w:r w:rsidRPr="003245B3">
        <w:rPr>
          <w:rFonts w:ascii="Consolas" w:hAnsi="Consolas" w:cs="Consolas"/>
          <w:color w:val="000000"/>
          <w:sz w:val="19"/>
          <w:szCs w:val="19"/>
          <w:highlight w:val="white"/>
          <w:lang w:val="fr-FR"/>
        </w:rPr>
        <w:t>playlist);</w:t>
      </w:r>
    </w:p>
    <w:p w14:paraId="2717CE02"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
    <w:p w14:paraId="5746FD64"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XmlElement</w:t>
      </w:r>
      <w:r w:rsidRPr="003245B3">
        <w:rPr>
          <w:rFonts w:ascii="Consolas" w:hAnsi="Consolas" w:cs="Consolas"/>
          <w:color w:val="000000"/>
          <w:sz w:val="19"/>
          <w:szCs w:val="19"/>
          <w:highlight w:val="white"/>
          <w:lang w:val="fr-FR"/>
        </w:rPr>
        <w:t xml:space="preserve"> calendar = </w:t>
      </w:r>
      <w:proofErr w:type="gramStart"/>
      <w:r w:rsidRPr="003245B3">
        <w:rPr>
          <w:rFonts w:ascii="Consolas" w:hAnsi="Consolas" w:cs="Consolas"/>
          <w:color w:val="000000"/>
          <w:sz w:val="19"/>
          <w:szCs w:val="19"/>
          <w:highlight w:val="white"/>
          <w:lang w:val="fr-FR"/>
        </w:rPr>
        <w:t>document.CreateElement(</w:t>
      </w:r>
      <w:proofErr w:type="gramEnd"/>
      <w:r w:rsidRPr="003245B3">
        <w:rPr>
          <w:rFonts w:ascii="Consolas" w:hAnsi="Consolas" w:cs="Consolas"/>
          <w:color w:val="A31515"/>
          <w:sz w:val="19"/>
          <w:szCs w:val="19"/>
          <w:highlight w:val="white"/>
          <w:lang w:val="fr-FR"/>
        </w:rPr>
        <w:t>"calendar"</w:t>
      </w:r>
      <w:r w:rsidRPr="003245B3">
        <w:rPr>
          <w:rFonts w:ascii="Consolas" w:hAnsi="Consolas" w:cs="Consolas"/>
          <w:color w:val="000000"/>
          <w:sz w:val="19"/>
          <w:szCs w:val="19"/>
          <w:highlight w:val="white"/>
          <w:lang w:val="fr-FR"/>
        </w:rPr>
        <w:t>);</w:t>
      </w:r>
    </w:p>
    <w:p w14:paraId="5973CDED"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calendar.SetAttribute(</w:t>
      </w:r>
      <w:proofErr w:type="gramEnd"/>
      <w:r w:rsidRPr="003245B3">
        <w:rPr>
          <w:rFonts w:ascii="Consolas" w:hAnsi="Consolas" w:cs="Consolas"/>
          <w:color w:val="A31515"/>
          <w:sz w:val="19"/>
          <w:szCs w:val="19"/>
          <w:highlight w:val="white"/>
          <w:lang w:val="fr-FR"/>
        </w:rPr>
        <w:t>"starttime"</w:t>
      </w:r>
      <w:r w:rsidRPr="003245B3">
        <w:rPr>
          <w:rFonts w:ascii="Consolas" w:hAnsi="Consolas" w:cs="Consolas"/>
          <w:color w:val="000000"/>
          <w:sz w:val="19"/>
          <w:szCs w:val="19"/>
          <w:highlight w:val="white"/>
          <w:lang w:val="fr-FR"/>
        </w:rPr>
        <w:t>, ev.StartTime.ToString(</w:t>
      </w:r>
      <w:r w:rsidRPr="003245B3">
        <w:rPr>
          <w:rFonts w:ascii="Consolas" w:hAnsi="Consolas" w:cs="Consolas"/>
          <w:color w:val="A31515"/>
          <w:sz w:val="19"/>
          <w:szCs w:val="19"/>
          <w:highlight w:val="white"/>
          <w:lang w:val="fr-FR"/>
        </w:rPr>
        <w:t>"hh:mm:ss"</w:t>
      </w:r>
      <w:r w:rsidRPr="003245B3">
        <w:rPr>
          <w:rFonts w:ascii="Consolas" w:hAnsi="Consolas" w:cs="Consolas"/>
          <w:color w:val="000000"/>
          <w:sz w:val="19"/>
          <w:szCs w:val="19"/>
          <w:highlight w:val="white"/>
          <w:lang w:val="fr-FR"/>
        </w:rPr>
        <w:t>));</w:t>
      </w:r>
    </w:p>
    <w:p w14:paraId="4AAFECD1"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calendar.SetAttribute(</w:t>
      </w:r>
      <w:proofErr w:type="gramEnd"/>
      <w:r w:rsidRPr="003245B3">
        <w:rPr>
          <w:rFonts w:ascii="Consolas" w:hAnsi="Consolas" w:cs="Consolas"/>
          <w:color w:val="A31515"/>
          <w:sz w:val="19"/>
          <w:szCs w:val="19"/>
          <w:highlight w:val="white"/>
          <w:lang w:val="fr-FR"/>
        </w:rPr>
        <w:t>"duration"</w:t>
      </w:r>
      <w:r w:rsidRPr="003245B3">
        <w:rPr>
          <w:rFonts w:ascii="Consolas" w:hAnsi="Consolas" w:cs="Consolas"/>
          <w:color w:val="000000"/>
          <w:sz w:val="19"/>
          <w:szCs w:val="19"/>
          <w:highlight w:val="white"/>
          <w:lang w:val="fr-FR"/>
        </w:rPr>
        <w:t>, ev.Duration.ToString(</w:t>
      </w:r>
      <w:r w:rsidRPr="003245B3">
        <w:rPr>
          <w:rFonts w:ascii="Consolas" w:hAnsi="Consolas" w:cs="Consolas"/>
          <w:color w:val="A31515"/>
          <w:sz w:val="19"/>
          <w:szCs w:val="19"/>
          <w:highlight w:val="white"/>
          <w:lang w:val="fr-FR"/>
        </w:rPr>
        <w:t>"hh:mm:ss"</w:t>
      </w:r>
      <w:r w:rsidRPr="003245B3">
        <w:rPr>
          <w:rFonts w:ascii="Consolas" w:hAnsi="Consolas" w:cs="Consolas"/>
          <w:color w:val="000000"/>
          <w:sz w:val="19"/>
          <w:szCs w:val="19"/>
          <w:highlight w:val="white"/>
          <w:lang w:val="fr-FR"/>
        </w:rPr>
        <w:t>));</w:t>
      </w:r>
    </w:p>
    <w:p w14:paraId="5A1CE118"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calendar.SetAttribute(</w:t>
      </w:r>
      <w:proofErr w:type="gramEnd"/>
      <w:r w:rsidRPr="003245B3">
        <w:rPr>
          <w:rFonts w:ascii="Consolas" w:hAnsi="Consolas" w:cs="Consolas"/>
          <w:color w:val="A31515"/>
          <w:sz w:val="19"/>
          <w:szCs w:val="19"/>
          <w:highlight w:val="white"/>
          <w:lang w:val="fr-FR"/>
        </w:rPr>
        <w:t>"repeat"</w:t>
      </w:r>
      <w:r w:rsidRPr="003245B3">
        <w:rPr>
          <w:rFonts w:ascii="Consolas" w:hAnsi="Consolas" w:cs="Consolas"/>
          <w:color w:val="000000"/>
          <w:sz w:val="19"/>
          <w:szCs w:val="19"/>
          <w:highlight w:val="white"/>
          <w:lang w:val="fr-FR"/>
        </w:rPr>
        <w:t>, ev.Repeat.ToString());</w:t>
      </w:r>
    </w:p>
    <w:p w14:paraId="20F44763"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eventelement.AppendChild(</w:t>
      </w:r>
      <w:proofErr w:type="gramEnd"/>
      <w:r w:rsidRPr="003245B3">
        <w:rPr>
          <w:rFonts w:ascii="Consolas" w:hAnsi="Consolas" w:cs="Consolas"/>
          <w:color w:val="000000"/>
          <w:sz w:val="19"/>
          <w:szCs w:val="19"/>
          <w:highlight w:val="white"/>
          <w:lang w:val="fr-FR"/>
        </w:rPr>
        <w:t>calendar);</w:t>
      </w:r>
    </w:p>
    <w:p w14:paraId="5663697F"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root.AppendChild(</w:t>
      </w:r>
      <w:proofErr w:type="gramEnd"/>
      <w:r w:rsidRPr="003245B3">
        <w:rPr>
          <w:rFonts w:ascii="Consolas" w:hAnsi="Consolas" w:cs="Consolas"/>
          <w:color w:val="000000"/>
          <w:sz w:val="19"/>
          <w:szCs w:val="19"/>
          <w:highlight w:val="white"/>
          <w:lang w:val="fr-FR"/>
        </w:rPr>
        <w:t>eventelement);</w:t>
      </w:r>
    </w:p>
    <w:p w14:paraId="3ED30062"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3FC281E0"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23FD32C9"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roofErr w:type="gramStart"/>
      <w:r w:rsidRPr="003245B3">
        <w:rPr>
          <w:rFonts w:ascii="Consolas" w:hAnsi="Consolas" w:cs="Consolas"/>
          <w:color w:val="000000"/>
          <w:sz w:val="19"/>
          <w:szCs w:val="19"/>
          <w:highlight w:val="white"/>
          <w:lang w:val="fr-FR"/>
        </w:rPr>
        <w:t>document.AppendChild(</w:t>
      </w:r>
      <w:proofErr w:type="gramEnd"/>
      <w:r w:rsidRPr="003245B3">
        <w:rPr>
          <w:rFonts w:ascii="Consolas" w:hAnsi="Consolas" w:cs="Consolas"/>
          <w:color w:val="000000"/>
          <w:sz w:val="19"/>
          <w:szCs w:val="19"/>
          <w:highlight w:val="white"/>
          <w:lang w:val="fr-FR"/>
        </w:rPr>
        <w:t>root);</w:t>
      </w:r>
    </w:p>
    <w:p w14:paraId="43921CA4" w14:textId="77777777" w:rsidR="00B65035" w:rsidRPr="003245B3" w:rsidRDefault="00B65035" w:rsidP="00B65035">
      <w:pPr>
        <w:pBdr>
          <w:top w:val="single" w:sz="4" w:space="1" w:color="auto"/>
          <w:left w:val="single" w:sz="4" w:space="4" w:color="auto"/>
          <w:bottom w:val="single" w:sz="4" w:space="1" w:color="auto"/>
          <w:right w:val="single" w:sz="4" w:space="4" w:color="auto"/>
        </w:pBdr>
        <w:rPr>
          <w:lang w:val="fr-FR"/>
        </w:rPr>
      </w:pPr>
      <w:proofErr w:type="gramStart"/>
      <w:r w:rsidRPr="003245B3">
        <w:rPr>
          <w:rFonts w:ascii="Consolas" w:hAnsi="Consolas" w:cs="Consolas"/>
          <w:color w:val="000000"/>
          <w:sz w:val="19"/>
          <w:szCs w:val="19"/>
          <w:highlight w:val="white"/>
          <w:lang w:val="fr-FR"/>
        </w:rPr>
        <w:t>document.Save(</w:t>
      </w:r>
      <w:proofErr w:type="gramEnd"/>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.Filename);</w:t>
      </w:r>
    </w:p>
    <w:p w14:paraId="57618E54" w14:textId="77777777" w:rsidR="00695B95" w:rsidRPr="003245B3" w:rsidRDefault="00695B95" w:rsidP="00695B95">
      <w:pPr>
        <w:pStyle w:val="Lgende"/>
        <w:jc w:val="center"/>
        <w:rPr>
          <w:lang w:val="fr-FR"/>
        </w:rPr>
      </w:pPr>
      <w:r w:rsidRPr="003245B3">
        <w:rPr>
          <w:lang w:val="fr-FR"/>
        </w:rPr>
        <w:t>WebradioCalendar.cs</w:t>
      </w:r>
    </w:p>
    <w:p w14:paraId="549E02AF" w14:textId="77777777" w:rsidR="007B2C23" w:rsidRPr="003245B3" w:rsidRDefault="007B2C23" w:rsidP="007B2C23">
      <w:pPr>
        <w:rPr>
          <w:lang w:val="fr-FR"/>
        </w:rPr>
      </w:pPr>
      <w:r w:rsidRPr="003245B3">
        <w:rPr>
          <w:lang w:val="fr-FR"/>
        </w:rPr>
        <w:t>Voici le XML une fois généré :</w:t>
      </w:r>
    </w:p>
    <w:p w14:paraId="4CD9C911" w14:textId="77777777" w:rsidR="007B2C23" w:rsidRPr="003245B3" w:rsidRDefault="007B2C23" w:rsidP="007B2C23">
      <w:pPr>
        <w:keepNext/>
        <w:jc w:val="center"/>
        <w:rPr>
          <w:lang w:val="fr-FR"/>
        </w:rPr>
      </w:pPr>
      <w:r w:rsidRPr="003245B3">
        <w:rPr>
          <w:noProof/>
          <w:lang w:eastAsia="fr-CH"/>
        </w:rPr>
        <w:drawing>
          <wp:inline distT="0" distB="0" distL="0" distR="0" wp14:anchorId="1D9C2966" wp14:editId="0AECE97A">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14:paraId="5A0374AE" w14:textId="77777777" w:rsidR="007B2C23" w:rsidRPr="003245B3" w:rsidRDefault="007B2C23" w:rsidP="007B2C2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38</w:t>
      </w:r>
      <w:r w:rsidR="00A30F7C" w:rsidRPr="003245B3">
        <w:rPr>
          <w:noProof/>
          <w:lang w:val="fr-FR"/>
        </w:rPr>
        <w:fldChar w:fldCharType="end"/>
      </w:r>
      <w:r w:rsidRPr="003245B3">
        <w:rPr>
          <w:lang w:val="fr-FR"/>
        </w:rPr>
        <w:t xml:space="preserve"> - Exemple XML calendrier</w:t>
      </w:r>
    </w:p>
    <w:p w14:paraId="51A01971" w14:textId="77777777" w:rsidR="00D16388" w:rsidRPr="003245B3" w:rsidRDefault="00D16388" w:rsidP="00D16388">
      <w:pPr>
        <w:pStyle w:val="Titre3"/>
        <w:rPr>
          <w:lang w:val="fr-FR"/>
        </w:rPr>
      </w:pPr>
      <w:bookmarkStart w:id="1329" w:name="_Toc262710639"/>
      <w:bookmarkStart w:id="1330" w:name="_Toc387323442"/>
      <w:r w:rsidRPr="003245B3">
        <w:rPr>
          <w:lang w:val="fr-FR"/>
        </w:rPr>
        <w:lastRenderedPageBreak/>
        <w:t>Affichage du calendrier</w:t>
      </w:r>
      <w:bookmarkEnd w:id="1329"/>
      <w:bookmarkEnd w:id="1330"/>
    </w:p>
    <w:p w14:paraId="05FCE2EA" w14:textId="4CD3BD5C" w:rsidR="00D16388" w:rsidRPr="003245B3" w:rsidRDefault="00A8726F" w:rsidP="00D16388">
      <w:pPr>
        <w:rPr>
          <w:lang w:val="fr-FR"/>
        </w:rPr>
      </w:pPr>
      <w:r w:rsidRPr="003245B3">
        <w:rPr>
          <w:lang w:val="fr-FR"/>
        </w:rPr>
        <w:t xml:space="preserve">L’affichage du calendrier se fait avec le composant décrit dans le chapitre </w:t>
      </w:r>
      <w:commentRangeStart w:id="1331"/>
      <w:r w:rsidRPr="003245B3">
        <w:rPr>
          <w:lang w:val="fr-FR"/>
        </w:rPr>
        <w:t xml:space="preserve">concernant </w:t>
      </w:r>
      <w:hyperlink w:anchor="_Outil_utilisé" w:history="1">
        <w:r w:rsidRPr="003245B3">
          <w:rPr>
            <w:rStyle w:val="Lienhypertexte"/>
            <w:lang w:val="fr-FR"/>
          </w:rPr>
          <w:t>l’outil utilisé</w:t>
        </w:r>
      </w:hyperlink>
      <w:commentRangeEnd w:id="1331"/>
      <w:del w:id="1332" w:author="Francisco Garcia" w:date="2014-05-26T10:12:00Z">
        <w:r>
          <w:delText>.</w:delText>
        </w:r>
      </w:del>
      <w:ins w:id="1333" w:author="Francisco Garcia" w:date="2014-05-26T10:12:00Z">
        <w:r w:rsidR="00D328D5">
          <w:rPr>
            <w:rStyle w:val="Marquedecommentaire"/>
          </w:rPr>
          <w:commentReference w:id="1331"/>
        </w:r>
        <w:r w:rsidRPr="003245B3">
          <w:rPr>
            <w:lang w:val="fr-FR"/>
          </w:rPr>
          <w:t>.</w:t>
        </w:r>
      </w:ins>
      <w:r w:rsidRPr="003245B3">
        <w:rPr>
          <w:lang w:val="fr-FR"/>
        </w:rPr>
        <w:t xml:space="preserve"> Il a été configuré pour afficher 7 jours (une semaine) ainsi qu’un quadrillage basé sur les </w:t>
      </w:r>
      <w:r w:rsidR="0017193F" w:rsidRPr="003245B3">
        <w:rPr>
          <w:lang w:val="fr-FR"/>
        </w:rPr>
        <w:t>demi-heures</w:t>
      </w:r>
      <w:r w:rsidRPr="003245B3">
        <w:rPr>
          <w:lang w:val="fr-FR"/>
        </w:rPr>
        <w:t>.</w:t>
      </w:r>
    </w:p>
    <w:p w14:paraId="5199DCD6" w14:textId="77777777" w:rsidR="00537AC4" w:rsidRPr="003245B3" w:rsidRDefault="00537AC4" w:rsidP="00D16388">
      <w:pPr>
        <w:rPr>
          <w:lang w:val="fr-FR"/>
        </w:rPr>
      </w:pPr>
      <w:r w:rsidRPr="003245B3">
        <w:rPr>
          <w:lang w:val="fr-FR"/>
        </w:rPr>
        <w:t>Les événements sont affichés selon la convention suivante :</w:t>
      </w:r>
    </w:p>
    <w:p w14:paraId="16B9CF91" w14:textId="77777777" w:rsidR="00537AC4" w:rsidRPr="003245B3" w:rsidRDefault="00537AC4" w:rsidP="00537AC4">
      <w:pPr>
        <w:pStyle w:val="Paragraphedeliste"/>
        <w:numPr>
          <w:ilvl w:val="0"/>
          <w:numId w:val="18"/>
        </w:numPr>
        <w:rPr>
          <w:lang w:val="fr-FR"/>
        </w:rPr>
      </w:pPr>
      <w:r w:rsidRPr="003245B3">
        <w:rPr>
          <w:lang w:val="fr-FR"/>
        </w:rPr>
        <w:t>Evénement de type « Music » :</w:t>
      </w:r>
    </w:p>
    <w:p w14:paraId="715CAEA3" w14:textId="77777777" w:rsidR="00537AC4" w:rsidRPr="003245B3" w:rsidRDefault="00537AC4" w:rsidP="00537AC4">
      <w:pPr>
        <w:pStyle w:val="Paragraphedeliste"/>
        <w:numPr>
          <w:ilvl w:val="1"/>
          <w:numId w:val="18"/>
        </w:numPr>
        <w:rPr>
          <w:lang w:val="fr-FR"/>
        </w:rPr>
      </w:pPr>
      <w:r w:rsidRPr="003245B3">
        <w:rPr>
          <w:lang w:val="fr-FR"/>
        </w:rPr>
        <w:t>Couleur de bordure et de fond : Bleue</w:t>
      </w:r>
    </w:p>
    <w:p w14:paraId="0BA48F91" w14:textId="77777777" w:rsidR="00537AC4" w:rsidRPr="003245B3" w:rsidRDefault="00537AC4" w:rsidP="00537AC4">
      <w:pPr>
        <w:pStyle w:val="Paragraphedeliste"/>
        <w:numPr>
          <w:ilvl w:val="1"/>
          <w:numId w:val="18"/>
        </w:numPr>
        <w:rPr>
          <w:lang w:val="fr-FR"/>
        </w:rPr>
      </w:pPr>
      <w:r w:rsidRPr="003245B3">
        <w:rPr>
          <w:lang w:val="fr-FR"/>
        </w:rPr>
        <w:t xml:space="preserve">Contenu : </w:t>
      </w:r>
      <w:r w:rsidRPr="003245B3">
        <w:rPr>
          <w:lang w:val="fr-FR"/>
        </w:rPr>
        <w:br/>
        <w:t>« </w:t>
      </w:r>
      <w:r w:rsidRPr="003245B3">
        <w:rPr>
          <w:i/>
          <w:lang w:val="fr-FR"/>
        </w:rPr>
        <w:t>NomDeLevenement</w:t>
      </w:r>
      <w:r w:rsidRPr="003245B3">
        <w:rPr>
          <w:lang w:val="fr-FR"/>
        </w:rPr>
        <w:t xml:space="preserve"> (</w:t>
      </w:r>
      <w:r w:rsidRPr="003245B3">
        <w:rPr>
          <w:i/>
          <w:lang w:val="fr-FR"/>
        </w:rPr>
        <w:t>HauteurPriorité</w:t>
      </w:r>
      <w:proofErr w:type="gramStart"/>
      <w:r w:rsidRPr="003245B3">
        <w:rPr>
          <w:lang w:val="fr-FR"/>
        </w:rPr>
        <w:t>)</w:t>
      </w:r>
      <w:proofErr w:type="gramEnd"/>
      <w:r w:rsidRPr="003245B3">
        <w:rPr>
          <w:lang w:val="fr-FR"/>
        </w:rPr>
        <w:br/>
      </w:r>
      <w:r w:rsidRPr="003245B3">
        <w:rPr>
          <w:i/>
          <w:lang w:val="fr-FR"/>
        </w:rPr>
        <w:t>NomDeLaPlaylist</w:t>
      </w:r>
      <w:r w:rsidRPr="003245B3">
        <w:rPr>
          <w:lang w:val="fr-FR"/>
        </w:rPr>
        <w:br/>
        <w:t xml:space="preserve">Shuffle : </w:t>
      </w:r>
      <w:r w:rsidRPr="003245B3">
        <w:rPr>
          <w:i/>
          <w:lang w:val="fr-FR"/>
        </w:rPr>
        <w:t>TrueOuFalse</w:t>
      </w:r>
      <w:r w:rsidRPr="003245B3">
        <w:rPr>
          <w:lang w:val="fr-FR"/>
        </w:rPr>
        <w:t> »</w:t>
      </w:r>
    </w:p>
    <w:p w14:paraId="432453F7" w14:textId="77777777" w:rsidR="00537AC4" w:rsidRPr="003245B3" w:rsidRDefault="00537AC4" w:rsidP="00537AC4">
      <w:pPr>
        <w:pStyle w:val="Paragraphedeliste"/>
        <w:numPr>
          <w:ilvl w:val="0"/>
          <w:numId w:val="18"/>
        </w:numPr>
        <w:rPr>
          <w:lang w:val="fr-FR"/>
        </w:rPr>
      </w:pPr>
      <w:r w:rsidRPr="003245B3">
        <w:rPr>
          <w:lang w:val="fr-FR"/>
        </w:rPr>
        <w:t>Evénement de type « Ad » :</w:t>
      </w:r>
    </w:p>
    <w:p w14:paraId="63B5FD99" w14:textId="77777777" w:rsidR="00537AC4" w:rsidRPr="003245B3" w:rsidRDefault="00537AC4" w:rsidP="00537AC4">
      <w:pPr>
        <w:pStyle w:val="Paragraphedeliste"/>
        <w:numPr>
          <w:ilvl w:val="1"/>
          <w:numId w:val="18"/>
        </w:numPr>
        <w:rPr>
          <w:lang w:val="fr-FR"/>
        </w:rPr>
      </w:pPr>
      <w:r w:rsidRPr="003245B3">
        <w:rPr>
          <w:lang w:val="fr-FR"/>
        </w:rPr>
        <w:t>Couleur de bordure et de fond : Rouge</w:t>
      </w:r>
    </w:p>
    <w:p w14:paraId="57CED2BD" w14:textId="77777777" w:rsidR="00537AC4" w:rsidRPr="003245B3" w:rsidRDefault="00537AC4" w:rsidP="00537AC4">
      <w:pPr>
        <w:pStyle w:val="Paragraphedeliste"/>
        <w:numPr>
          <w:ilvl w:val="1"/>
          <w:numId w:val="18"/>
        </w:numPr>
        <w:rPr>
          <w:lang w:val="fr-FR"/>
        </w:rPr>
      </w:pPr>
      <w:r w:rsidRPr="003245B3">
        <w:rPr>
          <w:lang w:val="fr-FR"/>
        </w:rPr>
        <w:t xml:space="preserve">Contenu : </w:t>
      </w:r>
      <w:r w:rsidRPr="003245B3">
        <w:rPr>
          <w:lang w:val="fr-FR"/>
        </w:rPr>
        <w:br/>
        <w:t>« </w:t>
      </w:r>
      <w:r w:rsidRPr="003245B3">
        <w:rPr>
          <w:i/>
          <w:lang w:val="fr-FR"/>
        </w:rPr>
        <w:t>NomDeLevenement</w:t>
      </w:r>
      <w:r w:rsidRPr="003245B3">
        <w:rPr>
          <w:lang w:val="fr-FR"/>
        </w:rPr>
        <w:t xml:space="preserve"> (</w:t>
      </w:r>
      <w:r w:rsidRPr="003245B3">
        <w:rPr>
          <w:i/>
          <w:lang w:val="fr-FR"/>
        </w:rPr>
        <w:t>HauteurPriorité</w:t>
      </w:r>
      <w:proofErr w:type="gramStart"/>
      <w:r w:rsidRPr="003245B3">
        <w:rPr>
          <w:lang w:val="fr-FR"/>
        </w:rPr>
        <w:t>)</w:t>
      </w:r>
      <w:proofErr w:type="gramEnd"/>
      <w:r w:rsidRPr="003245B3">
        <w:rPr>
          <w:lang w:val="fr-FR"/>
        </w:rPr>
        <w:br/>
      </w:r>
      <w:r w:rsidRPr="003245B3">
        <w:rPr>
          <w:i/>
          <w:lang w:val="fr-FR"/>
        </w:rPr>
        <w:t>NomDeLaPlaylist</w:t>
      </w:r>
      <w:r w:rsidRPr="003245B3">
        <w:rPr>
          <w:lang w:val="fr-FR"/>
        </w:rPr>
        <w:br/>
        <w:t xml:space="preserve">Shuffle : </w:t>
      </w:r>
      <w:r w:rsidRPr="003245B3">
        <w:rPr>
          <w:i/>
          <w:lang w:val="fr-FR"/>
        </w:rPr>
        <w:t>TrueOuFalse</w:t>
      </w:r>
      <w:r w:rsidRPr="003245B3">
        <w:rPr>
          <w:lang w:val="fr-FR"/>
        </w:rPr>
        <w:t> »</w:t>
      </w:r>
    </w:p>
    <w:p w14:paraId="347775AD" w14:textId="77777777" w:rsidR="00537AC4" w:rsidRPr="003245B3" w:rsidRDefault="001924DE" w:rsidP="001924DE">
      <w:pPr>
        <w:rPr>
          <w:lang w:val="fr-FR"/>
        </w:rPr>
      </w:pPr>
      <w:r w:rsidRPr="003245B3">
        <w:rPr>
          <w:lang w:val="fr-FR"/>
        </w:rPr>
        <w:t>C’est lors de l’appel de la méthode « UpdateView » que le calendrier sera rempli. Ce composant a besoin de disposer d’une variable de type List&lt;Appointment&gt; qu’il utilisera afin de se remplir. Cette liste doit donc être remplie lors d’UpdateView</w:t>
      </w:r>
      <w:r w:rsidR="00B57211" w:rsidRPr="003245B3">
        <w:rPr>
          <w:lang w:val="fr-FR"/>
        </w:rPr>
        <w:t xml:space="preserve"> et elle est globale à la vue AdminView</w:t>
      </w:r>
      <w:r w:rsidRPr="003245B3">
        <w:rPr>
          <w:lang w:val="fr-FR"/>
        </w:rPr>
        <w:t>. C’est en réalité l’événement « ResolveAppointments » du composant qui va par la suite lire cette variable et remplir ce dernier :</w:t>
      </w:r>
    </w:p>
    <w:p w14:paraId="65EA3F98" w14:textId="77777777" w:rsidR="001924DE" w:rsidRPr="003245B3"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List</w:t>
      </w:r>
      <w:r w:rsidRPr="003245B3">
        <w:rPr>
          <w:rFonts w:ascii="Consolas" w:hAnsi="Consolas" w:cs="Consolas"/>
          <w:color w:val="000000"/>
          <w:sz w:val="19"/>
          <w:szCs w:val="19"/>
          <w:highlight w:val="white"/>
          <w:lang w:val="fr-FR"/>
        </w:rPr>
        <w:t>&lt;</w:t>
      </w:r>
      <w:r w:rsidRPr="003245B3">
        <w:rPr>
          <w:rFonts w:ascii="Consolas" w:hAnsi="Consolas" w:cs="Consolas"/>
          <w:color w:val="2B91AF"/>
          <w:sz w:val="19"/>
          <w:szCs w:val="19"/>
          <w:highlight w:val="white"/>
          <w:lang w:val="fr-FR"/>
        </w:rPr>
        <w:t>Appointment</w:t>
      </w:r>
      <w:r w:rsidRPr="003245B3">
        <w:rPr>
          <w:rFonts w:ascii="Consolas" w:hAnsi="Consolas" w:cs="Consolas"/>
          <w:color w:val="000000"/>
          <w:sz w:val="19"/>
          <w:szCs w:val="19"/>
          <w:highlight w:val="white"/>
          <w:lang w:val="fr-FR"/>
        </w:rPr>
        <w:t xml:space="preserve">&gt; m_Apps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List</w:t>
      </w:r>
      <w:r w:rsidRPr="003245B3">
        <w:rPr>
          <w:rFonts w:ascii="Consolas" w:hAnsi="Consolas" w:cs="Consolas"/>
          <w:color w:val="000000"/>
          <w:sz w:val="19"/>
          <w:szCs w:val="19"/>
          <w:highlight w:val="white"/>
          <w:lang w:val="fr-FR"/>
        </w:rPr>
        <w:t>&lt;</w:t>
      </w:r>
      <w:r w:rsidRPr="003245B3">
        <w:rPr>
          <w:rFonts w:ascii="Consolas" w:hAnsi="Consolas" w:cs="Consolas"/>
          <w:color w:val="2B91AF"/>
          <w:sz w:val="19"/>
          <w:szCs w:val="19"/>
          <w:highlight w:val="white"/>
          <w:lang w:val="fr-FR"/>
        </w:rPr>
        <w:t>Appointment</w:t>
      </w:r>
      <w:proofErr w:type="gramStart"/>
      <w:r w:rsidRPr="003245B3">
        <w:rPr>
          <w:rFonts w:ascii="Consolas" w:hAnsi="Consolas" w:cs="Consolas"/>
          <w:color w:val="000000"/>
          <w:sz w:val="19"/>
          <w:szCs w:val="19"/>
          <w:highlight w:val="white"/>
          <w:lang w:val="fr-FR"/>
        </w:rPr>
        <w:t>&gt;(</w:t>
      </w:r>
      <w:proofErr w:type="gramEnd"/>
      <w:r w:rsidRPr="003245B3">
        <w:rPr>
          <w:rFonts w:ascii="Consolas" w:hAnsi="Consolas" w:cs="Consolas"/>
          <w:color w:val="000000"/>
          <w:sz w:val="19"/>
          <w:szCs w:val="19"/>
          <w:highlight w:val="white"/>
          <w:lang w:val="fr-FR"/>
        </w:rPr>
        <w:t>);</w:t>
      </w:r>
    </w:p>
    <w:p w14:paraId="66968A93" w14:textId="77777777" w:rsidR="001924DE" w:rsidRPr="003245B3"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foreach</w:t>
      </w:r>
      <w:proofErr w:type="gramEnd"/>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Appointment</w:t>
      </w:r>
      <w:r w:rsidRPr="003245B3">
        <w:rPr>
          <w:rFonts w:ascii="Consolas" w:hAnsi="Consolas" w:cs="Consolas"/>
          <w:color w:val="000000"/>
          <w:sz w:val="19"/>
          <w:szCs w:val="19"/>
          <w:highlight w:val="white"/>
          <w:lang w:val="fr-FR"/>
        </w:rPr>
        <w:t xml:space="preserve"> m_App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.EventsCalendar)</w:t>
      </w:r>
    </w:p>
    <w:p w14:paraId="384F19DF" w14:textId="77777777" w:rsidR="001924DE" w:rsidRPr="003245B3"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m_</w:t>
      </w:r>
      <w:proofErr w:type="gramStart"/>
      <w:r w:rsidRPr="003245B3">
        <w:rPr>
          <w:rFonts w:ascii="Consolas" w:hAnsi="Consolas" w:cs="Consolas"/>
          <w:color w:val="000000"/>
          <w:sz w:val="19"/>
          <w:szCs w:val="19"/>
          <w:highlight w:val="white"/>
          <w:lang w:val="fr-FR"/>
        </w:rPr>
        <w:t>Apps.Add(</w:t>
      </w:r>
      <w:proofErr w:type="gramEnd"/>
      <w:r w:rsidRPr="003245B3">
        <w:rPr>
          <w:rFonts w:ascii="Consolas" w:hAnsi="Consolas" w:cs="Consolas"/>
          <w:color w:val="000000"/>
          <w:sz w:val="19"/>
          <w:szCs w:val="19"/>
          <w:highlight w:val="white"/>
          <w:lang w:val="fr-FR"/>
        </w:rPr>
        <w:t>m_App);</w:t>
      </w:r>
    </w:p>
    <w:p w14:paraId="4DA04C23" w14:textId="77777777" w:rsidR="001924DE" w:rsidRPr="003245B3"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
    <w:p w14:paraId="1995C989" w14:textId="77777777" w:rsidR="001924DE" w:rsidRPr="003245B3" w:rsidRDefault="001924DE" w:rsidP="001924DE">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args.Appointments = m_Apps;</w:t>
      </w:r>
    </w:p>
    <w:p w14:paraId="2261590C" w14:textId="77777777" w:rsidR="00695B95" w:rsidRPr="003245B3" w:rsidRDefault="00A43832" w:rsidP="00A43832">
      <w:pPr>
        <w:pStyle w:val="Lgende"/>
        <w:jc w:val="center"/>
        <w:rPr>
          <w:lang w:val="fr-FR"/>
        </w:rPr>
      </w:pPr>
      <w:r w:rsidRPr="003245B3">
        <w:rPr>
          <w:lang w:val="fr-FR"/>
        </w:rPr>
        <w:t>AdminView.cs</w:t>
      </w:r>
    </w:p>
    <w:p w14:paraId="0BA1F7C1" w14:textId="77777777" w:rsidR="005515CC" w:rsidRPr="003245B3" w:rsidRDefault="001924DE" w:rsidP="00D16388">
      <w:pPr>
        <w:rPr>
          <w:lang w:val="fr-FR"/>
        </w:rPr>
      </w:pPr>
      <w:r w:rsidRPr="003245B3">
        <w:rPr>
          <w:lang w:val="fr-FR"/>
        </w:rPr>
        <w:t>L’événement est appelé lorsque le composant doit se rafraîchir. Il permet de personnaliser la façon dont on veut remplir le composant.</w:t>
      </w:r>
    </w:p>
    <w:p w14:paraId="5FAA6B26" w14:textId="77777777" w:rsidR="001924DE" w:rsidRPr="003245B3" w:rsidRDefault="005515CC" w:rsidP="00D16388">
      <w:pPr>
        <w:rPr>
          <w:lang w:val="fr-FR"/>
        </w:rPr>
      </w:pPr>
      <w:r w:rsidRPr="003245B3">
        <w:rPr>
          <w:lang w:val="fr-FR"/>
        </w:rPr>
        <w:t>Dans le cadre du projet, une classe nommée « </w:t>
      </w:r>
      <w:r w:rsidRPr="003245B3">
        <w:rPr>
          <w:b/>
          <w:u w:val="single"/>
          <w:lang w:val="fr-FR"/>
        </w:rPr>
        <w:t>EventAppointment</w:t>
      </w:r>
      <w:r w:rsidRPr="003245B3">
        <w:rPr>
          <w:lang w:val="fr-FR"/>
        </w:rPr>
        <w:t xml:space="preserve"> » a été </w:t>
      </w:r>
      <w:r w:rsidR="00194CA0" w:rsidRPr="003245B3">
        <w:rPr>
          <w:lang w:val="fr-FR"/>
        </w:rPr>
        <w:t>créée</w:t>
      </w:r>
      <w:r w:rsidRPr="003245B3">
        <w:rPr>
          <w:lang w:val="fr-FR"/>
        </w:rPr>
        <w:t>. Elle hérite de la classe « </w:t>
      </w:r>
      <w:r w:rsidR="00194CA0" w:rsidRPr="003245B3">
        <w:rPr>
          <w:lang w:val="fr-FR"/>
        </w:rPr>
        <w:t>Ap</w:t>
      </w:r>
      <w:r w:rsidRPr="003245B3">
        <w:rPr>
          <w:lang w:val="fr-FR"/>
        </w:rPr>
        <w:t>pointment » proposée par le composant mais elle propose une propriété de type Playlist afin de stocker l’objet Playlist lié à l’événement</w:t>
      </w:r>
      <w:r w:rsidR="003A2F6A" w:rsidRPr="003245B3">
        <w:rPr>
          <w:lang w:val="fr-FR"/>
        </w:rPr>
        <w:t xml:space="preserve"> ainsi qu’une autre propriété de type CalendarEvent qui stocke l’objet CalendarEvent de l’événement</w:t>
      </w:r>
      <w:r w:rsidRPr="003245B3">
        <w:rPr>
          <w:lang w:val="fr-FR"/>
        </w:rPr>
        <w:t>. Cela est utile pour la suppression et modification.</w:t>
      </w:r>
      <w:r w:rsidR="001924DE" w:rsidRPr="003245B3">
        <w:rPr>
          <w:lang w:val="fr-FR"/>
        </w:rPr>
        <w:t xml:space="preserve"> </w:t>
      </w:r>
      <w:r w:rsidR="00B54187" w:rsidRPr="003245B3">
        <w:rPr>
          <w:lang w:val="fr-FR"/>
        </w:rPr>
        <w:t>Cette classe reprend donc à l’identique la forme de sa classe parente mais seul 2 propriétés sont ajoutées.</w:t>
      </w:r>
    </w:p>
    <w:p w14:paraId="27DD67F3" w14:textId="77777777" w:rsidR="00194CA0" w:rsidRPr="003245B3" w:rsidRDefault="00194CA0" w:rsidP="00D16388">
      <w:pPr>
        <w:rPr>
          <w:lang w:val="fr-FR"/>
        </w:rPr>
      </w:pPr>
      <w:r w:rsidRPr="003245B3">
        <w:rPr>
          <w:lang w:val="fr-FR"/>
        </w:rPr>
        <w:t xml:space="preserve">Comme décrit </w:t>
      </w:r>
      <w:r w:rsidR="003705B7" w:rsidRPr="003245B3">
        <w:rPr>
          <w:lang w:val="fr-FR"/>
        </w:rPr>
        <w:t>précédemment</w:t>
      </w:r>
      <w:r w:rsidRPr="003245B3">
        <w:rPr>
          <w:lang w:val="fr-FR"/>
        </w:rPr>
        <w:t xml:space="preserve">,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w:t>
      </w:r>
      <w:r w:rsidRPr="003245B3">
        <w:rPr>
          <w:lang w:val="fr-FR"/>
        </w:rPr>
        <w:lastRenderedPageBreak/>
        <w:t>méthode « GetSelectedDays » qui retourne une structure « DayWeek » qui contient tous les jours de la semaine sous forme de booléen.</w:t>
      </w:r>
      <w:r w:rsidR="003705B7" w:rsidRPr="003245B3">
        <w:rPr>
          <w:lang w:val="fr-FR"/>
        </w:rPr>
        <w:t xml:space="preserve"> Voici un exemple d’utilisation d’un masque :</w:t>
      </w:r>
    </w:p>
    <w:p w14:paraId="73E99244" w14:textId="77777777" w:rsidR="003705B7" w:rsidRPr="003245B3"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commentRangeStart w:id="1334"/>
      <w:r w:rsidRPr="003245B3">
        <w:rPr>
          <w:rFonts w:ascii="Consolas" w:hAnsi="Consolas" w:cs="Consolas"/>
          <w:color w:val="2B91AF"/>
          <w:sz w:val="19"/>
          <w:szCs w:val="19"/>
          <w:highlight w:val="white"/>
          <w:lang w:val="fr-FR"/>
        </w:rPr>
        <w:t>DayWeek</w:t>
      </w:r>
      <w:r w:rsidRPr="003245B3">
        <w:rPr>
          <w:rFonts w:ascii="Consolas" w:hAnsi="Consolas" w:cs="Consolas"/>
          <w:color w:val="000000"/>
          <w:sz w:val="19"/>
          <w:szCs w:val="19"/>
          <w:highlight w:val="white"/>
          <w:lang w:val="fr-FR"/>
        </w:rPr>
        <w:t xml:space="preserve"> dow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2B91AF"/>
          <w:sz w:val="19"/>
          <w:szCs w:val="19"/>
          <w:highlight w:val="white"/>
          <w:lang w:val="fr-FR"/>
        </w:rPr>
        <w:t>DayWeek</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w:t>
      </w:r>
    </w:p>
    <w:p w14:paraId="629D355C" w14:textId="77777777" w:rsidR="003705B7" w:rsidRPr="003245B3" w:rsidRDefault="003705B7" w:rsidP="003705B7">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 xml:space="preserve">dow.Monday = </w:t>
      </w:r>
      <w:proofErr w:type="gramStart"/>
      <w:r w:rsidRPr="003245B3">
        <w:rPr>
          <w:rFonts w:ascii="Consolas" w:hAnsi="Consolas" w:cs="Consolas"/>
          <w:color w:val="2B91AF"/>
          <w:sz w:val="19"/>
          <w:szCs w:val="19"/>
          <w:highlight w:val="white"/>
          <w:lang w:val="fr-FR"/>
        </w:rPr>
        <w:t>Convert</w:t>
      </w:r>
      <w:r w:rsidRPr="003245B3">
        <w:rPr>
          <w:rFonts w:ascii="Consolas" w:hAnsi="Consolas" w:cs="Consolas"/>
          <w:color w:val="000000"/>
          <w:sz w:val="19"/>
          <w:szCs w:val="19"/>
          <w:highlight w:val="white"/>
          <w:lang w:val="fr-FR"/>
        </w:rPr>
        <w:t>.ToBoolean(</w:t>
      </w:r>
      <w:proofErr w:type="gramEnd"/>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.Repeat &amp; MONDAY_MASK);</w:t>
      </w:r>
    </w:p>
    <w:commentRangeEnd w:id="1334"/>
    <w:p w14:paraId="4414F199" w14:textId="77777777" w:rsidR="00D16388" w:rsidRPr="003245B3" w:rsidRDefault="00D328D5" w:rsidP="00D16388">
      <w:pPr>
        <w:rPr>
          <w:lang w:val="fr-FR"/>
        </w:rPr>
      </w:pPr>
      <w:r>
        <w:rPr>
          <w:rStyle w:val="Marquedecommentaire"/>
        </w:rPr>
        <w:commentReference w:id="1334"/>
      </w:r>
      <w:r w:rsidR="003705B7" w:rsidRPr="003245B3">
        <w:rPr>
          <w:lang w:val="fr-FR"/>
        </w:rPr>
        <w:t>La structure ainsi remplie va être récupéré lors d’UpdateView et utilisé de cette manière :</w:t>
      </w:r>
    </w:p>
    <w:p w14:paraId="728558FD"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commentRangeStart w:id="1335"/>
      <w:r w:rsidRPr="003245B3">
        <w:rPr>
          <w:rFonts w:ascii="Consolas" w:hAnsi="Consolas" w:cs="Consolas"/>
          <w:color w:val="2B91AF"/>
          <w:sz w:val="19"/>
          <w:szCs w:val="19"/>
          <w:highlight w:val="white"/>
          <w:lang w:val="fr-FR"/>
        </w:rPr>
        <w:t>DayWeek</w:t>
      </w:r>
      <w:r w:rsidRPr="003245B3">
        <w:rPr>
          <w:rFonts w:ascii="Consolas" w:hAnsi="Consolas" w:cs="Consolas"/>
          <w:color w:val="000000"/>
          <w:sz w:val="19"/>
          <w:szCs w:val="19"/>
          <w:highlight w:val="white"/>
          <w:lang w:val="fr-FR"/>
        </w:rPr>
        <w:t xml:space="preserve"> dw = </w:t>
      </w:r>
      <w:proofErr w:type="gramStart"/>
      <w:r w:rsidRPr="003245B3">
        <w:rPr>
          <w:rFonts w:ascii="Consolas" w:hAnsi="Consolas" w:cs="Consolas"/>
          <w:color w:val="000000"/>
          <w:sz w:val="19"/>
          <w:szCs w:val="19"/>
          <w:highlight w:val="white"/>
          <w:lang w:val="fr-FR"/>
        </w:rPr>
        <w:t>ev.GetSelectedDays(</w:t>
      </w:r>
      <w:proofErr w:type="gramEnd"/>
      <w:r w:rsidRPr="003245B3">
        <w:rPr>
          <w:rFonts w:ascii="Consolas" w:hAnsi="Consolas" w:cs="Consolas"/>
          <w:color w:val="000000"/>
          <w:sz w:val="19"/>
          <w:szCs w:val="19"/>
          <w:highlight w:val="white"/>
          <w:lang w:val="fr-FR"/>
        </w:rPr>
        <w:t>);</w:t>
      </w:r>
    </w:p>
    <w:p w14:paraId="00B3DD06"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bool</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 days = dw.ToArray();</w:t>
      </w:r>
    </w:p>
    <w:p w14:paraId="0F32CD14"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for</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 xml:space="preserve"> i = 0; i &lt; 7;i++)</w:t>
      </w:r>
    </w:p>
    <w:p w14:paraId="2AF23DF4"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2A3F75C6"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days[i])</w:t>
      </w:r>
    </w:p>
    <w:p w14:paraId="5F95EAA2"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155725CE"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B050"/>
          <w:sz w:val="19"/>
          <w:szCs w:val="19"/>
          <w:highlight w:val="white"/>
          <w:lang w:val="fr-FR"/>
        </w:rPr>
        <w:t>//Création d’un EventAppointment et ajout à la liste utilisée par le composant Calendar</w:t>
      </w:r>
    </w:p>
    <w:p w14:paraId="4B51FCA5" w14:textId="77777777" w:rsidR="003705B7" w:rsidRPr="003245B3" w:rsidRDefault="003705B7" w:rsidP="00A154BE">
      <w:pPr>
        <w:pBdr>
          <w:top w:val="single" w:sz="4" w:space="1" w:color="auto"/>
          <w:left w:val="single" w:sz="4" w:space="4" w:color="auto"/>
          <w:bottom w:val="single" w:sz="4" w:space="1" w:color="auto"/>
          <w:right w:val="single" w:sz="4" w:space="4" w:color="auto"/>
        </w:pBdr>
        <w:ind w:firstLine="708"/>
        <w:rPr>
          <w:lang w:val="fr-FR"/>
        </w:rPr>
      </w:pPr>
      <w:r w:rsidRPr="003245B3">
        <w:rPr>
          <w:rFonts w:ascii="Consolas" w:hAnsi="Consolas" w:cs="Consolas"/>
          <w:color w:val="000000"/>
          <w:sz w:val="19"/>
          <w:szCs w:val="19"/>
          <w:highlight w:val="white"/>
          <w:lang w:val="fr-FR"/>
        </w:rPr>
        <w:t>}</w:t>
      </w:r>
    </w:p>
    <w:commentRangeEnd w:id="1335"/>
    <w:p w14:paraId="2356113F" w14:textId="0EE121F9" w:rsidR="00922395" w:rsidRPr="003245B3" w:rsidRDefault="00D328D5" w:rsidP="00D16388">
      <w:pPr>
        <w:rPr>
          <w:lang w:val="fr-FR"/>
        </w:rPr>
      </w:pPr>
      <w:r>
        <w:rPr>
          <w:rStyle w:val="Marquedecommentaire"/>
        </w:rPr>
        <w:commentReference w:id="1335"/>
      </w:r>
      <w:r w:rsidR="00922395" w:rsidRPr="003245B3">
        <w:rPr>
          <w:lang w:val="fr-FR"/>
        </w:rPr>
        <w:t xml:space="preserve">Le principe est le suivant : Une boucle est programmée pour tourner 7 fois (pour chaque jour de la semaine). Pour chaque tour (chaque jour), le programme </w:t>
      </w:r>
      <w:del w:id="1336" w:author="Francisco Garcia" w:date="2014-05-26T10:12:00Z">
        <w:r w:rsidR="00922395">
          <w:delText>test</w:delText>
        </w:r>
      </w:del>
      <w:ins w:id="1337" w:author="Francisco Garcia" w:date="2014-05-26T10:12:00Z">
        <w:r w:rsidR="00922395" w:rsidRPr="003245B3">
          <w:rPr>
            <w:lang w:val="fr-FR"/>
          </w:rPr>
          <w:t>test</w:t>
        </w:r>
        <w:r>
          <w:rPr>
            <w:lang w:val="fr-FR"/>
          </w:rPr>
          <w:t>e</w:t>
        </w:r>
      </w:ins>
      <w:r w:rsidR="00922395" w:rsidRPr="003245B3">
        <w:rPr>
          <w:lang w:val="fr-FR"/>
        </w:rPr>
        <w:t xml:space="preserve"> si le jour actuel a une valeur booléenne vraie dans le tableau </w:t>
      </w:r>
      <w:del w:id="1338" w:author="Francisco Garcia" w:date="2014-05-26T10:12:00Z">
        <w:r w:rsidR="00922395">
          <w:delText>retournée</w:delText>
        </w:r>
      </w:del>
      <w:ins w:id="1339" w:author="Francisco Garcia" w:date="2014-05-26T10:12:00Z">
        <w:r w:rsidR="00922395" w:rsidRPr="003245B3">
          <w:rPr>
            <w:lang w:val="fr-FR"/>
          </w:rPr>
          <w:t>retourné</w:t>
        </w:r>
      </w:ins>
      <w:r>
        <w:rPr>
          <w:lang w:val="fr-FR"/>
        </w:rPr>
        <w:t xml:space="preserve"> </w:t>
      </w:r>
      <w:r w:rsidR="00922395" w:rsidRPr="003245B3">
        <w:rPr>
          <w:lang w:val="fr-FR"/>
        </w:rPr>
        <w:t>par la structure DayWeek rempli à l’aide de la classe de l’événement courant.</w:t>
      </w:r>
      <w:r w:rsidR="003A2F6A" w:rsidRPr="003245B3">
        <w:rPr>
          <w:lang w:val="fr-FR"/>
        </w:rPr>
        <w:br/>
        <w:t xml:space="preserve">Si la condition est vraie, un nouvel EventAppointment peut </w:t>
      </w:r>
      <w:r w:rsidR="00352160" w:rsidRPr="003245B3">
        <w:rPr>
          <w:lang w:val="fr-FR"/>
        </w:rPr>
        <w:t>être créé,</w:t>
      </w:r>
      <w:r w:rsidR="003A2F6A" w:rsidRPr="003245B3">
        <w:rPr>
          <w:lang w:val="fr-FR"/>
        </w:rPr>
        <w:t xml:space="preserve"> rempli</w:t>
      </w:r>
      <w:r w:rsidR="00352160" w:rsidRPr="003245B3">
        <w:rPr>
          <w:lang w:val="fr-FR"/>
        </w:rPr>
        <w:t xml:space="preserve"> et ajouté à la variable globale contenant les événements du calendrier.</w:t>
      </w:r>
      <w:r w:rsidR="003A2F6A" w:rsidRPr="003245B3">
        <w:rPr>
          <w:lang w:val="fr-FR"/>
        </w:rPr>
        <w:t xml:space="preserve"> </w:t>
      </w:r>
    </w:p>
    <w:p w14:paraId="37E0666B" w14:textId="77777777" w:rsidR="000B717D" w:rsidRPr="003245B3" w:rsidRDefault="000B717D" w:rsidP="00D16388">
      <w:pPr>
        <w:pStyle w:val="Titre3"/>
        <w:rPr>
          <w:lang w:val="fr-FR"/>
        </w:rPr>
      </w:pPr>
      <w:bookmarkStart w:id="1340" w:name="_Toc262710640"/>
      <w:bookmarkStart w:id="1341" w:name="_Toc387323443"/>
      <w:r w:rsidRPr="003245B3">
        <w:rPr>
          <w:lang w:val="fr-FR"/>
        </w:rPr>
        <w:t>Sélection depuis le calendrier</w:t>
      </w:r>
      <w:bookmarkEnd w:id="1340"/>
      <w:bookmarkEnd w:id="1341"/>
    </w:p>
    <w:p w14:paraId="36C5EA1E" w14:textId="6DE10AF8" w:rsidR="004569F5" w:rsidRPr="003245B3" w:rsidRDefault="004569F5" w:rsidP="000B717D">
      <w:pPr>
        <w:rPr>
          <w:lang w:val="fr-FR"/>
        </w:rPr>
      </w:pPr>
      <w:r w:rsidRPr="003245B3">
        <w:rPr>
          <w:lang w:val="fr-FR"/>
        </w:rPr>
        <w:t xml:space="preserve">Le composant permet de faire une sélection (d’une heure à une autre heure) avec la souris. L’événement « SelectionChanged » est appelé si tel est le cas. Les informations du formulaire de création d’événement sont automatiquement </w:t>
      </w:r>
      <w:del w:id="1342" w:author="Francisco Garcia" w:date="2014-05-26T10:12:00Z">
        <w:r>
          <w:delText>mise</w:delText>
        </w:r>
      </w:del>
      <w:ins w:id="1343" w:author="Francisco Garcia" w:date="2014-05-26T10:12:00Z">
        <w:r w:rsidRPr="003245B3">
          <w:rPr>
            <w:lang w:val="fr-FR"/>
          </w:rPr>
          <w:t>mise</w:t>
        </w:r>
        <w:r w:rsidR="00D328D5">
          <w:rPr>
            <w:lang w:val="fr-FR"/>
          </w:rPr>
          <w:t>s</w:t>
        </w:r>
      </w:ins>
      <w:r w:rsidRPr="003245B3">
        <w:rPr>
          <w:lang w:val="fr-FR"/>
        </w:rPr>
        <w:t xml:space="preserve"> à jour en fonction de la sélection de l’utilisateur.</w:t>
      </w:r>
    </w:p>
    <w:p w14:paraId="61B3532B" w14:textId="77777777" w:rsidR="00D16388" w:rsidRPr="003245B3" w:rsidRDefault="00E43C51" w:rsidP="00D16388">
      <w:pPr>
        <w:pStyle w:val="Titre3"/>
        <w:rPr>
          <w:lang w:val="fr-FR"/>
        </w:rPr>
      </w:pPr>
      <w:bookmarkStart w:id="1344" w:name="_Toc262710641"/>
      <w:bookmarkStart w:id="1345" w:name="_Toc387323444"/>
      <w:r w:rsidRPr="003245B3">
        <w:rPr>
          <w:lang w:val="fr-FR"/>
        </w:rPr>
        <w:t xml:space="preserve">Création d’un </w:t>
      </w:r>
      <w:r w:rsidR="00D16388" w:rsidRPr="003245B3">
        <w:rPr>
          <w:lang w:val="fr-FR"/>
        </w:rPr>
        <w:t>événement</w:t>
      </w:r>
      <w:bookmarkEnd w:id="1344"/>
      <w:bookmarkEnd w:id="1345"/>
    </w:p>
    <w:p w14:paraId="378A8365" w14:textId="17DEA9D0" w:rsidR="0094662E" w:rsidRPr="003245B3" w:rsidRDefault="000F47B8" w:rsidP="0094662E">
      <w:pPr>
        <w:rPr>
          <w:lang w:val="fr-FR"/>
        </w:rPr>
      </w:pPr>
      <w:r w:rsidRPr="003245B3">
        <w:rPr>
          <w:lang w:val="fr-FR"/>
        </w:rPr>
        <w:t>Le formulaire de création est composé de 2 MaskedTextBox pour les champs « start time » et « duration ». Celle</w:t>
      </w:r>
      <w:ins w:id="1346" w:author="Francisco Garcia" w:date="2014-05-26T10:12:00Z">
        <w:r w:rsidR="00D328D5">
          <w:rPr>
            <w:lang w:val="fr-FR"/>
          </w:rPr>
          <w:t>-ci</w:t>
        </w:r>
      </w:ins>
      <w:r w:rsidRPr="003245B3">
        <w:rPr>
          <w:lang w:val="fr-FR"/>
        </w:rPr>
        <w:t xml:space="preserve"> permet de garantir que le format d’entrée de ces 2 </w:t>
      </w:r>
      <w:r w:rsidR="009D3789" w:rsidRPr="003245B3">
        <w:rPr>
          <w:lang w:val="fr-FR"/>
        </w:rPr>
        <w:t>propriétés</w:t>
      </w:r>
      <w:r w:rsidRPr="003245B3">
        <w:rPr>
          <w:lang w:val="fr-FR"/>
        </w:rPr>
        <w:t xml:space="preserve"> sera juste afin de créer des TimeSpan.</w:t>
      </w:r>
      <w:r w:rsidR="009A6FC5" w:rsidRPr="003245B3">
        <w:rPr>
          <w:lang w:val="fr-FR"/>
        </w:rPr>
        <w:t xml:space="preserve"> </w:t>
      </w:r>
      <w:r w:rsidR="009D3789" w:rsidRPr="003245B3">
        <w:rPr>
          <w:lang w:val="fr-FR"/>
        </w:rPr>
        <w:t xml:space="preserve">Le masque utilisé est le suivant « 00:00:00 ». </w:t>
      </w:r>
      <w:r w:rsidR="009A6FC5" w:rsidRPr="003245B3">
        <w:rPr>
          <w:lang w:val="fr-FR"/>
        </w:rPr>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14:paraId="57DF8D4F" w14:textId="77777777" w:rsidR="009A6FC5" w:rsidRPr="003245B3"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TimeSpan</w:t>
      </w:r>
      <w:r w:rsidRPr="003245B3">
        <w:rPr>
          <w:rFonts w:ascii="Consolas" w:hAnsi="Consolas" w:cs="Consolas"/>
          <w:color w:val="000000"/>
          <w:sz w:val="19"/>
          <w:szCs w:val="19"/>
          <w:highlight w:val="white"/>
          <w:lang w:val="fr-FR"/>
        </w:rPr>
        <w:t xml:space="preserve"> start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2B91AF"/>
          <w:sz w:val="19"/>
          <w:szCs w:val="19"/>
          <w:highlight w:val="white"/>
          <w:lang w:val="fr-FR"/>
        </w:rPr>
        <w:t>TimeSpan</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w:t>
      </w:r>
    </w:p>
    <w:p w14:paraId="363D04D0" w14:textId="77777777" w:rsidR="009A6FC5" w:rsidRPr="003245B3"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TimeSpan</w:t>
      </w:r>
      <w:r w:rsidRPr="003245B3">
        <w:rPr>
          <w:rFonts w:ascii="Consolas" w:hAnsi="Consolas" w:cs="Consolas"/>
          <w:color w:val="000000"/>
          <w:sz w:val="19"/>
          <w:szCs w:val="19"/>
          <w:highlight w:val="white"/>
          <w:lang w:val="fr-FR"/>
        </w:rPr>
        <w:t>.TryParse</w:t>
      </w:r>
      <w:proofErr w:type="gramEnd"/>
      <w:r w:rsidRPr="003245B3">
        <w:rPr>
          <w:rFonts w:ascii="Consolas" w:hAnsi="Consolas" w:cs="Consolas"/>
          <w:color w:val="000000"/>
          <w:sz w:val="19"/>
          <w:szCs w:val="19"/>
          <w:highlight w:val="white"/>
          <w:lang w:val="fr-FR"/>
        </w:rPr>
        <w:t xml:space="preserve">(mtbStartTime.Text, </w:t>
      </w:r>
      <w:r w:rsidRPr="003245B3">
        <w:rPr>
          <w:rFonts w:ascii="Consolas" w:hAnsi="Consolas" w:cs="Consolas"/>
          <w:color w:val="0000FF"/>
          <w:sz w:val="19"/>
          <w:szCs w:val="19"/>
          <w:highlight w:val="white"/>
          <w:lang w:val="fr-FR"/>
        </w:rPr>
        <w:t>out</w:t>
      </w:r>
      <w:r w:rsidRPr="003245B3">
        <w:rPr>
          <w:rFonts w:ascii="Consolas" w:hAnsi="Consolas" w:cs="Consolas"/>
          <w:color w:val="000000"/>
          <w:sz w:val="19"/>
          <w:szCs w:val="19"/>
          <w:highlight w:val="white"/>
          <w:lang w:val="fr-FR"/>
        </w:rPr>
        <w:t xml:space="preserve"> start))</w:t>
      </w:r>
    </w:p>
    <w:p w14:paraId="5DEE75BB" w14:textId="77777777" w:rsidR="009A6FC5" w:rsidRPr="003245B3"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20275C6E" w14:textId="77777777" w:rsidR="009A6FC5" w:rsidRPr="003245B3"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proofErr w:type="gramStart"/>
      <w:r w:rsidRPr="003245B3">
        <w:rPr>
          <w:rFonts w:ascii="Consolas" w:hAnsi="Consolas" w:cs="Consolas"/>
          <w:color w:val="2B91AF"/>
          <w:sz w:val="19"/>
          <w:szCs w:val="19"/>
          <w:highlight w:val="white"/>
          <w:lang w:val="fr-FR"/>
        </w:rPr>
        <w:t>MessageBox</w:t>
      </w:r>
      <w:r w:rsidRPr="003245B3">
        <w:rPr>
          <w:rFonts w:ascii="Consolas" w:hAnsi="Consolas" w:cs="Consolas"/>
          <w:color w:val="000000"/>
          <w:sz w:val="19"/>
          <w:szCs w:val="19"/>
          <w:highlight w:val="white"/>
          <w:lang w:val="fr-FR"/>
        </w:rPr>
        <w:t>.Show(</w:t>
      </w:r>
      <w:proofErr w:type="gramEnd"/>
      <w:r w:rsidRPr="003245B3">
        <w:rPr>
          <w:rFonts w:ascii="Consolas" w:hAnsi="Consolas" w:cs="Consolas"/>
          <w:color w:val="A31515"/>
          <w:sz w:val="19"/>
          <w:szCs w:val="19"/>
          <w:highlight w:val="white"/>
          <w:lang w:val="fr-FR"/>
        </w:rPr>
        <w:t>"Start time format is not correct."</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"Error"</w:t>
      </w:r>
      <w:r w:rsidRPr="003245B3">
        <w:rPr>
          <w:rFonts w:ascii="Consolas" w:hAnsi="Consolas" w:cs="Consolas"/>
          <w:color w:val="000000"/>
          <w:sz w:val="19"/>
          <w:szCs w:val="19"/>
          <w:highlight w:val="white"/>
          <w:lang w:val="fr-FR"/>
        </w:rPr>
        <w:t>);</w:t>
      </w:r>
    </w:p>
    <w:p w14:paraId="2111A51B" w14:textId="77777777" w:rsidR="009A6FC5" w:rsidRPr="003245B3"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return</w:t>
      </w:r>
      <w:proofErr w:type="gramEnd"/>
      <w:r w:rsidRPr="003245B3">
        <w:rPr>
          <w:rFonts w:ascii="Consolas" w:hAnsi="Consolas" w:cs="Consolas"/>
          <w:color w:val="000000"/>
          <w:sz w:val="19"/>
          <w:szCs w:val="19"/>
          <w:highlight w:val="white"/>
          <w:lang w:val="fr-FR"/>
        </w:rPr>
        <w:t>;</w:t>
      </w:r>
    </w:p>
    <w:p w14:paraId="3CF7B8AD" w14:textId="77777777" w:rsidR="009A6FC5" w:rsidRPr="003245B3" w:rsidRDefault="009A6FC5" w:rsidP="009A6FC5">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p>
    <w:p w14:paraId="0674A3B6" w14:textId="77777777" w:rsidR="00A43832" w:rsidRPr="003245B3" w:rsidRDefault="00A43832" w:rsidP="00A43832">
      <w:pPr>
        <w:pStyle w:val="Lgende"/>
        <w:jc w:val="center"/>
        <w:rPr>
          <w:lang w:val="fr-FR"/>
        </w:rPr>
      </w:pPr>
      <w:r w:rsidRPr="003245B3">
        <w:rPr>
          <w:lang w:val="fr-FR"/>
        </w:rPr>
        <w:t>AdminView.cs</w:t>
      </w:r>
    </w:p>
    <w:p w14:paraId="43B92EF2" w14:textId="77777777" w:rsidR="003B225D" w:rsidRPr="003245B3" w:rsidRDefault="003B225D" w:rsidP="00D16388">
      <w:pPr>
        <w:rPr>
          <w:lang w:val="fr-FR"/>
        </w:rPr>
      </w:pPr>
      <w:r w:rsidRPr="003245B3">
        <w:rPr>
          <w:lang w:val="fr-FR"/>
        </w:rPr>
        <w:t>Si le test passe, la méthode remplira la variable « start » avec les valeurs du MaskedTextBox.</w:t>
      </w:r>
    </w:p>
    <w:p w14:paraId="324ACBBD" w14:textId="77777777" w:rsidR="00E310F2" w:rsidRPr="003245B3" w:rsidRDefault="00E310F2" w:rsidP="00D16388">
      <w:pPr>
        <w:rPr>
          <w:lang w:val="fr-FR"/>
        </w:rPr>
      </w:pPr>
      <w:r w:rsidRPr="003245B3">
        <w:rPr>
          <w:lang w:val="fr-FR"/>
        </w:rPr>
        <w:t>Une durée minimum de 1 minute est exigée pour un événement.</w:t>
      </w:r>
      <w:r w:rsidR="00E83C17" w:rsidRPr="003245B3">
        <w:rPr>
          <w:lang w:val="fr-FR"/>
        </w:rPr>
        <w:t xml:space="preserve"> Aussi, le nom de l’événement doit être unique.</w:t>
      </w:r>
    </w:p>
    <w:p w14:paraId="7A76D29F" w14:textId="4F5B28E0" w:rsidR="008A0883" w:rsidRPr="003245B3" w:rsidRDefault="008A0883" w:rsidP="00D16388">
      <w:pPr>
        <w:rPr>
          <w:lang w:val="fr-FR"/>
        </w:rPr>
      </w:pPr>
      <w:r w:rsidRPr="003245B3">
        <w:rPr>
          <w:lang w:val="fr-FR"/>
        </w:rPr>
        <w:lastRenderedPageBreak/>
        <w:t xml:space="preserve">La génération de la valeur « repeat » s’effectue en fonction des cases cochées (jours de la semaine) par l’utilisateur. La méthode « GetRepeatValue » présente dans la vue va calculer et retourner la valeur. L’enum DayValue </w:t>
      </w:r>
      <w:del w:id="1347" w:author="Francisco Garcia" w:date="2014-05-26T10:12:00Z">
        <w:r>
          <w:delText>fourni</w:delText>
        </w:r>
      </w:del>
      <w:ins w:id="1348" w:author="Francisco Garcia" w:date="2014-05-26T10:12:00Z">
        <w:r w:rsidRPr="003245B3">
          <w:rPr>
            <w:lang w:val="fr-FR"/>
          </w:rPr>
          <w:t>fourni</w:t>
        </w:r>
        <w:r w:rsidR="00D328D5">
          <w:rPr>
            <w:lang w:val="fr-FR"/>
          </w:rPr>
          <w:t>t</w:t>
        </w:r>
      </w:ins>
      <w:r w:rsidRPr="003245B3">
        <w:rPr>
          <w:lang w:val="fr-FR"/>
        </w:rPr>
        <w:t xml:space="preserve"> les valeurs de chaque jours (défini</w:t>
      </w:r>
      <w:r w:rsidR="00FA01A9" w:rsidRPr="003245B3">
        <w:rPr>
          <w:lang w:val="fr-FR"/>
        </w:rPr>
        <w:t>es</w:t>
      </w:r>
      <w:r w:rsidRPr="003245B3">
        <w:rPr>
          <w:lang w:val="fr-FR"/>
        </w:rPr>
        <w:t xml:space="preserve"> par ShoutCAST et </w:t>
      </w:r>
      <w:del w:id="1349" w:author="Francisco Garcia" w:date="2014-05-26T10:12:00Z">
        <w:r>
          <w:delText>défini</w:delText>
        </w:r>
      </w:del>
      <w:ins w:id="1350" w:author="Francisco Garcia" w:date="2014-05-26T10:12:00Z">
        <w:r w:rsidRPr="003245B3">
          <w:rPr>
            <w:lang w:val="fr-FR"/>
          </w:rPr>
          <w:t>défini</w:t>
        </w:r>
        <w:r w:rsidR="00D328D5">
          <w:rPr>
            <w:lang w:val="fr-FR"/>
          </w:rPr>
          <w:t>t</w:t>
        </w:r>
      </w:ins>
      <w:r w:rsidRPr="003245B3">
        <w:rPr>
          <w:lang w:val="fr-FR"/>
        </w:rPr>
        <w:t xml:space="preserve"> </w:t>
      </w:r>
      <w:hyperlink w:anchor="_Génération_de_configuration_1" w:history="1">
        <w:r w:rsidRPr="003245B3">
          <w:rPr>
            <w:rStyle w:val="Lienhypertexte"/>
            <w:lang w:val="fr-FR"/>
          </w:rPr>
          <w:t>précédemment</w:t>
        </w:r>
      </w:hyperlink>
      <w:r w:rsidR="000D0BD5" w:rsidRPr="003245B3">
        <w:rPr>
          <w:lang w:val="fr-FR"/>
        </w:rPr>
        <w:t>) :</w:t>
      </w:r>
    </w:p>
    <w:p w14:paraId="3B7B0A1C" w14:textId="77777777" w:rsidR="000D0BD5" w:rsidRPr="003245B3"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int</w:t>
      </w:r>
      <w:proofErr w:type="gramEnd"/>
      <w:r w:rsidRPr="003245B3">
        <w:rPr>
          <w:rFonts w:ascii="Consolas" w:hAnsi="Consolas" w:cs="Consolas"/>
          <w:color w:val="000000"/>
          <w:sz w:val="19"/>
          <w:szCs w:val="19"/>
          <w:highlight w:val="white"/>
          <w:lang w:val="fr-FR"/>
        </w:rPr>
        <w:t xml:space="preserve"> repeat = 0;</w:t>
      </w:r>
    </w:p>
    <w:p w14:paraId="7A3FA0D2" w14:textId="77777777" w:rsidR="000D0BD5" w:rsidRPr="003245B3" w:rsidRDefault="000D0BD5" w:rsidP="000D0BD5">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repeat += (ckbMonday.Checked) ? (</w:t>
      </w:r>
      <w:r w:rsidRPr="003245B3">
        <w:rPr>
          <w:rFonts w:ascii="Consolas" w:hAnsi="Consolas" w:cs="Consolas"/>
          <w:color w:val="0000FF"/>
          <w:sz w:val="19"/>
          <w:szCs w:val="19"/>
          <w:highlight w:val="white"/>
          <w:lang w:val="fr-FR"/>
        </w:rPr>
        <w:t>int</w:t>
      </w:r>
      <w:proofErr w:type="gramStart"/>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DayValue</w:t>
      </w:r>
      <w:r w:rsidRPr="003245B3">
        <w:rPr>
          <w:rFonts w:ascii="Consolas" w:hAnsi="Consolas" w:cs="Consolas"/>
          <w:color w:val="000000"/>
          <w:sz w:val="19"/>
          <w:szCs w:val="19"/>
          <w:highlight w:val="white"/>
          <w:lang w:val="fr-FR"/>
        </w:rPr>
        <w:t>.Monday</w:t>
      </w:r>
      <w:proofErr w:type="gramEnd"/>
      <w:r w:rsidRPr="003245B3">
        <w:rPr>
          <w:rFonts w:ascii="Consolas" w:hAnsi="Consolas" w:cs="Consolas"/>
          <w:color w:val="000000"/>
          <w:sz w:val="19"/>
          <w:szCs w:val="19"/>
          <w:highlight w:val="white"/>
          <w:lang w:val="fr-FR"/>
        </w:rPr>
        <w:t xml:space="preserve"> : 0;</w:t>
      </w:r>
    </w:p>
    <w:p w14:paraId="76099185" w14:textId="77777777" w:rsidR="000D0BD5" w:rsidRPr="003245B3" w:rsidRDefault="000D0BD5" w:rsidP="00D16388">
      <w:pPr>
        <w:rPr>
          <w:lang w:val="fr-FR"/>
        </w:rPr>
      </w:pPr>
      <w:r w:rsidRPr="003245B3">
        <w:rPr>
          <w:lang w:val="fr-FR"/>
        </w:rPr>
        <w:t>Et ainsi de suite pour chaque jour.</w:t>
      </w:r>
      <w:r w:rsidR="00AF7321" w:rsidRPr="003245B3">
        <w:rPr>
          <w:lang w:val="fr-FR"/>
        </w:rPr>
        <w:t xml:space="preserve"> Si la valeur retournée est 0, c’est que l’utilisateur n’a </w:t>
      </w:r>
      <w:r w:rsidR="00E832A2" w:rsidRPr="003245B3">
        <w:rPr>
          <w:lang w:val="fr-FR"/>
        </w:rPr>
        <w:t>sélectionné</w:t>
      </w:r>
      <w:r w:rsidR="00AF7321" w:rsidRPr="003245B3">
        <w:rPr>
          <w:lang w:val="fr-FR"/>
        </w:rPr>
        <w:t xml:space="preserve"> aucun jour. Un message d’erreur apparaît.</w:t>
      </w:r>
      <w:r w:rsidR="00FA1F6A" w:rsidRPr="003245B3">
        <w:rPr>
          <w:lang w:val="fr-FR"/>
        </w:rPr>
        <w:t xml:space="preserve"> La valeur « loopatend » est toujours vraie.</w:t>
      </w:r>
    </w:p>
    <w:p w14:paraId="6820979F" w14:textId="7898C5C4" w:rsidR="00AF7321" w:rsidRPr="003245B3" w:rsidRDefault="00AF7321" w:rsidP="00D16388">
      <w:pPr>
        <w:rPr>
          <w:lang w:val="fr-FR"/>
        </w:rPr>
      </w:pPr>
      <w:r w:rsidRPr="003245B3">
        <w:rPr>
          <w:lang w:val="fr-FR"/>
        </w:rPr>
        <w:t>Ensuite, l’ajout</w:t>
      </w:r>
      <w:r w:rsidR="00FA01A9" w:rsidRPr="003245B3">
        <w:rPr>
          <w:lang w:val="fr-FR"/>
        </w:rPr>
        <w:t xml:space="preserve"> à la base de données et au modèle s’effectue de la même façon que pour les </w:t>
      </w:r>
      <w:del w:id="1351" w:author="Francisco Garcia" w:date="2014-05-26T10:12:00Z">
        <w:r w:rsidR="00FA01A9">
          <w:delText>autre</w:delText>
        </w:r>
      </w:del>
      <w:ins w:id="1352" w:author="Francisco Garcia" w:date="2014-05-26T10:12:00Z">
        <w:r w:rsidR="00FA01A9" w:rsidRPr="003245B3">
          <w:rPr>
            <w:lang w:val="fr-FR"/>
          </w:rPr>
          <w:t>autre</w:t>
        </w:r>
        <w:r w:rsidR="00D328D5">
          <w:rPr>
            <w:lang w:val="fr-FR"/>
          </w:rPr>
          <w:t>s</w:t>
        </w:r>
      </w:ins>
      <w:r w:rsidR="00FA01A9" w:rsidRPr="003245B3">
        <w:rPr>
          <w:lang w:val="fr-FR"/>
        </w:rPr>
        <w:t xml:space="preserve"> éléments du logiciel (ajout à la bdd, récupération du nouvel identifiant, ajout à l’objet puis ajout au </w:t>
      </w:r>
      <w:ins w:id="1353" w:author="Francisco Garcia" w:date="2014-05-26T10:12:00Z">
        <w:r w:rsidR="00D328D5">
          <w:rPr>
            <w:lang w:val="fr-FR"/>
          </w:rPr>
          <w:t>« </w:t>
        </w:r>
      </w:ins>
      <w:r w:rsidR="00FA01A9" w:rsidRPr="003245B3">
        <w:rPr>
          <w:lang w:val="fr-FR"/>
        </w:rPr>
        <w:t>modèle</w:t>
      </w:r>
      <w:del w:id="1354" w:author="Francisco Garcia" w:date="2014-05-26T10:12:00Z">
        <w:r w:rsidR="00FA01A9">
          <w:delText>.</w:delText>
        </w:r>
      </w:del>
      <w:ins w:id="1355" w:author="Francisco Garcia" w:date="2014-05-26T10:12:00Z">
        <w:r w:rsidR="00D328D5">
          <w:rPr>
            <w:lang w:val="fr-FR"/>
          </w:rPr>
          <w:t> »</w:t>
        </w:r>
        <w:r w:rsidR="00FA01A9" w:rsidRPr="003245B3">
          <w:rPr>
            <w:lang w:val="fr-FR"/>
          </w:rPr>
          <w:t>.</w:t>
        </w:r>
      </w:ins>
      <w:r w:rsidR="00FA01A9" w:rsidRPr="003245B3">
        <w:rPr>
          <w:lang w:val="fr-FR"/>
        </w:rPr>
        <w:t xml:space="preserve"> Pour finir, UpdateObservers pour mettre à jour les </w:t>
      </w:r>
      <w:ins w:id="1356" w:author="Francisco Garcia" w:date="2014-05-26T10:12:00Z">
        <w:r w:rsidR="00D328D5">
          <w:rPr>
            <w:lang w:val="fr-FR"/>
          </w:rPr>
          <w:t>« </w:t>
        </w:r>
      </w:ins>
      <w:r w:rsidR="00FA01A9" w:rsidRPr="003245B3">
        <w:rPr>
          <w:lang w:val="fr-FR"/>
        </w:rPr>
        <w:t>vues</w:t>
      </w:r>
      <w:del w:id="1357" w:author="Francisco Garcia" w:date="2014-05-26T10:12:00Z">
        <w:r w:rsidR="00FA01A9">
          <w:delText>.</w:delText>
        </w:r>
      </w:del>
      <w:ins w:id="1358" w:author="Francisco Garcia" w:date="2014-05-26T10:12:00Z">
        <w:r w:rsidR="00D328D5">
          <w:rPr>
            <w:lang w:val="fr-FR"/>
          </w:rPr>
          <w:t> »</w:t>
        </w:r>
        <w:r w:rsidR="00FA01A9" w:rsidRPr="003245B3">
          <w:rPr>
            <w:lang w:val="fr-FR"/>
          </w:rPr>
          <w:t>.</w:t>
        </w:r>
      </w:ins>
      <w:r w:rsidR="00FD1703" w:rsidRPr="003245B3">
        <w:rPr>
          <w:lang w:val="fr-FR"/>
        </w:rPr>
        <w:t xml:space="preserve"> La méthode </w:t>
      </w:r>
      <w:ins w:id="1359" w:author="Francisco Garcia" w:date="2014-05-26T10:12:00Z">
        <w:r w:rsidR="00D328D5">
          <w:rPr>
            <w:lang w:val="fr-FR"/>
          </w:rPr>
          <w:t>« </w:t>
        </w:r>
      </w:ins>
      <w:r w:rsidR="00FD1703" w:rsidRPr="003245B3">
        <w:rPr>
          <w:lang w:val="fr-FR"/>
        </w:rPr>
        <w:t>GenerateConfigFile</w:t>
      </w:r>
      <w:ins w:id="1360" w:author="Francisco Garcia" w:date="2014-05-26T10:12:00Z">
        <w:r w:rsidR="00D328D5">
          <w:rPr>
            <w:lang w:val="fr-FR"/>
          </w:rPr>
          <w:t> »</w:t>
        </w:r>
      </w:ins>
      <w:r w:rsidR="00FD1703" w:rsidRPr="003245B3">
        <w:rPr>
          <w:lang w:val="fr-FR"/>
        </w:rPr>
        <w:t xml:space="preserve"> est aussi </w:t>
      </w:r>
      <w:r w:rsidR="001269ED" w:rsidRPr="003245B3">
        <w:rPr>
          <w:lang w:val="fr-FR"/>
        </w:rPr>
        <w:t>appelée</w:t>
      </w:r>
      <w:r w:rsidR="00FD1703" w:rsidRPr="003245B3">
        <w:rPr>
          <w:lang w:val="fr-FR"/>
        </w:rPr>
        <w:t xml:space="preserve"> pour mettre à jour le fichier XML du calendrier avec les nouvelles valeurs.</w:t>
      </w:r>
    </w:p>
    <w:p w14:paraId="456595CA" w14:textId="77777777" w:rsidR="00E43C51" w:rsidRPr="003245B3" w:rsidRDefault="00E43C51" w:rsidP="00D16388">
      <w:pPr>
        <w:pStyle w:val="Titre3"/>
        <w:rPr>
          <w:lang w:val="fr-FR"/>
        </w:rPr>
      </w:pPr>
      <w:bookmarkStart w:id="1361" w:name="_Toc262710642"/>
      <w:bookmarkStart w:id="1362" w:name="_Toc387323445"/>
      <w:r w:rsidRPr="003245B3">
        <w:rPr>
          <w:lang w:val="fr-FR"/>
        </w:rPr>
        <w:t>Modification d’un événement</w:t>
      </w:r>
      <w:bookmarkEnd w:id="1361"/>
      <w:bookmarkEnd w:id="1362"/>
    </w:p>
    <w:p w14:paraId="653036DB" w14:textId="38913102" w:rsidR="00FF4CDF" w:rsidRPr="003245B3" w:rsidRDefault="00362282" w:rsidP="00FF4CDF">
      <w:pPr>
        <w:rPr>
          <w:lang w:val="fr-FR"/>
        </w:rPr>
      </w:pPr>
      <w:r w:rsidRPr="003245B3">
        <w:rPr>
          <w:lang w:val="fr-FR"/>
        </w:rPr>
        <w:t>Le composant Calendar permet de manipuler ses éléments avec la souris afin de les déplacer ou modifier leur longueur.</w:t>
      </w:r>
      <w:r w:rsidR="00551151" w:rsidRPr="003245B3">
        <w:rPr>
          <w:lang w:val="fr-FR"/>
        </w:rPr>
        <w:t xml:space="preserve"> Pour le moment, seule la modification de la longueur, le commencement et les jours d’un événement sont </w:t>
      </w:r>
      <w:commentRangeStart w:id="1363"/>
      <w:r w:rsidR="00551151" w:rsidRPr="003245B3">
        <w:rPr>
          <w:lang w:val="fr-FR"/>
        </w:rPr>
        <w:t xml:space="preserve">modifiables (voir le </w:t>
      </w:r>
      <w:hyperlink w:anchor="_Modification_d’un_événement" w:history="1">
        <w:r w:rsidR="00551151" w:rsidRPr="003245B3">
          <w:rPr>
            <w:rStyle w:val="Lienhypertexte"/>
            <w:lang w:val="fr-FR"/>
          </w:rPr>
          <w:t>chapitre fonctionnel</w:t>
        </w:r>
      </w:hyperlink>
      <w:commentRangeEnd w:id="1363"/>
      <w:del w:id="1364" w:author="Francisco Garcia" w:date="2014-05-26T10:12:00Z">
        <w:r w:rsidR="00551151">
          <w:delText>).</w:delText>
        </w:r>
      </w:del>
      <w:ins w:id="1365" w:author="Francisco Garcia" w:date="2014-05-26T10:12:00Z">
        <w:r w:rsidR="00D328D5">
          <w:rPr>
            <w:rStyle w:val="Marquedecommentaire"/>
          </w:rPr>
          <w:commentReference w:id="1363"/>
        </w:r>
        <w:r w:rsidR="00551151" w:rsidRPr="003245B3">
          <w:rPr>
            <w:lang w:val="fr-FR"/>
          </w:rPr>
          <w:t>).</w:t>
        </w:r>
      </w:ins>
      <w:r w:rsidR="007021FB" w:rsidRPr="003245B3">
        <w:rPr>
          <w:lang w:val="fr-FR"/>
        </w:rPr>
        <w:t xml:space="preserve"> Les règles qui y sont décrites ont été </w:t>
      </w:r>
      <w:del w:id="1366" w:author="Francisco Garcia" w:date="2014-05-26T10:12:00Z">
        <w:r w:rsidR="007021FB">
          <w:delText>faite</w:delText>
        </w:r>
      </w:del>
      <w:ins w:id="1367" w:author="Francisco Garcia" w:date="2014-05-26T10:12:00Z">
        <w:r w:rsidR="007021FB" w:rsidRPr="003245B3">
          <w:rPr>
            <w:lang w:val="fr-FR"/>
          </w:rPr>
          <w:t>faite</w:t>
        </w:r>
        <w:r w:rsidR="00D328D5">
          <w:rPr>
            <w:lang w:val="fr-FR"/>
          </w:rPr>
          <w:t>s</w:t>
        </w:r>
      </w:ins>
      <w:r w:rsidR="007021FB" w:rsidRPr="003245B3">
        <w:rPr>
          <w:lang w:val="fr-FR"/>
        </w:rPr>
        <w:t xml:space="preserve"> pour correspondre le mieux possible avec le système de calendrier de ShoutCAST.</w:t>
      </w:r>
    </w:p>
    <w:p w14:paraId="05B54C8C" w14:textId="77777777" w:rsidR="00173771" w:rsidRPr="003245B3" w:rsidRDefault="007021FB" w:rsidP="00173771">
      <w:pPr>
        <w:rPr>
          <w:lang w:val="fr-FR"/>
        </w:rPr>
      </w:pPr>
      <w:r w:rsidRPr="003245B3">
        <w:rPr>
          <w:lang w:val="fr-FR"/>
        </w:rPr>
        <w:t>Lorsque l’utilisateur déplace un élément de l’événement et le change de jour</w:t>
      </w:r>
      <w:r w:rsidR="00173771" w:rsidRPr="003245B3">
        <w:rPr>
          <w:lang w:val="fr-FR"/>
        </w:rPr>
        <w:t>, l’événement « MouseUp » du composant est appelé. En premier temps, il est testé s’il y a bien un élément (EventAppointment) sélectionné dans le composant. Puis, le traitement suivant est appliqué :</w:t>
      </w:r>
    </w:p>
    <w:p w14:paraId="17465A4C" w14:textId="77777777" w:rsidR="00173771" w:rsidRPr="003245B3" w:rsidRDefault="00173771" w:rsidP="00173771">
      <w:pPr>
        <w:keepNext/>
        <w:jc w:val="center"/>
        <w:rPr>
          <w:lang w:val="fr-FR"/>
        </w:rPr>
      </w:pPr>
      <w:r w:rsidRPr="003245B3">
        <w:rPr>
          <w:rFonts w:ascii="Consolas" w:hAnsi="Consolas" w:cs="Consolas"/>
          <w:noProof/>
          <w:color w:val="000000"/>
          <w:sz w:val="19"/>
          <w:szCs w:val="19"/>
          <w:lang w:eastAsia="fr-CH"/>
        </w:rPr>
        <w:lastRenderedPageBreak/>
        <w:drawing>
          <wp:inline distT="0" distB="0" distL="0" distR="0" wp14:anchorId="3DC5A25F" wp14:editId="61F2E110">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70">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14:paraId="0102DB5F" w14:textId="77777777" w:rsidR="00173771" w:rsidRPr="003245B3" w:rsidRDefault="00173771" w:rsidP="00173771">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39</w:t>
      </w:r>
      <w:r w:rsidR="00A30F7C" w:rsidRPr="003245B3">
        <w:rPr>
          <w:noProof/>
          <w:lang w:val="fr-FR"/>
        </w:rPr>
        <w:fldChar w:fldCharType="end"/>
      </w:r>
      <w:r w:rsidRPr="003245B3">
        <w:rPr>
          <w:lang w:val="fr-FR"/>
        </w:rPr>
        <w:t xml:space="preserve"> - Modification d'un événement</w:t>
      </w:r>
    </w:p>
    <w:p w14:paraId="65A6831B" w14:textId="3511EEB2" w:rsidR="002110FE" w:rsidRPr="003245B3" w:rsidRDefault="002110FE" w:rsidP="00173771">
      <w:pPr>
        <w:rPr>
          <w:lang w:val="fr-FR"/>
        </w:rPr>
      </w:pPr>
      <w:r w:rsidRPr="003245B3">
        <w:rPr>
          <w:lang w:val="fr-FR"/>
        </w:rPr>
        <w:t>La méthode « CheckMovePossible » vérifie qu’il n’y a pas déjà un EventAppointment du même événement dans le jour où l’élément a été déplacé.</w:t>
      </w:r>
      <w:r w:rsidR="000F601D" w:rsidRPr="003245B3">
        <w:rPr>
          <w:lang w:val="fr-FR"/>
        </w:rPr>
        <w:t xml:space="preserve"> Pour se faire, tous les éléments (EventAppointment) du composant sont </w:t>
      </w:r>
      <w:del w:id="1368" w:author="Francisco Garcia" w:date="2014-05-26T10:12:00Z">
        <w:r w:rsidR="000F601D">
          <w:delText>vérifié</w:delText>
        </w:r>
      </w:del>
      <w:ins w:id="1369" w:author="Francisco Garcia" w:date="2014-05-26T10:12:00Z">
        <w:r w:rsidR="000F601D" w:rsidRPr="003245B3">
          <w:rPr>
            <w:lang w:val="fr-FR"/>
          </w:rPr>
          <w:t>vérifié</w:t>
        </w:r>
        <w:r w:rsidR="00D328D5">
          <w:rPr>
            <w:lang w:val="fr-FR"/>
          </w:rPr>
          <w:t>s</w:t>
        </w:r>
      </w:ins>
      <w:r w:rsidR="000F601D" w:rsidRPr="003245B3">
        <w:rPr>
          <w:lang w:val="fr-FR"/>
        </w:rPr>
        <w:t xml:space="preserve"> un par un. Si un d’entre eux à la même date de début (propriété DayOfWeek de celle-ci) et le même identifiant d’événement (stocké dans l’objet CalendarEvent de l’élément), le mouvement sera alors impossible.</w:t>
      </w:r>
    </w:p>
    <w:p w14:paraId="40009A78" w14:textId="77777777" w:rsidR="00173771" w:rsidRPr="003245B3" w:rsidRDefault="00173771" w:rsidP="00173771">
      <w:pPr>
        <w:rPr>
          <w:lang w:val="fr-FR"/>
        </w:rPr>
      </w:pPr>
      <w:r w:rsidRPr="003245B3">
        <w:rPr>
          <w:lang w:val="fr-FR"/>
        </w:rPr>
        <w:t>Concernant la mise à jour de la valeur « repeat », elle est recalculée par rapport à l’emplacement des différents éléments d’un événement dans le composant. Pour se faire, plusieurs étapes sont exécutées :</w:t>
      </w:r>
    </w:p>
    <w:p w14:paraId="7232D5F7" w14:textId="500CF3D4" w:rsidR="00173771" w:rsidRPr="003245B3" w:rsidRDefault="00173771" w:rsidP="00173771">
      <w:pPr>
        <w:pStyle w:val="Paragraphedeliste"/>
        <w:numPr>
          <w:ilvl w:val="0"/>
          <w:numId w:val="20"/>
        </w:numPr>
        <w:rPr>
          <w:lang w:val="fr-FR"/>
        </w:rPr>
      </w:pPr>
      <w:r w:rsidRPr="003245B3">
        <w:rPr>
          <w:lang w:val="fr-FR"/>
        </w:rPr>
        <w:t xml:space="preserve">Récupération de tous les éléments (EventAppointment) du composant qui sont </w:t>
      </w:r>
      <w:del w:id="1370" w:author="Francisco Garcia" w:date="2014-05-26T10:12:00Z">
        <w:r>
          <w:delText>concernée</w:delText>
        </w:r>
      </w:del>
      <w:ins w:id="1371" w:author="Francisco Garcia" w:date="2014-05-26T10:12:00Z">
        <w:r w:rsidRPr="003245B3">
          <w:rPr>
            <w:lang w:val="fr-FR"/>
          </w:rPr>
          <w:t>concerné</w:t>
        </w:r>
        <w:r w:rsidR="00D328D5">
          <w:rPr>
            <w:lang w:val="fr-FR"/>
          </w:rPr>
          <w:t>s</w:t>
        </w:r>
      </w:ins>
      <w:r w:rsidRPr="003245B3">
        <w:rPr>
          <w:lang w:val="fr-FR"/>
        </w:rPr>
        <w:t xml:space="preserve"> par l’événement en question (l’événement déplacé). C’est la méthode « GetAllRelatedApppointment » de la </w:t>
      </w:r>
      <w:ins w:id="1372" w:author="Francisco Garcia" w:date="2014-05-26T10:12:00Z">
        <w:r w:rsidR="00D328D5">
          <w:rPr>
            <w:lang w:val="fr-FR"/>
          </w:rPr>
          <w:t>« </w:t>
        </w:r>
      </w:ins>
      <w:r w:rsidRPr="003245B3">
        <w:rPr>
          <w:lang w:val="fr-FR"/>
        </w:rPr>
        <w:t>vue</w:t>
      </w:r>
      <w:ins w:id="1373" w:author="Francisco Garcia" w:date="2014-05-26T10:12:00Z">
        <w:r w:rsidR="00D328D5">
          <w:rPr>
            <w:lang w:val="fr-FR"/>
          </w:rPr>
          <w:t> »</w:t>
        </w:r>
      </w:ins>
      <w:r w:rsidRPr="003245B3">
        <w:rPr>
          <w:lang w:val="fr-FR"/>
        </w:rPr>
        <w:t xml:space="preserve"> qui va rechercher dans la liste </w:t>
      </w:r>
      <w:del w:id="1374" w:author="Francisco Garcia" w:date="2014-05-26T10:12:00Z">
        <w:r>
          <w:delText>d’EventAppointment</w:delText>
        </w:r>
      </w:del>
      <w:ins w:id="1375" w:author="Francisco Garcia" w:date="2014-05-26T10:12:00Z">
        <w:r w:rsidRPr="003245B3">
          <w:rPr>
            <w:lang w:val="fr-FR"/>
          </w:rPr>
          <w:t>d’</w:t>
        </w:r>
        <w:r w:rsidR="00D328D5">
          <w:rPr>
            <w:lang w:val="fr-FR"/>
          </w:rPr>
          <w:t> « </w:t>
        </w:r>
        <w:r w:rsidRPr="003245B3">
          <w:rPr>
            <w:lang w:val="fr-FR"/>
          </w:rPr>
          <w:t>EventAppointment</w:t>
        </w:r>
        <w:r w:rsidR="00D328D5">
          <w:rPr>
            <w:lang w:val="fr-FR"/>
          </w:rPr>
          <w:t> »</w:t>
        </w:r>
      </w:ins>
      <w:r w:rsidRPr="003245B3">
        <w:rPr>
          <w:lang w:val="fr-FR"/>
        </w:rPr>
        <w:t xml:space="preserve"> utilisée par le composant.</w:t>
      </w:r>
    </w:p>
    <w:p w14:paraId="234765E9" w14:textId="1BF2E841" w:rsidR="00173771" w:rsidRPr="003245B3" w:rsidRDefault="00173771" w:rsidP="00173771">
      <w:pPr>
        <w:pStyle w:val="Paragraphedeliste"/>
        <w:numPr>
          <w:ilvl w:val="0"/>
          <w:numId w:val="20"/>
        </w:numPr>
        <w:rPr>
          <w:lang w:val="fr-FR"/>
        </w:rPr>
      </w:pPr>
      <w:r w:rsidRPr="003245B3">
        <w:rPr>
          <w:lang w:val="fr-FR"/>
        </w:rPr>
        <w:t>Ensuite, la méthode « GetRepea</w:t>
      </w:r>
      <w:r w:rsidR="00D328D5">
        <w:rPr>
          <w:lang w:val="fr-FR"/>
        </w:rPr>
        <w:t>tValueFromAppointment</w:t>
      </w:r>
      <w:ins w:id="1376" w:author="Francisco Garcia" w:date="2014-05-26T10:12:00Z">
        <w:r w:rsidR="00D328D5">
          <w:rPr>
            <w:lang w:val="fr-FR"/>
          </w:rPr>
          <w:t> »</w:t>
        </w:r>
      </w:ins>
      <w:r w:rsidR="00D328D5">
        <w:rPr>
          <w:lang w:val="fr-FR"/>
        </w:rPr>
        <w:t xml:space="preserve"> va </w:t>
      </w:r>
      <w:del w:id="1377" w:author="Francisco Garcia" w:date="2014-05-26T10:12:00Z">
        <w:r>
          <w:delText>calculter</w:delText>
        </w:r>
      </w:del>
      <w:ins w:id="1378" w:author="Francisco Garcia" w:date="2014-05-26T10:12:00Z">
        <w:r w:rsidR="00D328D5">
          <w:rPr>
            <w:lang w:val="fr-FR"/>
          </w:rPr>
          <w:t>calcul</w:t>
        </w:r>
        <w:r w:rsidRPr="003245B3">
          <w:rPr>
            <w:lang w:val="fr-FR"/>
          </w:rPr>
          <w:t>er</w:t>
        </w:r>
      </w:ins>
      <w:r w:rsidRPr="003245B3">
        <w:rPr>
          <w:lang w:val="fr-FR"/>
        </w:rPr>
        <w:t xml:space="preserve"> et retourner la valeur de repeat en fonction des </w:t>
      </w:r>
      <w:ins w:id="1379" w:author="Francisco Garcia" w:date="2014-05-26T10:12:00Z">
        <w:r w:rsidR="00D328D5">
          <w:rPr>
            <w:lang w:val="fr-FR"/>
          </w:rPr>
          <w:t>« </w:t>
        </w:r>
      </w:ins>
      <w:r w:rsidRPr="003245B3">
        <w:rPr>
          <w:lang w:val="fr-FR"/>
        </w:rPr>
        <w:t>EventAppointment</w:t>
      </w:r>
      <w:ins w:id="1380" w:author="Francisco Garcia" w:date="2014-05-26T10:12:00Z">
        <w:r w:rsidR="00D328D5">
          <w:rPr>
            <w:lang w:val="fr-FR"/>
          </w:rPr>
          <w:t> »</w:t>
        </w:r>
      </w:ins>
      <w:r w:rsidRPr="003245B3">
        <w:rPr>
          <w:lang w:val="fr-FR"/>
        </w:rPr>
        <w:t xml:space="preserve"> qui lui sont donnés en paramètre.</w:t>
      </w:r>
      <w:r w:rsidR="00594770" w:rsidRPr="003245B3">
        <w:rPr>
          <w:lang w:val="fr-FR"/>
        </w:rPr>
        <w:t xml:space="preserve"> Pour chaque EventAppointment, il est vérifié (pour chaque jour de la semaine) si le « DayOfWeek » de sa propriété « StartDate » est égale au jour en question. De cette façon </w:t>
      </w:r>
      <w:proofErr w:type="gramStart"/>
      <w:r w:rsidR="00594770" w:rsidRPr="003245B3">
        <w:rPr>
          <w:lang w:val="fr-FR"/>
        </w:rPr>
        <w:t>:</w:t>
      </w:r>
      <w:proofErr w:type="gramEnd"/>
      <w:r w:rsidR="00594770" w:rsidRPr="003245B3">
        <w:rPr>
          <w:lang w:val="fr-FR"/>
        </w:rPr>
        <w:br/>
      </w:r>
      <w:r w:rsidR="00594770" w:rsidRPr="003245B3">
        <w:rPr>
          <w:rFonts w:ascii="Consolas" w:hAnsi="Consolas" w:cs="Consolas"/>
          <w:color w:val="000000"/>
          <w:sz w:val="19"/>
          <w:szCs w:val="19"/>
          <w:highlight w:val="white"/>
          <w:lang w:val="fr-FR"/>
        </w:rPr>
        <w:t>repeat += (ev.StartDate.DayOfWeek==</w:t>
      </w:r>
      <w:r w:rsidR="00594770" w:rsidRPr="003245B3">
        <w:rPr>
          <w:rFonts w:ascii="Consolas" w:hAnsi="Consolas" w:cs="Consolas"/>
          <w:color w:val="2B91AF"/>
          <w:sz w:val="19"/>
          <w:szCs w:val="19"/>
          <w:highlight w:val="white"/>
          <w:lang w:val="fr-FR"/>
        </w:rPr>
        <w:t>DayOfWeek</w:t>
      </w:r>
      <w:r w:rsidR="00594770" w:rsidRPr="003245B3">
        <w:rPr>
          <w:rFonts w:ascii="Consolas" w:hAnsi="Consolas" w:cs="Consolas"/>
          <w:color w:val="000000"/>
          <w:sz w:val="19"/>
          <w:szCs w:val="19"/>
          <w:highlight w:val="white"/>
          <w:lang w:val="fr-FR"/>
        </w:rPr>
        <w:t>.Monday)?(</w:t>
      </w:r>
      <w:r w:rsidR="00594770" w:rsidRPr="003245B3">
        <w:rPr>
          <w:rFonts w:ascii="Consolas" w:hAnsi="Consolas" w:cs="Consolas"/>
          <w:color w:val="0000FF"/>
          <w:sz w:val="19"/>
          <w:szCs w:val="19"/>
          <w:highlight w:val="white"/>
          <w:lang w:val="fr-FR"/>
        </w:rPr>
        <w:t>int</w:t>
      </w:r>
      <w:r w:rsidR="00594770" w:rsidRPr="003245B3">
        <w:rPr>
          <w:rFonts w:ascii="Consolas" w:hAnsi="Consolas" w:cs="Consolas"/>
          <w:color w:val="000000"/>
          <w:sz w:val="19"/>
          <w:szCs w:val="19"/>
          <w:highlight w:val="white"/>
          <w:lang w:val="fr-FR"/>
        </w:rPr>
        <w:t>)</w:t>
      </w:r>
      <w:r w:rsidR="00594770" w:rsidRPr="003245B3">
        <w:rPr>
          <w:rFonts w:ascii="Consolas" w:hAnsi="Consolas" w:cs="Consolas"/>
          <w:color w:val="2B91AF"/>
          <w:sz w:val="19"/>
          <w:szCs w:val="19"/>
          <w:highlight w:val="white"/>
          <w:lang w:val="fr-FR"/>
        </w:rPr>
        <w:t>DayValue</w:t>
      </w:r>
      <w:r w:rsidR="00594770" w:rsidRPr="003245B3">
        <w:rPr>
          <w:rFonts w:ascii="Consolas" w:hAnsi="Consolas" w:cs="Consolas"/>
          <w:color w:val="000000"/>
          <w:sz w:val="19"/>
          <w:szCs w:val="19"/>
          <w:highlight w:val="white"/>
          <w:lang w:val="fr-FR"/>
        </w:rPr>
        <w:t>.Monday : 0;</w:t>
      </w:r>
    </w:p>
    <w:p w14:paraId="051D54D2" w14:textId="77777777" w:rsidR="00594770" w:rsidRPr="003245B3" w:rsidRDefault="00594770" w:rsidP="00594770">
      <w:pPr>
        <w:rPr>
          <w:lang w:val="fr-FR"/>
        </w:rPr>
      </w:pPr>
      <w:r w:rsidRPr="003245B3">
        <w:rPr>
          <w:lang w:val="fr-FR"/>
        </w:rPr>
        <w:t>Pour finir, les configurations sont régénérées.</w:t>
      </w:r>
    </w:p>
    <w:p w14:paraId="514BA01B" w14:textId="77777777" w:rsidR="00E43C51" w:rsidRPr="003245B3" w:rsidRDefault="00E43C51" w:rsidP="00E43C51">
      <w:pPr>
        <w:pStyle w:val="Titre3"/>
        <w:rPr>
          <w:lang w:val="fr-FR"/>
        </w:rPr>
      </w:pPr>
      <w:bookmarkStart w:id="1381" w:name="_Toc262710643"/>
      <w:bookmarkStart w:id="1382" w:name="_Toc387323446"/>
      <w:r w:rsidRPr="003245B3">
        <w:rPr>
          <w:lang w:val="fr-FR"/>
        </w:rPr>
        <w:lastRenderedPageBreak/>
        <w:t>Suppression d’un événement</w:t>
      </w:r>
      <w:bookmarkEnd w:id="1381"/>
      <w:bookmarkEnd w:id="1382"/>
    </w:p>
    <w:p w14:paraId="5D49FEE7" w14:textId="296FF153" w:rsidR="00E85413" w:rsidRPr="003245B3" w:rsidRDefault="000D29E6" w:rsidP="00E85413">
      <w:pPr>
        <w:rPr>
          <w:lang w:val="fr-FR"/>
        </w:rPr>
      </w:pPr>
      <w:r w:rsidRPr="003245B3">
        <w:rPr>
          <w:lang w:val="fr-FR"/>
        </w:rPr>
        <w:t xml:space="preserve">Un clic droit sur un élément </w:t>
      </w:r>
      <w:del w:id="1383" w:author="Francisco Garcia" w:date="2014-05-26T10:12:00Z">
        <w:r>
          <w:delText>appel</w:delText>
        </w:r>
      </w:del>
      <w:ins w:id="1384" w:author="Francisco Garcia" w:date="2014-05-26T10:12:00Z">
        <w:r w:rsidRPr="003245B3">
          <w:rPr>
            <w:lang w:val="fr-FR"/>
          </w:rPr>
          <w:t>appel</w:t>
        </w:r>
        <w:r w:rsidR="00D328D5">
          <w:rPr>
            <w:lang w:val="fr-FR"/>
          </w:rPr>
          <w:t>le</w:t>
        </w:r>
      </w:ins>
      <w:r w:rsidRPr="003245B3">
        <w:rPr>
          <w:lang w:val="fr-FR"/>
        </w:rPr>
        <w:t xml:space="preserve"> l’événement « MouseClick » du composant. Il est vérifié que le bouton cliqué est bien le droit et si </w:t>
      </w:r>
      <w:del w:id="1385" w:author="Francisco Garcia" w:date="2014-05-26T10:12:00Z">
        <w:r>
          <w:delText>il élément</w:delText>
        </w:r>
      </w:del>
      <w:ins w:id="1386" w:author="Francisco Garcia" w:date="2014-05-26T10:12:00Z">
        <w:r w:rsidR="00D328D5">
          <w:rPr>
            <w:lang w:val="fr-FR"/>
          </w:rPr>
          <w:t>l’</w:t>
        </w:r>
        <w:r w:rsidRPr="003245B3">
          <w:rPr>
            <w:lang w:val="fr-FR"/>
          </w:rPr>
          <w:t>élément</w:t>
        </w:r>
      </w:ins>
      <w:r w:rsidRPr="003245B3">
        <w:rPr>
          <w:lang w:val="fr-FR"/>
        </w:rPr>
        <w:t xml:space="preserve">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rsidRPr="003245B3">
        <w:rPr>
          <w:lang w:val="fr-FR"/>
        </w:rPr>
        <w:t xml:space="preserve"> ainsi que la régénération de configuration</w:t>
      </w:r>
      <w:r w:rsidRPr="003245B3">
        <w:rPr>
          <w:lang w:val="fr-FR"/>
        </w:rPr>
        <w:t xml:space="preserve">. </w:t>
      </w:r>
    </w:p>
    <w:p w14:paraId="7AC4CE9D" w14:textId="77777777" w:rsidR="00CA777F" w:rsidRPr="003245B3" w:rsidRDefault="00CA777F">
      <w:pPr>
        <w:jc w:val="left"/>
        <w:rPr>
          <w:rFonts w:asciiTheme="majorHAnsi" w:eastAsiaTheme="majorEastAsia" w:hAnsiTheme="majorHAnsi" w:cstheme="majorBidi"/>
          <w:b/>
          <w:bCs/>
          <w:color w:val="4F81BD" w:themeColor="accent1"/>
          <w:sz w:val="26"/>
          <w:szCs w:val="26"/>
          <w:lang w:val="fr-FR"/>
        </w:rPr>
      </w:pPr>
      <w:bookmarkStart w:id="1387" w:name="_Toc387323448"/>
      <w:r w:rsidRPr="003245B3">
        <w:rPr>
          <w:lang w:val="fr-FR"/>
        </w:rPr>
        <w:br w:type="page"/>
      </w:r>
    </w:p>
    <w:p w14:paraId="6B37500C" w14:textId="77777777" w:rsidR="00E66F0C" w:rsidRPr="003245B3" w:rsidRDefault="0029365D" w:rsidP="00EF131F">
      <w:pPr>
        <w:pStyle w:val="Titre2"/>
        <w:rPr>
          <w:lang w:val="fr-FR"/>
        </w:rPr>
      </w:pPr>
      <w:bookmarkStart w:id="1388" w:name="_Toc262710644"/>
      <w:r w:rsidRPr="003245B3">
        <w:rPr>
          <w:lang w:val="fr-FR"/>
        </w:rPr>
        <w:lastRenderedPageBreak/>
        <w:t>Transcoder</w:t>
      </w:r>
      <w:bookmarkEnd w:id="1387"/>
      <w:r w:rsidR="00EA4872" w:rsidRPr="003245B3">
        <w:rPr>
          <w:lang w:val="fr-FR"/>
        </w:rPr>
        <w:t>s</w:t>
      </w:r>
      <w:bookmarkEnd w:id="1388"/>
    </w:p>
    <w:p w14:paraId="4406D5AB" w14:textId="77777777" w:rsidR="005D560E" w:rsidRPr="003245B3" w:rsidRDefault="005D560E" w:rsidP="005D560E">
      <w:pPr>
        <w:pStyle w:val="Titre3"/>
        <w:rPr>
          <w:lang w:val="fr-FR"/>
        </w:rPr>
      </w:pPr>
      <w:bookmarkStart w:id="1389" w:name="_Toc262710645"/>
      <w:r w:rsidRPr="003245B3">
        <w:rPr>
          <w:lang w:val="fr-FR"/>
        </w:rPr>
        <w:t>Classes utilisées</w:t>
      </w:r>
      <w:bookmarkEnd w:id="1389"/>
    </w:p>
    <w:p w14:paraId="553FDDF5" w14:textId="77777777" w:rsidR="000B31A6" w:rsidRPr="003245B3" w:rsidRDefault="000B31A6" w:rsidP="000B31A6">
      <w:pPr>
        <w:keepNext/>
        <w:jc w:val="center"/>
        <w:rPr>
          <w:lang w:val="fr-FR"/>
        </w:rPr>
      </w:pPr>
      <w:r w:rsidRPr="003245B3">
        <w:rPr>
          <w:noProof/>
          <w:lang w:eastAsia="fr-CH"/>
        </w:rPr>
        <w:drawing>
          <wp:inline distT="0" distB="0" distL="0" distR="0" wp14:anchorId="3DB118C0" wp14:editId="4E0F53D8">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90444" cy="5689594"/>
                    </a:xfrm>
                    <a:prstGeom prst="rect">
                      <a:avLst/>
                    </a:prstGeom>
                  </pic:spPr>
                </pic:pic>
              </a:graphicData>
            </a:graphic>
          </wp:inline>
        </w:drawing>
      </w:r>
    </w:p>
    <w:p w14:paraId="0E32DBDF" w14:textId="77777777" w:rsidR="000B31A6" w:rsidRPr="003245B3" w:rsidRDefault="000B31A6" w:rsidP="000B31A6">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40</w:t>
      </w:r>
      <w:r w:rsidR="00A30F7C" w:rsidRPr="003245B3">
        <w:rPr>
          <w:noProof/>
          <w:lang w:val="fr-FR"/>
        </w:rPr>
        <w:fldChar w:fldCharType="end"/>
      </w:r>
      <w:r w:rsidRPr="003245B3">
        <w:rPr>
          <w:lang w:val="fr-FR"/>
        </w:rPr>
        <w:t xml:space="preserve"> - Classes transcoders</w:t>
      </w:r>
    </w:p>
    <w:p w14:paraId="5029A1A6" w14:textId="77777777" w:rsidR="00CA777F" w:rsidRPr="003245B3" w:rsidRDefault="00CA777F" w:rsidP="00CA777F">
      <w:pPr>
        <w:pStyle w:val="Titre3"/>
        <w:rPr>
          <w:lang w:val="fr-FR"/>
        </w:rPr>
      </w:pPr>
      <w:bookmarkStart w:id="1390" w:name="_Toc387323449"/>
      <w:bookmarkStart w:id="1391" w:name="_Toc262710646"/>
      <w:bookmarkStart w:id="1392" w:name="_Toc387323450"/>
      <w:r w:rsidRPr="003245B3">
        <w:rPr>
          <w:lang w:val="fr-FR"/>
        </w:rPr>
        <w:t>Outil utilis</w:t>
      </w:r>
      <w:bookmarkEnd w:id="1390"/>
      <w:r w:rsidRPr="003245B3">
        <w:rPr>
          <w:lang w:val="fr-FR"/>
        </w:rPr>
        <w:t>é</w:t>
      </w:r>
      <w:bookmarkEnd w:id="1391"/>
    </w:p>
    <w:p w14:paraId="682B3A83" w14:textId="77777777" w:rsidR="00CA777F" w:rsidRPr="003245B3" w:rsidRDefault="003D3BAC" w:rsidP="00CA777F">
      <w:pPr>
        <w:keepNext/>
        <w:rPr>
          <w:lang w:val="fr-FR"/>
        </w:rPr>
      </w:pPr>
      <w:r w:rsidRPr="003245B3">
        <w:rPr>
          <w:lang w:val="fr-FR"/>
        </w:rPr>
        <w:t xml:space="preserve">ShoutCAST propose un outil </w:t>
      </w:r>
      <w:r w:rsidR="00D276A0" w:rsidRPr="003245B3">
        <w:rPr>
          <w:lang w:val="fr-FR"/>
        </w:rPr>
        <w:t xml:space="preserve">en lignes de commandes </w:t>
      </w:r>
      <w:r w:rsidRPr="003245B3">
        <w:rPr>
          <w:lang w:val="fr-FR"/>
        </w:rPr>
        <w:t>nommé « TransCAST » qui est un transcodeur :</w:t>
      </w:r>
    </w:p>
    <w:p w14:paraId="5D70B24B" w14:textId="77777777" w:rsidR="003D3BAC" w:rsidRPr="003245B3" w:rsidRDefault="003D3BAC" w:rsidP="00CA777F">
      <w:pPr>
        <w:keepNext/>
        <w:rPr>
          <w:lang w:val="fr-FR"/>
        </w:rPr>
      </w:pPr>
      <w:r w:rsidRPr="003245B3">
        <w:rPr>
          <w:lang w:val="fr-FR"/>
        </w:rPr>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14:paraId="4774C701" w14:textId="77777777" w:rsidR="003D3BAC" w:rsidRPr="003245B3" w:rsidRDefault="003D3BAC" w:rsidP="00CA777F">
      <w:pPr>
        <w:keepNext/>
        <w:rPr>
          <w:lang w:val="fr-FR"/>
        </w:rPr>
      </w:pPr>
      <w:r w:rsidRPr="003245B3">
        <w:rPr>
          <w:lang w:val="fr-FR"/>
        </w:rPr>
        <w:t>Source : Wikipédia</w:t>
      </w:r>
    </w:p>
    <w:p w14:paraId="66035072" w14:textId="4689D75E" w:rsidR="00D276A0" w:rsidRPr="003245B3" w:rsidRDefault="003D3BAC" w:rsidP="00CA777F">
      <w:pPr>
        <w:keepNext/>
        <w:rPr>
          <w:lang w:val="fr-FR"/>
        </w:rPr>
      </w:pPr>
      <w:r w:rsidRPr="003245B3">
        <w:rPr>
          <w:lang w:val="fr-FR"/>
        </w:rPr>
        <w:t xml:space="preserve">Dans le cas </w:t>
      </w:r>
      <w:del w:id="1393" w:author="Francisco Garcia" w:date="2014-05-26T10:12:00Z">
        <w:r>
          <w:delText>d’un</w:delText>
        </w:r>
      </w:del>
      <w:ins w:id="1394" w:author="Francisco Garcia" w:date="2014-05-26T10:12:00Z">
        <w:r w:rsidRPr="003245B3">
          <w:rPr>
            <w:lang w:val="fr-FR"/>
          </w:rPr>
          <w:t>d’un</w:t>
        </w:r>
        <w:r w:rsidR="00265FF8">
          <w:rPr>
            <w:lang w:val="fr-FR"/>
          </w:rPr>
          <w:t>e</w:t>
        </w:r>
      </w:ins>
      <w:r w:rsidRPr="003245B3">
        <w:rPr>
          <w:lang w:val="fr-FR"/>
        </w:rPr>
        <w:t xml:space="preserve"> webradio, le transcodeur sert à créer un flux à partir de fichiers audio afin de l’envoyer sur un serveur (serveur de diffusion) qui s’occupera de la diffusion aux clients</w:t>
      </w:r>
      <w:r w:rsidR="007F70C6" w:rsidRPr="003245B3">
        <w:rPr>
          <w:lang w:val="fr-FR"/>
        </w:rPr>
        <w:t>/auditeurs</w:t>
      </w:r>
      <w:r w:rsidRPr="003245B3">
        <w:rPr>
          <w:lang w:val="fr-FR"/>
        </w:rPr>
        <w:t>.</w:t>
      </w:r>
      <w:r w:rsidR="00CE4B52" w:rsidRPr="003245B3">
        <w:rPr>
          <w:lang w:val="fr-FR"/>
        </w:rPr>
        <w:t xml:space="preserve"> </w:t>
      </w:r>
      <w:r w:rsidR="00CE4B52" w:rsidRPr="003245B3">
        <w:rPr>
          <w:lang w:val="fr-FR"/>
        </w:rPr>
        <w:lastRenderedPageBreak/>
        <w:t>Un transcodeur peut disposer de playlists (listes de lecture) ainsi que d’un calendrier définissant des événements sur une semaine.</w:t>
      </w:r>
      <w:r w:rsidR="00AE0DF2" w:rsidRPr="003245B3">
        <w:rPr>
          <w:lang w:val="fr-FR"/>
        </w:rPr>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rsidRPr="003245B3">
        <w:rPr>
          <w:lang w:val="fr-FR"/>
        </w:rPr>
        <w:t xml:space="preserve"> </w:t>
      </w:r>
    </w:p>
    <w:p w14:paraId="28321283" w14:textId="77777777" w:rsidR="00D276A0" w:rsidRPr="003245B3" w:rsidRDefault="00D276A0" w:rsidP="00CA777F">
      <w:pPr>
        <w:keepNext/>
        <w:rPr>
          <w:lang w:val="fr-FR"/>
        </w:rPr>
      </w:pPr>
      <w:r w:rsidRPr="003245B3">
        <w:rPr>
          <w:lang w:val="fr-FR"/>
        </w:rPr>
        <w:t>Le lancement de cet outil se fait de la manière suivante :</w:t>
      </w:r>
    </w:p>
    <w:p w14:paraId="23FCF10D" w14:textId="77777777" w:rsidR="00D276A0" w:rsidRPr="003245B3" w:rsidRDefault="00D276A0" w:rsidP="00D276A0">
      <w:pPr>
        <w:rPr>
          <w:rFonts w:ascii="Consolas" w:hAnsi="Consolas" w:cs="Consolas"/>
          <w:lang w:val="fr-FR"/>
        </w:rPr>
      </w:pPr>
      <w:r w:rsidRPr="003245B3">
        <w:rPr>
          <w:rFonts w:ascii="Consolas" w:hAnsi="Consolas" w:cs="Consolas"/>
          <w:lang w:val="fr-FR"/>
        </w:rPr>
        <w:t>sc_trans.exe myconfig.config</w:t>
      </w:r>
    </w:p>
    <w:p w14:paraId="39B841CF" w14:textId="00A9F1C3" w:rsidR="003D3BAC" w:rsidRPr="003245B3" w:rsidRDefault="00D276A0" w:rsidP="00CA777F">
      <w:pPr>
        <w:keepNext/>
        <w:rPr>
          <w:lang w:val="fr-FR"/>
        </w:rPr>
      </w:pPr>
      <w:r w:rsidRPr="003245B3">
        <w:rPr>
          <w:lang w:val="fr-FR"/>
        </w:rPr>
        <w:t xml:space="preserve">La première partie est le chemin vers </w:t>
      </w:r>
      <w:del w:id="1395" w:author="Francisco Garcia" w:date="2014-05-26T10:12:00Z">
        <w:r>
          <w:delText>l’éxectuable</w:delText>
        </w:r>
      </w:del>
      <w:ins w:id="1396" w:author="Francisco Garcia" w:date="2014-05-26T10:12:00Z">
        <w:r w:rsidRPr="003245B3">
          <w:rPr>
            <w:lang w:val="fr-FR"/>
          </w:rPr>
          <w:t>l’</w:t>
        </w:r>
        <w:r w:rsidR="00265FF8" w:rsidRPr="003245B3">
          <w:rPr>
            <w:lang w:val="fr-FR"/>
          </w:rPr>
          <w:t>exécutable</w:t>
        </w:r>
      </w:ins>
      <w:r w:rsidRPr="003245B3">
        <w:rPr>
          <w:lang w:val="fr-FR"/>
        </w:rPr>
        <w:t>. La seconde est le chemin vers le fi</w:t>
      </w:r>
      <w:r w:rsidR="00265FF8">
        <w:rPr>
          <w:lang w:val="fr-FR"/>
        </w:rPr>
        <w:t xml:space="preserve">chier de configuration. Voici </w:t>
      </w:r>
      <w:del w:id="1397" w:author="Francisco Garcia" w:date="2014-05-26T10:12:00Z">
        <w:r>
          <w:delText>le</w:delText>
        </w:r>
      </w:del>
      <w:ins w:id="1398" w:author="Francisco Garcia" w:date="2014-05-26T10:12:00Z">
        <w:r w:rsidR="00265FF8">
          <w:rPr>
            <w:lang w:val="fr-FR"/>
          </w:rPr>
          <w:t>la</w:t>
        </w:r>
      </w:ins>
      <w:r w:rsidRPr="003245B3">
        <w:rPr>
          <w:lang w:val="fr-FR"/>
        </w:rPr>
        <w:t xml:space="preserve"> console du logiciel au lancement</w:t>
      </w:r>
      <w:ins w:id="1399" w:author="Francisco Garcia" w:date="2014-05-26T10:12:00Z">
        <w:r w:rsidR="00265FF8">
          <w:rPr>
            <w:lang w:val="fr-FR"/>
          </w:rPr>
          <w:t>.</w:t>
        </w:r>
      </w:ins>
    </w:p>
    <w:p w14:paraId="6CC183FA" w14:textId="77777777" w:rsidR="00CA777F" w:rsidRPr="003245B3" w:rsidRDefault="00CA777F" w:rsidP="00CA777F">
      <w:pPr>
        <w:keepNext/>
        <w:jc w:val="center"/>
        <w:rPr>
          <w:lang w:val="fr-FR"/>
        </w:rPr>
      </w:pPr>
      <w:r w:rsidRPr="003245B3">
        <w:rPr>
          <w:noProof/>
          <w:lang w:eastAsia="fr-CH"/>
        </w:rPr>
        <w:drawing>
          <wp:inline distT="0" distB="0" distL="0" distR="0" wp14:anchorId="3D1053FE" wp14:editId="36731EE6">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3829048"/>
                    </a:xfrm>
                    <a:prstGeom prst="rect">
                      <a:avLst/>
                    </a:prstGeom>
                  </pic:spPr>
                </pic:pic>
              </a:graphicData>
            </a:graphic>
          </wp:inline>
        </w:drawing>
      </w:r>
    </w:p>
    <w:p w14:paraId="56F10F98" w14:textId="77777777" w:rsidR="00CA777F" w:rsidRPr="003245B3" w:rsidRDefault="00CA777F" w:rsidP="00CA777F">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41</w:t>
      </w:r>
      <w:r w:rsidR="00A30F7C" w:rsidRPr="003245B3">
        <w:rPr>
          <w:noProof/>
          <w:lang w:val="fr-FR"/>
        </w:rPr>
        <w:fldChar w:fldCharType="end"/>
      </w:r>
      <w:r w:rsidRPr="003245B3">
        <w:rPr>
          <w:lang w:val="fr-FR"/>
        </w:rPr>
        <w:t xml:space="preserve"> - ShoutCAST transcoder console</w:t>
      </w:r>
    </w:p>
    <w:p w14:paraId="78F02B22" w14:textId="12AC6F94" w:rsidR="00CA777F" w:rsidRPr="003245B3" w:rsidRDefault="00016DF5" w:rsidP="00CA777F">
      <w:pPr>
        <w:rPr>
          <w:lang w:val="fr-FR"/>
        </w:rPr>
      </w:pPr>
      <w:r w:rsidRPr="003245B3">
        <w:rPr>
          <w:lang w:val="fr-FR"/>
        </w:rPr>
        <w:t>Cet outil propose une API</w:t>
      </w:r>
      <w:r w:rsidRPr="003245B3">
        <w:rPr>
          <w:rStyle w:val="Appelnotedebasdep"/>
          <w:lang w:val="fr-FR"/>
        </w:rPr>
        <w:footnoteReference w:id="19"/>
      </w:r>
      <w:r w:rsidRPr="003245B3">
        <w:rPr>
          <w:lang w:val="fr-FR"/>
        </w:rPr>
        <w:t xml:space="preserve"> web</w:t>
      </w:r>
      <w:r w:rsidR="00E96BCE" w:rsidRPr="003245B3">
        <w:rPr>
          <w:lang w:val="fr-FR"/>
        </w:rPr>
        <w:t xml:space="preserve"> accessible via le port défini dans le </w:t>
      </w:r>
      <w:hyperlink w:anchor="_Fichier_de_configuration" w:history="1">
        <w:r w:rsidR="00E96BCE" w:rsidRPr="003245B3">
          <w:rPr>
            <w:rStyle w:val="Lienhypertexte"/>
            <w:lang w:val="fr-FR"/>
          </w:rPr>
          <w:t>fichier de configuration</w:t>
        </w:r>
      </w:hyperlink>
      <w:r w:rsidR="00E96BCE" w:rsidRPr="003245B3">
        <w:rPr>
          <w:lang w:val="fr-FR"/>
        </w:rPr>
        <w:t xml:space="preserve"> (adminport). Certaines informations peuvent être récupérées et </w:t>
      </w:r>
      <w:del w:id="1400" w:author="Francisco Garcia" w:date="2014-05-26T10:12:00Z">
        <w:r w:rsidR="00E96BCE">
          <w:delText>modifées</w:delText>
        </w:r>
      </w:del>
      <w:ins w:id="1401" w:author="Francisco Garcia" w:date="2014-05-26T10:12:00Z">
        <w:r w:rsidR="00265FF8" w:rsidRPr="003245B3">
          <w:rPr>
            <w:lang w:val="fr-FR"/>
          </w:rPr>
          <w:t>modifiées</w:t>
        </w:r>
      </w:ins>
      <w:r w:rsidR="00E96BCE" w:rsidRPr="003245B3">
        <w:rPr>
          <w:lang w:val="fr-FR"/>
        </w:rPr>
        <w:t xml:space="preserve">. Plus d’informations sur le site officiel : </w:t>
      </w:r>
      <w:hyperlink r:id="rId73" w:history="1">
        <w:r w:rsidR="00E96BCE" w:rsidRPr="003245B3">
          <w:rPr>
            <w:rStyle w:val="Lienhypertexte"/>
            <w:lang w:val="fr-FR"/>
          </w:rPr>
          <w:t>http://wiki.winamp.com/wiki/SHOUTcast_Transcoder_AJAX_api_Specification</w:t>
        </w:r>
      </w:hyperlink>
      <w:r w:rsidR="00E96BCE" w:rsidRPr="003245B3">
        <w:rPr>
          <w:lang w:val="fr-FR"/>
        </w:rPr>
        <w:t xml:space="preserve"> </w:t>
      </w:r>
    </w:p>
    <w:p w14:paraId="30B3AD4A" w14:textId="7C413AE8" w:rsidR="00ED1C7A" w:rsidRPr="003245B3" w:rsidRDefault="00ED1C7A" w:rsidP="00CA777F">
      <w:pPr>
        <w:rPr>
          <w:lang w:val="fr-FR"/>
        </w:rPr>
      </w:pPr>
      <w:r w:rsidRPr="003245B3">
        <w:rPr>
          <w:lang w:val="fr-FR"/>
        </w:rPr>
        <w:t xml:space="preserve">Pour le projet, le </w:t>
      </w:r>
      <w:commentRangeStart w:id="1402"/>
      <w:r w:rsidRPr="003245B3">
        <w:rPr>
          <w:lang w:val="fr-FR"/>
        </w:rPr>
        <w:t xml:space="preserve">protocole Ultravox 2 </w:t>
      </w:r>
      <w:commentRangeEnd w:id="1402"/>
      <w:r w:rsidR="00265FF8">
        <w:rPr>
          <w:rStyle w:val="Marquedecommentaire"/>
        </w:rPr>
        <w:commentReference w:id="1402"/>
      </w:r>
      <w:r w:rsidRPr="003245B3">
        <w:rPr>
          <w:lang w:val="fr-FR"/>
        </w:rPr>
        <w:t xml:space="preserve">a été </w:t>
      </w:r>
      <w:del w:id="1403" w:author="Francisco Garcia" w:date="2014-05-26T10:12:00Z">
        <w:r>
          <w:delText>séléctionné</w:delText>
        </w:r>
      </w:del>
      <w:ins w:id="1404" w:author="Francisco Garcia" w:date="2014-05-26T10:12:00Z">
        <w:r w:rsidR="00265FF8" w:rsidRPr="003245B3">
          <w:rPr>
            <w:lang w:val="fr-FR"/>
          </w:rPr>
          <w:t>sélectionné</w:t>
        </w:r>
      </w:ins>
      <w:r w:rsidRPr="003245B3">
        <w:rPr>
          <w:lang w:val="fr-FR"/>
        </w:rPr>
        <w:t>. Le transcoder ShoutCAST propose 3 protocoles différents. Chacun a une valeur à configurer dans le fichier de configuration :</w:t>
      </w:r>
    </w:p>
    <w:p w14:paraId="780BC61F" w14:textId="77777777" w:rsidR="00ED1C7A" w:rsidRPr="003245B3"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val="fr-FR" w:eastAsia="fr-CH"/>
        </w:rPr>
      </w:pPr>
      <w:r w:rsidRPr="003245B3">
        <w:rPr>
          <w:rFonts w:ascii="Courier New" w:eastAsia="Times New Roman" w:hAnsi="Courier New" w:cs="Courier New"/>
          <w:color w:val="000000"/>
          <w:sz w:val="20"/>
          <w:szCs w:val="20"/>
          <w:lang w:val="fr-FR" w:eastAsia="fr-CH"/>
        </w:rPr>
        <w:t>1 = SHOUTcast 1 (Legacy)</w:t>
      </w:r>
    </w:p>
    <w:p w14:paraId="76BC9615" w14:textId="77777777" w:rsidR="00ED1C7A" w:rsidRPr="003245B3"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val="fr-FR" w:eastAsia="fr-CH"/>
        </w:rPr>
      </w:pPr>
      <w:r w:rsidRPr="003245B3">
        <w:rPr>
          <w:rFonts w:ascii="Courier New" w:eastAsia="Times New Roman" w:hAnsi="Courier New" w:cs="Courier New"/>
          <w:color w:val="000000"/>
          <w:sz w:val="20"/>
          <w:szCs w:val="20"/>
          <w:lang w:val="fr-FR" w:eastAsia="fr-CH"/>
        </w:rPr>
        <w:lastRenderedPageBreak/>
        <w:t>2 = Ultravox (Ultravox 2.0)</w:t>
      </w:r>
    </w:p>
    <w:p w14:paraId="3BD6A987" w14:textId="77777777" w:rsidR="00ED1C7A" w:rsidRPr="003245B3"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val="fr-FR" w:eastAsia="fr-CH"/>
        </w:rPr>
      </w:pPr>
      <w:r w:rsidRPr="003245B3">
        <w:rPr>
          <w:rFonts w:ascii="Courier New" w:eastAsia="Times New Roman" w:hAnsi="Courier New" w:cs="Courier New"/>
          <w:color w:val="000000"/>
          <w:sz w:val="20"/>
          <w:szCs w:val="20"/>
          <w:lang w:val="fr-FR" w:eastAsia="fr-CH"/>
        </w:rPr>
        <w:t>3 = SHOUTcast 2 (Ultravox 2.1)</w:t>
      </w:r>
    </w:p>
    <w:p w14:paraId="35326A4C" w14:textId="77777777" w:rsidR="00ED1C7A" w:rsidRPr="003245B3" w:rsidRDefault="00ED1C7A" w:rsidP="00CA777F">
      <w:pPr>
        <w:rPr>
          <w:lang w:val="fr-FR"/>
        </w:rPr>
      </w:pPr>
      <w:r w:rsidRPr="003245B3">
        <w:rPr>
          <w:lang w:val="fr-FR"/>
        </w:rPr>
        <w:t>Plus d’informations sur cette page :</w:t>
      </w:r>
    </w:p>
    <w:p w14:paraId="6A24BFAC" w14:textId="77777777" w:rsidR="00ED1C7A" w:rsidRPr="003245B3" w:rsidRDefault="0021440F" w:rsidP="00CA777F">
      <w:pPr>
        <w:rPr>
          <w:lang w:val="fr-FR"/>
        </w:rPr>
      </w:pPr>
      <w:hyperlink r:id="rId74" w:history="1">
        <w:r w:rsidR="00ED1C7A" w:rsidRPr="003245B3">
          <w:rPr>
            <w:rStyle w:val="Lienhypertexte"/>
            <w:lang w:val="fr-FR"/>
          </w:rPr>
          <w:t>http://wiki.winamp.com/wiki/SHOUTcast_2_(Ultravox_2.1)_Protocol_Details</w:t>
        </w:r>
      </w:hyperlink>
      <w:r w:rsidR="00ED1C7A" w:rsidRPr="003245B3">
        <w:rPr>
          <w:lang w:val="fr-FR"/>
        </w:rPr>
        <w:t xml:space="preserve"> </w:t>
      </w:r>
    </w:p>
    <w:p w14:paraId="1EDA1010" w14:textId="77777777" w:rsidR="00EC0B4E" w:rsidRPr="003245B3" w:rsidRDefault="006B5DD9" w:rsidP="006B5DD9">
      <w:pPr>
        <w:pStyle w:val="Titre3"/>
        <w:rPr>
          <w:lang w:val="fr-FR"/>
        </w:rPr>
      </w:pPr>
      <w:bookmarkStart w:id="1405" w:name="_Toc262710647"/>
      <w:r w:rsidRPr="003245B3">
        <w:rPr>
          <w:lang w:val="fr-FR"/>
        </w:rPr>
        <w:t>Définition des bitrates, taux d’échantillonnage et type d’encoder</w:t>
      </w:r>
      <w:bookmarkEnd w:id="1392"/>
      <w:bookmarkEnd w:id="1405"/>
    </w:p>
    <w:p w14:paraId="2EA702D7" w14:textId="77777777" w:rsidR="00975E04" w:rsidRPr="003245B3" w:rsidRDefault="00975E04" w:rsidP="006B5DD9">
      <w:pPr>
        <w:rPr>
          <w:lang w:val="fr-FR"/>
        </w:rPr>
      </w:pPr>
      <w:r w:rsidRPr="003245B3">
        <w:rPr>
          <w:lang w:val="fr-FR"/>
        </w:rPr>
        <w:t>Les types d’encoder sont définis par un enumérateur « StreamType » :</w:t>
      </w:r>
    </w:p>
    <w:p w14:paraId="5824C174" w14:textId="77777777" w:rsidR="00975E04" w:rsidRPr="003245B3"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406"/>
      <w:proofErr w:type="gramStart"/>
      <w:r w:rsidRPr="003245B3">
        <w:rPr>
          <w:rFonts w:ascii="Consolas" w:hAnsi="Consolas" w:cs="Consolas"/>
          <w:color w:val="0000FF"/>
          <w:sz w:val="19"/>
          <w:szCs w:val="19"/>
          <w:highlight w:val="white"/>
          <w:lang w:val="fr-FR"/>
        </w:rPr>
        <w:t>public</w:t>
      </w:r>
      <w:proofErr w:type="gramEnd"/>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enum</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StreamType</w:t>
      </w:r>
    </w:p>
    <w:p w14:paraId="151E66B2" w14:textId="77777777" w:rsidR="00975E04" w:rsidRPr="003245B3"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4A566F30" w14:textId="77777777" w:rsidR="00975E04" w:rsidRPr="003245B3"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MP3 = 1,</w:t>
      </w:r>
    </w:p>
    <w:p w14:paraId="70F46AF0" w14:textId="77777777" w:rsidR="00975E04" w:rsidRPr="003245B3"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AACPlus = 2,</w:t>
      </w:r>
    </w:p>
    <w:p w14:paraId="6BB7659B" w14:textId="77777777" w:rsidR="00975E04" w:rsidRPr="003245B3" w:rsidRDefault="00975E04" w:rsidP="00975E04">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p>
    <w:commentRangeEnd w:id="1406"/>
    <w:p w14:paraId="75C1E537" w14:textId="110E6416" w:rsidR="00975E04" w:rsidRPr="003245B3" w:rsidRDefault="00265FF8" w:rsidP="006B5DD9">
      <w:pPr>
        <w:rPr>
          <w:lang w:val="fr-FR"/>
        </w:rPr>
      </w:pPr>
      <w:r>
        <w:rPr>
          <w:rStyle w:val="Marquedecommentaire"/>
        </w:rPr>
        <w:commentReference w:id="1406"/>
      </w:r>
      <w:r w:rsidR="00975E04" w:rsidRPr="003245B3">
        <w:rPr>
          <w:lang w:val="fr-FR"/>
        </w:rPr>
        <w:t xml:space="preserve">Les valeurs </w:t>
      </w:r>
      <w:del w:id="1407" w:author="Francisco Garcia" w:date="2014-05-26T10:12:00Z">
        <w:r w:rsidR="00975E04">
          <w:delText>assignée</w:delText>
        </w:r>
      </w:del>
      <w:ins w:id="1408" w:author="Francisco Garcia" w:date="2014-05-26T10:12:00Z">
        <w:r w:rsidR="00975E04" w:rsidRPr="003245B3">
          <w:rPr>
            <w:lang w:val="fr-FR"/>
          </w:rPr>
          <w:t>assignée</w:t>
        </w:r>
        <w:r>
          <w:rPr>
            <w:lang w:val="fr-FR"/>
          </w:rPr>
          <w:t>s</w:t>
        </w:r>
      </w:ins>
      <w:r w:rsidR="00975E04" w:rsidRPr="003245B3">
        <w:rPr>
          <w:lang w:val="fr-FR"/>
        </w:rPr>
        <w:t xml:space="preserve"> sont </w:t>
      </w:r>
      <w:del w:id="1409" w:author="Francisco Garcia" w:date="2014-05-26T10:12:00Z">
        <w:r w:rsidR="00975E04">
          <w:delText>statics</w:delText>
        </w:r>
      </w:del>
      <w:ins w:id="1410" w:author="Francisco Garcia" w:date="2014-05-26T10:12:00Z">
        <w:r w:rsidRPr="003245B3">
          <w:rPr>
            <w:lang w:val="fr-FR"/>
          </w:rPr>
          <w:t>statiques</w:t>
        </w:r>
      </w:ins>
      <w:r w:rsidR="00975E04" w:rsidRPr="003245B3">
        <w:rPr>
          <w:lang w:val="fr-FR"/>
        </w:rPr>
        <w:t xml:space="preserve"> et sont identiques aux identifiants de ces valeurs dans la base de données (table tstreamtype).</w:t>
      </w:r>
    </w:p>
    <w:p w14:paraId="2A835D34" w14:textId="702260F4" w:rsidR="00B30473" w:rsidRPr="003245B3" w:rsidRDefault="00B30473" w:rsidP="006B5DD9">
      <w:pPr>
        <w:rPr>
          <w:lang w:val="fr-FR"/>
        </w:rPr>
      </w:pPr>
      <w:r w:rsidRPr="003245B3">
        <w:rPr>
          <w:lang w:val="fr-FR"/>
        </w:rPr>
        <w:t xml:space="preserve">Concernant les </w:t>
      </w:r>
      <w:ins w:id="1411" w:author="Francisco Garcia" w:date="2014-05-26T10:12:00Z">
        <w:r w:rsidR="00265FF8">
          <w:rPr>
            <w:lang w:val="fr-FR"/>
          </w:rPr>
          <w:t>« </w:t>
        </w:r>
      </w:ins>
      <w:r w:rsidRPr="003245B3">
        <w:rPr>
          <w:lang w:val="fr-FR"/>
        </w:rPr>
        <w:t>bitrates</w:t>
      </w:r>
      <w:ins w:id="1412" w:author="Francisco Garcia" w:date="2014-05-26T10:12:00Z">
        <w:r w:rsidR="00265FF8">
          <w:rPr>
            <w:lang w:val="fr-FR"/>
          </w:rPr>
          <w:t> »</w:t>
        </w:r>
      </w:ins>
      <w:r w:rsidRPr="003245B3">
        <w:rPr>
          <w:lang w:val="fr-FR"/>
        </w:rPr>
        <w:t xml:space="preserve"> et les taux </w:t>
      </w:r>
      <w:del w:id="1413" w:author="Francisco Garcia" w:date="2014-05-26T10:12:00Z">
        <w:r>
          <w:delText>d’échantiollonnage</w:delText>
        </w:r>
      </w:del>
      <w:ins w:id="1414" w:author="Francisco Garcia" w:date="2014-05-26T10:12:00Z">
        <w:r w:rsidRPr="003245B3">
          <w:rPr>
            <w:lang w:val="fr-FR"/>
          </w:rPr>
          <w:t>d’</w:t>
        </w:r>
        <w:r w:rsidR="00265FF8" w:rsidRPr="003245B3">
          <w:rPr>
            <w:lang w:val="fr-FR"/>
          </w:rPr>
          <w:t>échantillonnage</w:t>
        </w:r>
      </w:ins>
      <w:r w:rsidRPr="003245B3">
        <w:rPr>
          <w:lang w:val="fr-FR"/>
        </w:rPr>
        <w:t>, 2 tableaux statiques sont définis dans la classe « WebradioTranscoder » :</w:t>
      </w:r>
    </w:p>
    <w:p w14:paraId="0C9B4EDD" w14:textId="77777777" w:rsidR="00B30473" w:rsidRPr="003245B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415"/>
      <w:r w:rsidRPr="003245B3">
        <w:rPr>
          <w:rFonts w:ascii="Consolas" w:hAnsi="Consolas" w:cs="Consolas"/>
          <w:color w:val="0000FF"/>
          <w:sz w:val="19"/>
          <w:szCs w:val="19"/>
          <w:highlight w:val="white"/>
          <w:lang w:val="fr-FR"/>
        </w:rPr>
        <w:t>private</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static</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 _avaliableBitrates = { 64000, 96000, 128000, 256000 };</w:t>
      </w:r>
    </w:p>
    <w:p w14:paraId="3D2D25E3" w14:textId="77777777" w:rsidR="00B30473" w:rsidRPr="003245B3" w:rsidRDefault="00B30473" w:rsidP="00B30473">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FF"/>
          <w:sz w:val="19"/>
          <w:szCs w:val="19"/>
          <w:highlight w:val="white"/>
          <w:lang w:val="fr-FR"/>
        </w:rPr>
        <w:t>private</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static</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 _avaliableSampleRates = { 44100 };</w:t>
      </w:r>
    </w:p>
    <w:p w14:paraId="081358C0" w14:textId="77777777" w:rsidR="0029365D" w:rsidRPr="003245B3" w:rsidRDefault="00265FF8" w:rsidP="0029365D">
      <w:pPr>
        <w:pStyle w:val="Titre3"/>
        <w:rPr>
          <w:lang w:val="fr-FR"/>
        </w:rPr>
      </w:pPr>
      <w:bookmarkStart w:id="1416" w:name="_Fichier_de_configuration"/>
      <w:bookmarkStart w:id="1417" w:name="_Toc262710648"/>
      <w:bookmarkEnd w:id="1416"/>
      <w:commentRangeEnd w:id="1415"/>
      <w:r>
        <w:rPr>
          <w:rStyle w:val="Marquedecommentaire"/>
          <w:rFonts w:asciiTheme="minorHAnsi" w:eastAsiaTheme="minorHAnsi" w:hAnsiTheme="minorHAnsi" w:cstheme="minorBidi"/>
          <w:b w:val="0"/>
          <w:bCs w:val="0"/>
          <w:color w:val="auto"/>
        </w:rPr>
        <w:commentReference w:id="1415"/>
      </w:r>
      <w:bookmarkStart w:id="1418" w:name="_Toc387323451"/>
      <w:r w:rsidR="0029365D" w:rsidRPr="003245B3">
        <w:rPr>
          <w:lang w:val="fr-FR"/>
        </w:rPr>
        <w:t>Fichier de configuration</w:t>
      </w:r>
      <w:r w:rsidR="009D3E6A" w:rsidRPr="003245B3">
        <w:rPr>
          <w:lang w:val="fr-FR"/>
        </w:rPr>
        <w:t xml:space="preserve"> et log</w:t>
      </w:r>
      <w:bookmarkEnd w:id="1417"/>
      <w:bookmarkEnd w:id="1418"/>
    </w:p>
    <w:p w14:paraId="694064B6" w14:textId="77777777" w:rsidR="00E40A3F" w:rsidRPr="003245B3" w:rsidRDefault="00E40A3F" w:rsidP="00E66F0C">
      <w:pPr>
        <w:rPr>
          <w:lang w:val="fr-FR"/>
        </w:rPr>
      </w:pPr>
      <w:r w:rsidRPr="003245B3">
        <w:rPr>
          <w:lang w:val="fr-FR"/>
        </w:rPr>
        <w:t>Voici la liste des paramètres utilisés et configurés dans le fichier de configuration d’un transcoder:</w:t>
      </w:r>
    </w:p>
    <w:p w14:paraId="66648556" w14:textId="77777777" w:rsidR="00E40A3F" w:rsidRPr="003245B3" w:rsidRDefault="00E40A3F" w:rsidP="00E40A3F">
      <w:pPr>
        <w:pStyle w:val="Paragraphedeliste"/>
        <w:numPr>
          <w:ilvl w:val="0"/>
          <w:numId w:val="27"/>
        </w:numPr>
        <w:rPr>
          <w:lang w:val="fr-FR"/>
        </w:rPr>
      </w:pPr>
      <w:r w:rsidRPr="003245B3">
        <w:rPr>
          <w:lang w:val="fr-FR"/>
        </w:rPr>
        <w:t>Logfile : Le chemin vers le fichier de log</w:t>
      </w:r>
    </w:p>
    <w:p w14:paraId="395C31AC" w14:textId="77777777" w:rsidR="00E40A3F" w:rsidRPr="003245B3" w:rsidRDefault="00E40A3F" w:rsidP="00E40A3F">
      <w:pPr>
        <w:pStyle w:val="Paragraphedeliste"/>
        <w:numPr>
          <w:ilvl w:val="0"/>
          <w:numId w:val="27"/>
        </w:numPr>
        <w:rPr>
          <w:lang w:val="fr-FR"/>
        </w:rPr>
      </w:pPr>
      <w:r w:rsidRPr="003245B3">
        <w:rPr>
          <w:lang w:val="fr-FR"/>
        </w:rPr>
        <w:t>Encoder_1 : Le type d’encoder (mp3 ou aacp)</w:t>
      </w:r>
    </w:p>
    <w:p w14:paraId="20EA6FE0" w14:textId="77777777" w:rsidR="00E40A3F" w:rsidRPr="003245B3" w:rsidRDefault="00E40A3F" w:rsidP="00E40A3F">
      <w:pPr>
        <w:pStyle w:val="Paragraphedeliste"/>
        <w:numPr>
          <w:ilvl w:val="0"/>
          <w:numId w:val="27"/>
        </w:numPr>
        <w:rPr>
          <w:lang w:val="fr-FR"/>
        </w:rPr>
      </w:pPr>
      <w:r w:rsidRPr="003245B3">
        <w:rPr>
          <w:lang w:val="fr-FR"/>
        </w:rPr>
        <w:t xml:space="preserve">Bitrate_1 : </w:t>
      </w:r>
      <w:r w:rsidR="00C00FE1" w:rsidRPr="003245B3">
        <w:rPr>
          <w:lang w:val="fr-FR"/>
        </w:rPr>
        <w:t>Le bitrate de l’encoder</w:t>
      </w:r>
    </w:p>
    <w:p w14:paraId="5CD2966D" w14:textId="71EE5CFC" w:rsidR="00C00FE1" w:rsidRPr="003245B3" w:rsidRDefault="00C00FE1" w:rsidP="00E40A3F">
      <w:pPr>
        <w:pStyle w:val="Paragraphedeliste"/>
        <w:numPr>
          <w:ilvl w:val="0"/>
          <w:numId w:val="27"/>
        </w:numPr>
        <w:rPr>
          <w:lang w:val="fr-FR"/>
        </w:rPr>
      </w:pPr>
      <w:r w:rsidRPr="003245B3">
        <w:rPr>
          <w:lang w:val="fr-FR"/>
        </w:rPr>
        <w:t>Adminport</w:t>
      </w:r>
      <w:r w:rsidR="00C57501" w:rsidRPr="003245B3">
        <w:rPr>
          <w:lang w:val="fr-FR"/>
        </w:rPr>
        <w:t xml:space="preserve"> : Le port pour accéder au transcoder (pour envoie de requêtes </w:t>
      </w:r>
      <w:commentRangeStart w:id="1419"/>
      <w:r w:rsidR="00C57501" w:rsidRPr="003245B3">
        <w:rPr>
          <w:lang w:val="fr-FR"/>
        </w:rPr>
        <w:t>ajax</w:t>
      </w:r>
      <w:del w:id="1420" w:author="Francisco Garcia" w:date="2014-05-26T10:12:00Z">
        <w:r w:rsidR="00C57501">
          <w:delText>)</w:delText>
        </w:r>
        <w:r w:rsidR="003175FA">
          <w:delText>.</w:delText>
        </w:r>
      </w:del>
      <w:ins w:id="1421" w:author="Francisco Garcia" w:date="2014-05-26T10:12:00Z">
        <w:r w:rsidR="00C57501" w:rsidRPr="003245B3">
          <w:rPr>
            <w:lang w:val="fr-FR"/>
          </w:rPr>
          <w:t>)</w:t>
        </w:r>
        <w:commentRangeEnd w:id="1419"/>
        <w:r w:rsidR="00265FF8">
          <w:rPr>
            <w:rStyle w:val="Marquedecommentaire"/>
          </w:rPr>
          <w:commentReference w:id="1419"/>
        </w:r>
        <w:r w:rsidR="003175FA" w:rsidRPr="003245B3">
          <w:rPr>
            <w:lang w:val="fr-FR"/>
          </w:rPr>
          <w:t>.</w:t>
        </w:r>
      </w:ins>
      <w:r w:rsidR="003175FA" w:rsidRPr="003245B3">
        <w:rPr>
          <w:lang w:val="fr-FR"/>
        </w:rPr>
        <w:t xml:space="preserve"> Cette valeur est définie avec la valeur constante « DEFAULT_ADMIN_PASSWORD ». Actuellement, elle vaut 9000.</w:t>
      </w:r>
    </w:p>
    <w:p w14:paraId="15E1BA54" w14:textId="77777777" w:rsidR="00C57501" w:rsidRPr="003245B3" w:rsidRDefault="00C57501" w:rsidP="00E40A3F">
      <w:pPr>
        <w:pStyle w:val="Paragraphedeliste"/>
        <w:numPr>
          <w:ilvl w:val="0"/>
          <w:numId w:val="27"/>
        </w:numPr>
        <w:rPr>
          <w:lang w:val="fr-FR"/>
        </w:rPr>
      </w:pPr>
      <w:r w:rsidRPr="003245B3">
        <w:rPr>
          <w:lang w:val="fr-FR"/>
        </w:rPr>
        <w:t>Adminuser : Nom d’utilisateur pour les requêtes</w:t>
      </w:r>
    </w:p>
    <w:p w14:paraId="0FB5DD1E" w14:textId="77777777" w:rsidR="00C57501" w:rsidRPr="003245B3" w:rsidRDefault="00C57501" w:rsidP="00E40A3F">
      <w:pPr>
        <w:pStyle w:val="Paragraphedeliste"/>
        <w:numPr>
          <w:ilvl w:val="0"/>
          <w:numId w:val="27"/>
        </w:numPr>
        <w:rPr>
          <w:lang w:val="fr-FR"/>
        </w:rPr>
      </w:pPr>
      <w:r w:rsidRPr="003245B3">
        <w:rPr>
          <w:lang w:val="fr-FR"/>
        </w:rPr>
        <w:t>Adminpassword : Mot de passe pour les requêtes</w:t>
      </w:r>
    </w:p>
    <w:p w14:paraId="4EF08F01" w14:textId="77777777" w:rsidR="00E50F5D" w:rsidRPr="003245B3" w:rsidRDefault="00C57501" w:rsidP="00E50F5D">
      <w:pPr>
        <w:pStyle w:val="Paragraphedeliste"/>
        <w:numPr>
          <w:ilvl w:val="0"/>
          <w:numId w:val="27"/>
        </w:numPr>
        <w:rPr>
          <w:lang w:val="fr-FR"/>
        </w:rPr>
      </w:pPr>
      <w:r w:rsidRPr="003245B3">
        <w:rPr>
          <w:lang w:val="fr-FR"/>
        </w:rPr>
        <w:t>Outprotocol</w:t>
      </w:r>
      <w:r w:rsidR="00002111" w:rsidRPr="003245B3">
        <w:rPr>
          <w:lang w:val="fr-FR"/>
        </w:rPr>
        <w:t>_1</w:t>
      </w:r>
      <w:r w:rsidRPr="003245B3">
        <w:rPr>
          <w:lang w:val="fr-FR"/>
        </w:rPr>
        <w:t xml:space="preserve"> : </w:t>
      </w:r>
      <w:r w:rsidR="00002111" w:rsidRPr="003245B3">
        <w:rPr>
          <w:lang w:val="fr-FR"/>
        </w:rPr>
        <w:t>Sélection</w:t>
      </w:r>
      <w:r w:rsidRPr="003245B3">
        <w:rPr>
          <w:lang w:val="fr-FR"/>
        </w:rPr>
        <w:t xml:space="preserve"> de </w:t>
      </w:r>
      <w:r w:rsidR="00002111" w:rsidRPr="003245B3">
        <w:rPr>
          <w:lang w:val="fr-FR"/>
        </w:rPr>
        <w:t>protocole</w:t>
      </w:r>
      <w:r w:rsidRPr="003245B3">
        <w:rPr>
          <w:lang w:val="fr-FR"/>
        </w:rPr>
        <w:t xml:space="preserve"> utilisé pour le flux. Toujours configuré à 3 car cela correspond au protocol</w:t>
      </w:r>
      <w:r w:rsidR="00002111" w:rsidRPr="003245B3">
        <w:rPr>
          <w:lang w:val="fr-FR"/>
        </w:rPr>
        <w:t>e</w:t>
      </w:r>
      <w:r w:rsidRPr="003245B3">
        <w:rPr>
          <w:lang w:val="fr-FR"/>
        </w:rPr>
        <w:t xml:space="preserve"> le plus récent : SHOUTcast 2 (Ultravox 2.1).</w:t>
      </w:r>
      <w:r w:rsidR="00002111" w:rsidRPr="003245B3">
        <w:rPr>
          <w:lang w:val="fr-FR"/>
        </w:rPr>
        <w:t xml:space="preserve"> Le serveur distant doit prendre en charge ce </w:t>
      </w:r>
      <w:r w:rsidR="00E50F5D" w:rsidRPr="003245B3">
        <w:rPr>
          <w:lang w:val="fr-FR"/>
        </w:rPr>
        <w:t>protocole</w:t>
      </w:r>
    </w:p>
    <w:p w14:paraId="7DAB01A9" w14:textId="77777777" w:rsidR="00C57501" w:rsidRPr="003245B3" w:rsidRDefault="00002111" w:rsidP="00C57501">
      <w:pPr>
        <w:pStyle w:val="Paragraphedeliste"/>
        <w:numPr>
          <w:ilvl w:val="0"/>
          <w:numId w:val="27"/>
        </w:numPr>
        <w:rPr>
          <w:lang w:val="fr-FR"/>
        </w:rPr>
      </w:pPr>
      <w:r w:rsidRPr="003245B3">
        <w:rPr>
          <w:lang w:val="fr-FR"/>
        </w:rPr>
        <w:t xml:space="preserve">Serverip_1 : </w:t>
      </w:r>
      <w:r w:rsidR="00E50F5D" w:rsidRPr="003245B3">
        <w:rPr>
          <w:lang w:val="fr-FR"/>
        </w:rPr>
        <w:t>Adresse</w:t>
      </w:r>
      <w:r w:rsidRPr="003245B3">
        <w:rPr>
          <w:lang w:val="fr-FR"/>
        </w:rPr>
        <w:t xml:space="preserve"> IP du serveur de diffusion</w:t>
      </w:r>
    </w:p>
    <w:p w14:paraId="246BAA9B" w14:textId="77777777" w:rsidR="00E50F5D" w:rsidRPr="003245B3" w:rsidRDefault="00E50F5D" w:rsidP="00C57501">
      <w:pPr>
        <w:pStyle w:val="Paragraphedeliste"/>
        <w:numPr>
          <w:ilvl w:val="0"/>
          <w:numId w:val="27"/>
        </w:numPr>
        <w:rPr>
          <w:lang w:val="fr-FR"/>
        </w:rPr>
      </w:pPr>
      <w:r w:rsidRPr="003245B3">
        <w:rPr>
          <w:lang w:val="fr-FR"/>
        </w:rPr>
        <w:t>Serverport_1 : Port du serveur de diffusion</w:t>
      </w:r>
    </w:p>
    <w:p w14:paraId="517CB9AD" w14:textId="77777777" w:rsidR="00E50F5D" w:rsidRPr="003245B3" w:rsidRDefault="00E50F5D" w:rsidP="00C57501">
      <w:pPr>
        <w:pStyle w:val="Paragraphedeliste"/>
        <w:numPr>
          <w:ilvl w:val="0"/>
          <w:numId w:val="27"/>
        </w:numPr>
        <w:rPr>
          <w:lang w:val="fr-FR"/>
        </w:rPr>
      </w:pPr>
      <w:r w:rsidRPr="003245B3">
        <w:rPr>
          <w:lang w:val="fr-FR"/>
        </w:rPr>
        <w:t>Password_1 : Mot de passe du serveur de diffusion</w:t>
      </w:r>
    </w:p>
    <w:p w14:paraId="38EBF29F" w14:textId="77777777" w:rsidR="00E50F5D" w:rsidRPr="003245B3" w:rsidRDefault="00EB32F3" w:rsidP="00C57501">
      <w:pPr>
        <w:pStyle w:val="Paragraphedeliste"/>
        <w:numPr>
          <w:ilvl w:val="0"/>
          <w:numId w:val="27"/>
        </w:numPr>
        <w:rPr>
          <w:lang w:val="fr-FR"/>
        </w:rPr>
      </w:pPr>
      <w:r w:rsidRPr="003245B3">
        <w:rPr>
          <w:lang w:val="fr-FR"/>
        </w:rPr>
        <w:t>Streamid_1 : Défini le l’id du flux</w:t>
      </w:r>
    </w:p>
    <w:p w14:paraId="4EC79042" w14:textId="77777777" w:rsidR="00666A81" w:rsidRPr="003245B3" w:rsidRDefault="00666A81" w:rsidP="00C57501">
      <w:pPr>
        <w:pStyle w:val="Paragraphedeliste"/>
        <w:numPr>
          <w:ilvl w:val="0"/>
          <w:numId w:val="27"/>
        </w:numPr>
        <w:rPr>
          <w:lang w:val="fr-FR"/>
        </w:rPr>
      </w:pPr>
      <w:r w:rsidRPr="003245B3">
        <w:rPr>
          <w:lang w:val="fr-FR"/>
        </w:rPr>
        <w:t>Streamtitle : Le nom du flux</w:t>
      </w:r>
    </w:p>
    <w:p w14:paraId="58F60D4A" w14:textId="77777777" w:rsidR="00666A81" w:rsidRPr="003245B3" w:rsidRDefault="00666A81" w:rsidP="00C57501">
      <w:pPr>
        <w:pStyle w:val="Paragraphedeliste"/>
        <w:numPr>
          <w:ilvl w:val="0"/>
          <w:numId w:val="27"/>
        </w:numPr>
        <w:rPr>
          <w:lang w:val="fr-FR"/>
        </w:rPr>
      </w:pPr>
      <w:r w:rsidRPr="003245B3">
        <w:rPr>
          <w:lang w:val="fr-FR"/>
        </w:rPr>
        <w:t>Streamurl : L’adresse du flux (l’adresse du site web de la webradio par exemple)</w:t>
      </w:r>
    </w:p>
    <w:p w14:paraId="7268BD80" w14:textId="77777777" w:rsidR="00434B21" w:rsidRPr="003245B3" w:rsidRDefault="00434B21" w:rsidP="00C57501">
      <w:pPr>
        <w:pStyle w:val="Paragraphedeliste"/>
        <w:numPr>
          <w:ilvl w:val="0"/>
          <w:numId w:val="27"/>
        </w:numPr>
        <w:rPr>
          <w:lang w:val="fr-FR"/>
        </w:rPr>
      </w:pPr>
      <w:r w:rsidRPr="003245B3">
        <w:rPr>
          <w:lang w:val="fr-FR"/>
        </w:rPr>
        <w:t>Genre : Le genre de musique du flux. Toujours configuré à « Misc ».</w:t>
      </w:r>
    </w:p>
    <w:p w14:paraId="373ACDBD" w14:textId="77777777" w:rsidR="00202B3F" w:rsidRPr="003245B3" w:rsidRDefault="00202B3F" w:rsidP="00C57501">
      <w:pPr>
        <w:pStyle w:val="Paragraphedeliste"/>
        <w:numPr>
          <w:ilvl w:val="0"/>
          <w:numId w:val="27"/>
        </w:numPr>
        <w:rPr>
          <w:lang w:val="fr-FR"/>
        </w:rPr>
      </w:pPr>
      <w:r w:rsidRPr="003245B3">
        <w:rPr>
          <w:lang w:val="fr-FR"/>
        </w:rPr>
        <w:t>Calendarfile : Le chemin vers le fichier de calendrier de la webradio (tous les transcoders d’une même webradio pointent sur le même calendrier)</w:t>
      </w:r>
    </w:p>
    <w:p w14:paraId="65F39769" w14:textId="6072228F" w:rsidR="00664B51" w:rsidRPr="003245B3" w:rsidRDefault="00664B51" w:rsidP="00E66F0C">
      <w:pPr>
        <w:rPr>
          <w:lang w:val="fr-FR"/>
        </w:rPr>
      </w:pPr>
      <w:r w:rsidRPr="003245B3">
        <w:rPr>
          <w:lang w:val="fr-FR"/>
        </w:rPr>
        <w:lastRenderedPageBreak/>
        <w:t xml:space="preserve">A savoir que le numéro écrit comme ceci « _X » après certains paramètres, est un numéro qui permet de regrouper tous les paramètres à l’encoder de ce numéro (défini par le </w:t>
      </w:r>
      <w:del w:id="1422" w:author="Francisco Garcia" w:date="2014-05-26T10:12:00Z">
        <w:r>
          <w:delText>pramètre</w:delText>
        </w:r>
      </w:del>
      <w:ins w:id="1423" w:author="Francisco Garcia" w:date="2014-05-26T10:12:00Z">
        <w:r w:rsidR="00265FF8" w:rsidRPr="003245B3">
          <w:rPr>
            <w:lang w:val="fr-FR"/>
          </w:rPr>
          <w:t>paramètre</w:t>
        </w:r>
      </w:ins>
      <w:r w:rsidRPr="003245B3">
        <w:rPr>
          <w:lang w:val="fr-FR"/>
        </w:rPr>
        <w:t xml:space="preserve"> « streamid »). Car un transcoder peut, dans certains cas, avoir différents encoders et serveur de diffusion.</w:t>
      </w:r>
      <w:r w:rsidR="00666A81" w:rsidRPr="003245B3">
        <w:rPr>
          <w:lang w:val="fr-FR"/>
        </w:rPr>
        <w:t xml:space="preserve"> Dans le cas de WebradioManager, il a été </w:t>
      </w:r>
      <w:r w:rsidR="00434B21" w:rsidRPr="003245B3">
        <w:rPr>
          <w:lang w:val="fr-FR"/>
        </w:rPr>
        <w:t>décidé</w:t>
      </w:r>
      <w:r w:rsidR="00666A81" w:rsidRPr="003245B3">
        <w:rPr>
          <w:lang w:val="fr-FR"/>
        </w:rPr>
        <w:t xml:space="preserve"> qu’un transcoder avait un seul serveur de diffusion.</w:t>
      </w:r>
    </w:p>
    <w:p w14:paraId="4D04897C" w14:textId="77777777" w:rsidR="00202B3F" w:rsidRPr="003245B3" w:rsidRDefault="00202B3F" w:rsidP="00E66F0C">
      <w:pPr>
        <w:rPr>
          <w:lang w:val="fr-FR"/>
        </w:rPr>
      </w:pPr>
      <w:r w:rsidRPr="003245B3">
        <w:rPr>
          <w:lang w:val="fr-FR"/>
        </w:rPr>
        <w:t xml:space="preserve">En plus de </w:t>
      </w:r>
      <w:r w:rsidR="000F3F5B" w:rsidRPr="003245B3">
        <w:rPr>
          <w:lang w:val="fr-FR"/>
        </w:rPr>
        <w:t>ces paramètres, il</w:t>
      </w:r>
      <w:r w:rsidRPr="003245B3">
        <w:rPr>
          <w:lang w:val="fr-FR"/>
        </w:rPr>
        <w:t xml:space="preserve"> faut que le fichier de configuration contien</w:t>
      </w:r>
      <w:r w:rsidR="000F3F5B" w:rsidRPr="003245B3">
        <w:rPr>
          <w:lang w:val="fr-FR"/>
        </w:rPr>
        <w:t>ne</w:t>
      </w:r>
      <w:r w:rsidRPr="003245B3">
        <w:rPr>
          <w:lang w:val="fr-FR"/>
        </w:rPr>
        <w:t xml:space="preserve"> les playlists utilisées par le calendrier défini.</w:t>
      </w:r>
      <w:r w:rsidR="000F3F5B" w:rsidRPr="003245B3">
        <w:rPr>
          <w:lang w:val="fr-FR"/>
        </w:rPr>
        <w:t xml:space="preserve"> Ces informations sont par couple de 2 paramètres : </w:t>
      </w:r>
    </w:p>
    <w:p w14:paraId="421B3AEE" w14:textId="77777777" w:rsidR="000F3F5B" w:rsidRPr="003245B3" w:rsidRDefault="000F3F5B" w:rsidP="000F3F5B">
      <w:pPr>
        <w:pStyle w:val="Paragraphedeliste"/>
        <w:numPr>
          <w:ilvl w:val="0"/>
          <w:numId w:val="28"/>
        </w:numPr>
        <w:rPr>
          <w:lang w:val="fr-FR"/>
        </w:rPr>
      </w:pPr>
      <w:r w:rsidRPr="003245B3">
        <w:rPr>
          <w:lang w:val="fr-FR"/>
        </w:rPr>
        <w:t xml:space="preserve">Playlistfilename_X : Le nom de la playlist (le nom qui est inscrit </w:t>
      </w:r>
      <w:hyperlink w:anchor="_Génération_de_configuration_1" w:history="1">
        <w:r w:rsidRPr="003245B3">
          <w:rPr>
            <w:rStyle w:val="Lienhypertexte"/>
            <w:lang w:val="fr-FR"/>
          </w:rPr>
          <w:t>dans le calendrier</w:t>
        </w:r>
      </w:hyperlink>
      <w:r w:rsidRPr="003245B3">
        <w:rPr>
          <w:lang w:val="fr-FR"/>
        </w:rPr>
        <w:t>)</w:t>
      </w:r>
    </w:p>
    <w:p w14:paraId="29B090FB" w14:textId="77777777" w:rsidR="000F3F5B" w:rsidRPr="003245B3" w:rsidRDefault="000F3F5B" w:rsidP="000F3F5B">
      <w:pPr>
        <w:pStyle w:val="Paragraphedeliste"/>
        <w:numPr>
          <w:ilvl w:val="0"/>
          <w:numId w:val="28"/>
        </w:numPr>
        <w:rPr>
          <w:lang w:val="fr-FR"/>
        </w:rPr>
      </w:pPr>
      <w:r w:rsidRPr="003245B3">
        <w:rPr>
          <w:lang w:val="fr-FR"/>
        </w:rPr>
        <w:t>Playlistfilepath_X : Chemin vers le fichier de cette playlist</w:t>
      </w:r>
    </w:p>
    <w:p w14:paraId="75B6C2D3" w14:textId="77777777" w:rsidR="000F3F5B" w:rsidRPr="003245B3" w:rsidRDefault="000F3F5B" w:rsidP="000F3F5B">
      <w:pPr>
        <w:rPr>
          <w:lang w:val="fr-FR"/>
        </w:rPr>
      </w:pPr>
      <w:r w:rsidRPr="003245B3">
        <w:rPr>
          <w:lang w:val="fr-FR"/>
        </w:rPr>
        <w:t>Le X correspond à un numéro qui permet de retrouver les 2 paramètres qui vont de pair. C’est-à-dire que chacun des 2 paramètres doivent avoir le même numéro.</w:t>
      </w:r>
      <w:r w:rsidR="001D3C3A" w:rsidRPr="003245B3">
        <w:rPr>
          <w:lang w:val="fr-FR"/>
        </w:rPr>
        <w:t xml:space="preserve"> Pour générer ces paramètres, un paramètre de type « List&lt;Playlist&gt; » est passé en paramètre à la méthode de génération de configuration.</w:t>
      </w:r>
    </w:p>
    <w:p w14:paraId="7F5D0A17" w14:textId="193B7831" w:rsidR="006111FC" w:rsidRPr="003245B3" w:rsidRDefault="006111FC" w:rsidP="00E66F0C">
      <w:pPr>
        <w:rPr>
          <w:lang w:val="fr-FR"/>
        </w:rPr>
      </w:pPr>
      <w:r w:rsidRPr="003245B3">
        <w:rPr>
          <w:lang w:val="fr-FR"/>
        </w:rPr>
        <w:t xml:space="preserve">Les fichiers de configuration sont stockés dans le dossier « transcoders » de la webradio (voir le chapitre concernant </w:t>
      </w:r>
      <w:hyperlink w:anchor="_Structures_des_dossiers/fichiers" w:history="1">
        <w:r w:rsidRPr="003245B3">
          <w:rPr>
            <w:rStyle w:val="Lienhypertexte"/>
            <w:lang w:val="fr-FR"/>
          </w:rPr>
          <w:t>les dossiers/fichiers</w:t>
        </w:r>
      </w:hyperlink>
      <w:r w:rsidR="00D238CD">
        <w:rPr>
          <w:lang w:val="fr-FR"/>
        </w:rPr>
        <w:t xml:space="preserve"> (</w:t>
      </w:r>
      <w:r w:rsidR="00D238CD">
        <w:rPr>
          <w:lang w:val="fr-FR"/>
        </w:rPr>
        <w:fldChar w:fldCharType="begin"/>
      </w:r>
      <w:r w:rsidR="00D238CD">
        <w:rPr>
          <w:lang w:val="fr-FR"/>
        </w:rPr>
        <w:instrText xml:space="preserve"> REF _Ref388945258 \r \h </w:instrText>
      </w:r>
      <w:r w:rsidR="00D238CD">
        <w:rPr>
          <w:lang w:val="fr-FR"/>
        </w:rPr>
      </w:r>
      <w:r w:rsidR="00D238CD">
        <w:rPr>
          <w:lang w:val="fr-FR"/>
        </w:rPr>
        <w:fldChar w:fldCharType="separate"/>
      </w:r>
      <w:r w:rsidR="00D238CD">
        <w:rPr>
          <w:lang w:val="fr-FR"/>
        </w:rPr>
        <w:t>5.6</w:t>
      </w:r>
      <w:r w:rsidR="00D238CD">
        <w:rPr>
          <w:lang w:val="fr-FR"/>
        </w:rPr>
        <w:fldChar w:fldCharType="end"/>
      </w:r>
      <w:bookmarkStart w:id="1424" w:name="_GoBack"/>
      <w:bookmarkEnd w:id="1424"/>
      <w:r w:rsidR="00D238CD">
        <w:rPr>
          <w:lang w:val="fr-FR"/>
        </w:rPr>
        <w:t>))</w:t>
      </w:r>
      <w:r w:rsidRPr="003245B3">
        <w:rPr>
          <w:lang w:val="fr-FR"/>
        </w:rPr>
        <w:t xml:space="preserve">. </w:t>
      </w:r>
    </w:p>
    <w:p w14:paraId="2F5914DC" w14:textId="77777777" w:rsidR="006111FC" w:rsidRPr="003245B3" w:rsidRDefault="006111FC" w:rsidP="00E66F0C">
      <w:pPr>
        <w:rPr>
          <w:lang w:val="fr-FR"/>
        </w:rPr>
      </w:pPr>
      <w:r w:rsidRPr="003245B3">
        <w:rPr>
          <w:lang w:val="fr-FR"/>
        </w:rPr>
        <w:t>Chaque fichier est nommé « IdentifiantDuTranscoder.config »</w:t>
      </w:r>
      <w:r w:rsidR="00ED5E83" w:rsidRPr="003245B3">
        <w:rPr>
          <w:lang w:val="fr-FR"/>
        </w:rPr>
        <w:t xml:space="preserve"> (identifiant dans la base de données)</w:t>
      </w:r>
      <w:r w:rsidRPr="003245B3">
        <w:rPr>
          <w:lang w:val="fr-FR"/>
        </w:rPr>
        <w:t>.</w:t>
      </w:r>
      <w:r w:rsidR="00ED5E83" w:rsidRPr="003245B3">
        <w:rPr>
          <w:lang w:val="fr-FR"/>
        </w:rPr>
        <w:t xml:space="preserve"> La même chose pour son fichier de log mais avec l’extension « .log »</w:t>
      </w:r>
    </w:p>
    <w:p w14:paraId="0782032F" w14:textId="77777777" w:rsidR="00031BE9" w:rsidRPr="003245B3" w:rsidRDefault="00031BE9" w:rsidP="00E66F0C">
      <w:pPr>
        <w:rPr>
          <w:lang w:val="fr-FR"/>
        </w:rPr>
      </w:pPr>
      <w:r w:rsidRPr="003245B3">
        <w:rPr>
          <w:lang w:val="fr-FR"/>
        </w:rPr>
        <w:t>Exemple de configuration :</w:t>
      </w:r>
    </w:p>
    <w:p w14:paraId="21C0CB96"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logfile=C:\Users\MENETREYS_INFO\Documents\GitHub\WebradioManager\WebradioManager\WebradioManager\bin\Debug\webradios\Gorilo\transcoders\7.log</w:t>
      </w:r>
    </w:p>
    <w:p w14:paraId="7C4F0517"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encoder_1=aacp</w:t>
      </w:r>
    </w:p>
    <w:p w14:paraId="7E834E1F"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bitrate_1=256000</w:t>
      </w:r>
    </w:p>
    <w:p w14:paraId="0E58E464"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proofErr w:type="gramStart"/>
      <w:r w:rsidRPr="003245B3">
        <w:rPr>
          <w:lang w:val="fr-FR"/>
        </w:rPr>
        <w:t>adminport=</w:t>
      </w:r>
      <w:proofErr w:type="gramEnd"/>
      <w:r w:rsidRPr="003245B3">
        <w:rPr>
          <w:lang w:val="fr-FR"/>
        </w:rPr>
        <w:t>9000</w:t>
      </w:r>
    </w:p>
    <w:p w14:paraId="033E7DD0"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proofErr w:type="gramStart"/>
      <w:r w:rsidRPr="003245B3">
        <w:rPr>
          <w:lang w:val="fr-FR"/>
        </w:rPr>
        <w:t>adminuser=</w:t>
      </w:r>
      <w:proofErr w:type="gramEnd"/>
      <w:r w:rsidRPr="003245B3">
        <w:rPr>
          <w:lang w:val="fr-FR"/>
        </w:rPr>
        <w:t>admin</w:t>
      </w:r>
    </w:p>
    <w:p w14:paraId="0F6D51DB"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proofErr w:type="gramStart"/>
      <w:r w:rsidRPr="003245B3">
        <w:rPr>
          <w:lang w:val="fr-FR"/>
        </w:rPr>
        <w:t>adminpassword=</w:t>
      </w:r>
      <w:proofErr w:type="gramEnd"/>
      <w:r w:rsidRPr="003245B3">
        <w:rPr>
          <w:lang w:val="fr-FR"/>
        </w:rPr>
        <w:t>admin</w:t>
      </w:r>
    </w:p>
    <w:p w14:paraId="6FEA085D"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outprotocol_1=3</w:t>
      </w:r>
    </w:p>
    <w:p w14:paraId="004FC569"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serverip_1=127.0.0.1</w:t>
      </w:r>
    </w:p>
    <w:p w14:paraId="0F54F6BC"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serverport_1=8000</w:t>
      </w:r>
    </w:p>
    <w:p w14:paraId="498A3681"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password_1=lol</w:t>
      </w:r>
    </w:p>
    <w:p w14:paraId="5659E183"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streamid_1=1</w:t>
      </w:r>
    </w:p>
    <w:p w14:paraId="512D4B29"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proofErr w:type="gramStart"/>
      <w:r w:rsidRPr="003245B3">
        <w:rPr>
          <w:lang w:val="fr-FR"/>
        </w:rPr>
        <w:t>streamtitle=</w:t>
      </w:r>
      <w:proofErr w:type="gramEnd"/>
      <w:r w:rsidRPr="003245B3">
        <w:rPr>
          <w:lang w:val="fr-FR"/>
        </w:rPr>
        <w:t>Gorilo 256</w:t>
      </w:r>
    </w:p>
    <w:p w14:paraId="51A9454D"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proofErr w:type="gramStart"/>
      <w:r w:rsidRPr="003245B3">
        <w:rPr>
          <w:lang w:val="fr-FR"/>
        </w:rPr>
        <w:t>streamurl=</w:t>
      </w:r>
      <w:proofErr w:type="gramEnd"/>
      <w:r w:rsidRPr="003245B3">
        <w:rPr>
          <w:lang w:val="fr-FR"/>
        </w:rPr>
        <w:t>www.hardstylefm.ch</w:t>
      </w:r>
    </w:p>
    <w:p w14:paraId="65D479E8"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proofErr w:type="gramStart"/>
      <w:r w:rsidRPr="003245B3">
        <w:rPr>
          <w:lang w:val="fr-FR"/>
        </w:rPr>
        <w:t>genre=</w:t>
      </w:r>
      <w:proofErr w:type="gramEnd"/>
      <w:r w:rsidRPr="003245B3">
        <w:rPr>
          <w:lang w:val="fr-FR"/>
        </w:rPr>
        <w:t>Misc</w:t>
      </w:r>
    </w:p>
    <w:p w14:paraId="23559871"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calendarfile=C:\Users\MENETREYS_INFO\Documents\GitHub\WebradioManager\WebradioManager\WebradioManager\bin\Debug\webradios\Gorilo\calendar.xml</w:t>
      </w:r>
    </w:p>
    <w:p w14:paraId="25C5F4C1"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playlistfilename_1=Pub migros</w:t>
      </w:r>
    </w:p>
    <w:p w14:paraId="364B5174"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playlistfilepath_1=C:\Users\MENETREYS_INFO\Documents\GitHub\WebradioManager\WebradioManager\WebradioManager\bin\Debug\webradios\Gorilo\playlists\Pub migros.lst</w:t>
      </w:r>
    </w:p>
    <w:p w14:paraId="0280919B"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playlistfilename_2=Commercial</w:t>
      </w:r>
    </w:p>
    <w:p w14:paraId="195E9F35"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playlistfilepath_2=C:\Users\MENETREYS_INFO\Documents\GitHub\WebradioManager\WebradioManager\WebradioManager\bin\Debug\webradios\Gorilo\playlists\Commercial.lst</w:t>
      </w:r>
    </w:p>
    <w:p w14:paraId="5E0E7B10"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playlistfilename_3=HardLol</w:t>
      </w:r>
    </w:p>
    <w:p w14:paraId="6C93F83D"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lastRenderedPageBreak/>
        <w:t>playlistfilepath_3=C:\Users\MENETREYS_INFO\Documents\GitHub\WebradioManager\WebradioManager\WebradioManager\bin\Debug\webradios\Gorilo\playlists\HardLol.lst</w:t>
      </w:r>
    </w:p>
    <w:p w14:paraId="03A73DCA"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playlistfilename_4=Test</w:t>
      </w:r>
    </w:p>
    <w:p w14:paraId="41FA2B26"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playlistfilepath_4=C:\Users\MENETREYS_INFO\Documents\GitHub\WebradioManager\WebradioManager\WebradioManager\bin\Debug\webradios\Gorilo\playlists\Test.lst</w:t>
      </w:r>
    </w:p>
    <w:p w14:paraId="3556368F" w14:textId="77777777" w:rsidR="00D2272D" w:rsidRPr="003245B3" w:rsidRDefault="00D2272D" w:rsidP="00031E9F">
      <w:pPr>
        <w:pStyle w:val="Titre3"/>
        <w:rPr>
          <w:lang w:val="fr-FR"/>
        </w:rPr>
      </w:pPr>
      <w:bookmarkStart w:id="1425" w:name="_Toc262710649"/>
      <w:bookmarkStart w:id="1426" w:name="_Toc387323452"/>
      <w:r w:rsidRPr="003245B3">
        <w:rPr>
          <w:lang w:val="fr-FR"/>
        </w:rPr>
        <w:t>Licence MP3</w:t>
      </w:r>
      <w:bookmarkEnd w:id="1425"/>
      <w:bookmarkEnd w:id="1426"/>
    </w:p>
    <w:p w14:paraId="4777D90D" w14:textId="77777777" w:rsidR="00D2272D" w:rsidRPr="003245B3" w:rsidRDefault="00EC7C1F" w:rsidP="00D2272D">
      <w:pPr>
        <w:rPr>
          <w:lang w:val="fr-FR"/>
        </w:rPr>
      </w:pPr>
      <w:r w:rsidRPr="003245B3">
        <w:rPr>
          <w:lang w:val="fr-FR"/>
        </w:rPr>
        <w:t xml:space="preserve">Pour diffuser en mp3, l’utilisateur doit obtenir une licence comme expliqué dans la documentation du transcoder ShoutCAST : </w:t>
      </w:r>
    </w:p>
    <w:p w14:paraId="5BCE9E0A" w14:textId="77777777" w:rsidR="00EC7C1F" w:rsidRPr="003245B3" w:rsidRDefault="0021440F" w:rsidP="00D2272D">
      <w:pPr>
        <w:rPr>
          <w:lang w:val="fr-FR"/>
        </w:rPr>
      </w:pPr>
      <w:hyperlink r:id="rId75" w:anchor="Registering_for_MP3_Stream_Encoding" w:history="1">
        <w:r w:rsidR="00EC7C1F" w:rsidRPr="003245B3">
          <w:rPr>
            <w:rStyle w:val="Lienhypertexte"/>
            <w:lang w:val="fr-FR"/>
          </w:rPr>
          <w:t>http://wiki.winamp.com/wiki/SHOUTcast_DNAS_Transcoder_2#Registering_for_MP3_Stream_Encoding</w:t>
        </w:r>
      </w:hyperlink>
    </w:p>
    <w:p w14:paraId="2091C911" w14:textId="77777777" w:rsidR="00EC7C1F" w:rsidRPr="003245B3" w:rsidRDefault="00EC7C1F" w:rsidP="00D2272D">
      <w:pPr>
        <w:rPr>
          <w:lang w:val="fr-FR"/>
        </w:rPr>
      </w:pPr>
      <w:commentRangeStart w:id="1427"/>
      <w:r w:rsidRPr="003245B3">
        <w:rPr>
          <w:lang w:val="fr-FR"/>
        </w:rPr>
        <w:t xml:space="preserve">Malheureusement, les </w:t>
      </w:r>
      <w:r w:rsidR="00362603" w:rsidRPr="003245B3">
        <w:rPr>
          <w:lang w:val="fr-FR"/>
        </w:rPr>
        <w:t>licences</w:t>
      </w:r>
      <w:r w:rsidRPr="003245B3">
        <w:rPr>
          <w:lang w:val="fr-FR"/>
        </w:rPr>
        <w:t xml:space="preserve"> ne sont plus </w:t>
      </w:r>
      <w:r w:rsidR="00CA337E" w:rsidRPr="003245B3">
        <w:rPr>
          <w:lang w:val="fr-FR"/>
        </w:rPr>
        <w:t>distribuées</w:t>
      </w:r>
      <w:r w:rsidRPr="003245B3">
        <w:rPr>
          <w:lang w:val="fr-FR"/>
        </w:rPr>
        <w:t xml:space="preserve"> pour le moment.</w:t>
      </w:r>
      <w:commentRangeEnd w:id="1427"/>
      <w:r w:rsidR="00265FF8">
        <w:rPr>
          <w:rStyle w:val="Marquedecommentaire"/>
        </w:rPr>
        <w:commentReference w:id="1427"/>
      </w:r>
    </w:p>
    <w:p w14:paraId="13DB4614" w14:textId="77777777" w:rsidR="000526F7" w:rsidRPr="003245B3" w:rsidRDefault="000526F7" w:rsidP="00031E9F">
      <w:pPr>
        <w:pStyle w:val="Titre3"/>
        <w:rPr>
          <w:lang w:val="fr-FR"/>
        </w:rPr>
      </w:pPr>
      <w:bookmarkStart w:id="1428" w:name="_Toc262710650"/>
      <w:bookmarkStart w:id="1429" w:name="_Toc387323453"/>
      <w:r w:rsidRPr="003245B3">
        <w:rPr>
          <w:lang w:val="fr-FR"/>
        </w:rPr>
        <w:lastRenderedPageBreak/>
        <w:t>Création d’un transcoder</w:t>
      </w:r>
      <w:bookmarkEnd w:id="1428"/>
      <w:bookmarkEnd w:id="1429"/>
    </w:p>
    <w:p w14:paraId="5E1C29E2" w14:textId="77777777" w:rsidR="00362603" w:rsidRPr="003245B3" w:rsidRDefault="00362603" w:rsidP="00362603">
      <w:pPr>
        <w:keepNext/>
        <w:jc w:val="center"/>
        <w:rPr>
          <w:lang w:val="fr-FR"/>
        </w:rPr>
      </w:pPr>
      <w:r w:rsidRPr="003245B3">
        <w:rPr>
          <w:noProof/>
          <w:lang w:eastAsia="fr-CH"/>
        </w:rPr>
        <w:drawing>
          <wp:inline distT="0" distB="0" distL="0" distR="0" wp14:anchorId="79753F68" wp14:editId="220E8187">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76">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14:paraId="797F9AEA" w14:textId="77777777" w:rsidR="00362603" w:rsidRPr="003245B3" w:rsidRDefault="00362603" w:rsidP="0036260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42</w:t>
      </w:r>
      <w:r w:rsidR="00A30F7C" w:rsidRPr="003245B3">
        <w:rPr>
          <w:noProof/>
          <w:lang w:val="fr-FR"/>
        </w:rPr>
        <w:fldChar w:fldCharType="end"/>
      </w:r>
      <w:r w:rsidRPr="003245B3">
        <w:rPr>
          <w:lang w:val="fr-FR"/>
        </w:rPr>
        <w:t xml:space="preserve"> - Schéma création d'un transcoder</w:t>
      </w:r>
    </w:p>
    <w:p w14:paraId="2F66FEB7" w14:textId="6C96DDBC" w:rsidR="0021752D" w:rsidRPr="003245B3" w:rsidRDefault="00362603" w:rsidP="008F30F4">
      <w:pPr>
        <w:rPr>
          <w:lang w:val="fr-FR"/>
        </w:rPr>
      </w:pPr>
      <w:r w:rsidRPr="003245B3">
        <w:rPr>
          <w:lang w:val="fr-FR"/>
        </w:rPr>
        <w:t xml:space="preserve">Le schéma ci-dessus explique le fonctionnement globale de l’ajout d’un nouveau </w:t>
      </w:r>
      <w:proofErr w:type="gramStart"/>
      <w:r w:rsidRPr="003245B3">
        <w:rPr>
          <w:lang w:val="fr-FR"/>
        </w:rPr>
        <w:t>transcoder</w:t>
      </w:r>
      <w:proofErr w:type="gramEnd"/>
      <w:r w:rsidRPr="003245B3">
        <w:rPr>
          <w:lang w:val="fr-FR"/>
        </w:rPr>
        <w:t xml:space="preserve"> à une webradio</w:t>
      </w:r>
      <w:r w:rsidR="006F776C" w:rsidRPr="003245B3">
        <w:rPr>
          <w:lang w:val="fr-FR"/>
        </w:rPr>
        <w:t xml:space="preserve"> au niveau du </w:t>
      </w:r>
      <w:ins w:id="1430" w:author="Francisco Garcia" w:date="2014-05-26T10:12:00Z">
        <w:r w:rsidR="002F001F">
          <w:rPr>
            <w:lang w:val="fr-FR"/>
          </w:rPr>
          <w:t>« </w:t>
        </w:r>
      </w:ins>
      <w:r w:rsidR="006F776C" w:rsidRPr="003245B3">
        <w:rPr>
          <w:lang w:val="fr-FR"/>
        </w:rPr>
        <w:t>modèle</w:t>
      </w:r>
      <w:del w:id="1431" w:author="Francisco Garcia" w:date="2014-05-26T10:12:00Z">
        <w:r>
          <w:delText>.</w:delText>
        </w:r>
      </w:del>
      <w:ins w:id="1432" w:author="Francisco Garcia" w:date="2014-05-26T10:12:00Z">
        <w:r w:rsidR="002F001F">
          <w:rPr>
            <w:lang w:val="fr-FR"/>
          </w:rPr>
          <w:t> »</w:t>
        </w:r>
        <w:r w:rsidRPr="003245B3">
          <w:rPr>
            <w:lang w:val="fr-FR"/>
          </w:rPr>
          <w:t>.</w:t>
        </w:r>
      </w:ins>
      <w:r w:rsidR="006F776C" w:rsidRPr="003245B3">
        <w:rPr>
          <w:lang w:val="fr-FR"/>
        </w:rPr>
        <w:t xml:space="preserve"> En amont, certaines vérifications sont effectuées au niveau de la </w:t>
      </w:r>
      <w:ins w:id="1433" w:author="Francisco Garcia" w:date="2014-05-26T10:12:00Z">
        <w:r w:rsidR="002F001F">
          <w:rPr>
            <w:lang w:val="fr-FR"/>
          </w:rPr>
          <w:t>« </w:t>
        </w:r>
      </w:ins>
      <w:r w:rsidR="006F776C" w:rsidRPr="003245B3">
        <w:rPr>
          <w:lang w:val="fr-FR"/>
        </w:rPr>
        <w:t>vue</w:t>
      </w:r>
      <w:del w:id="1434" w:author="Francisco Garcia" w:date="2014-05-26T10:12:00Z">
        <w:r w:rsidR="006F776C">
          <w:delText>.</w:delText>
        </w:r>
      </w:del>
      <w:ins w:id="1435" w:author="Francisco Garcia" w:date="2014-05-26T10:12:00Z">
        <w:r w:rsidR="002F001F">
          <w:rPr>
            <w:lang w:val="fr-FR"/>
          </w:rPr>
          <w:t> »</w:t>
        </w:r>
        <w:r w:rsidR="006F776C" w:rsidRPr="003245B3">
          <w:rPr>
            <w:lang w:val="fr-FR"/>
          </w:rPr>
          <w:t>.</w:t>
        </w:r>
      </w:ins>
      <w:r w:rsidR="00774E5E" w:rsidRPr="003245B3">
        <w:rPr>
          <w:lang w:val="fr-FR"/>
        </w:rPr>
        <w:t xml:space="preserve"> Pour commencer, les champs concernant le nom du flux et le mot de passe du serveur de diffusion doivent être remplis.</w:t>
      </w:r>
      <w:r w:rsidR="00D66463" w:rsidRPr="003245B3">
        <w:rPr>
          <w:lang w:val="fr-FR"/>
        </w:rPr>
        <w:t xml:space="preserve"> L’adresse IP rentrée doit être correcte et elle est vérifiée avec la </w:t>
      </w:r>
      <w:commentRangeStart w:id="1436"/>
      <w:r w:rsidR="00D66463" w:rsidRPr="003245B3">
        <w:rPr>
          <w:lang w:val="fr-FR"/>
        </w:rPr>
        <w:t xml:space="preserve">méthode statique </w:t>
      </w:r>
      <w:commentRangeEnd w:id="1436"/>
      <w:r w:rsidR="00BB1036">
        <w:rPr>
          <w:rStyle w:val="Marquedecommentaire"/>
        </w:rPr>
        <w:commentReference w:id="1436"/>
      </w:r>
      <w:r w:rsidR="00D66463" w:rsidRPr="003245B3">
        <w:rPr>
          <w:lang w:val="fr-FR"/>
        </w:rPr>
        <w:t>« TryParse » de la classe IPAddress.</w:t>
      </w:r>
      <w:r w:rsidR="0021752D" w:rsidRPr="003245B3">
        <w:rPr>
          <w:lang w:val="fr-FR"/>
        </w:rPr>
        <w:t xml:space="preserve"> L’utilisateur peut aussi entrer le nom DNS du serveur. Dans ce cas, le TryParse va retourner false. </w:t>
      </w:r>
    </w:p>
    <w:p w14:paraId="1D468820" w14:textId="5B1FE8C2" w:rsidR="000526F7" w:rsidRPr="003245B3" w:rsidRDefault="00D66463" w:rsidP="000526F7">
      <w:pPr>
        <w:rPr>
          <w:lang w:val="fr-FR"/>
        </w:rPr>
      </w:pPr>
      <w:r w:rsidRPr="003245B3">
        <w:rPr>
          <w:lang w:val="fr-FR"/>
        </w:rPr>
        <w:t>Ensuite, dans la méthode « AddTranscoder » de la classe Bdd décrite dans le schéma, un premier test fondamental est effectué avant toute manipulation. Le transcoder créé doit avoir un nom unique</w:t>
      </w:r>
      <w:r w:rsidR="00485B64" w:rsidRPr="003245B3">
        <w:rPr>
          <w:lang w:val="fr-FR"/>
        </w:rPr>
        <w:t xml:space="preserve"> </w:t>
      </w:r>
      <w:r w:rsidR="00485B64" w:rsidRPr="003245B3">
        <w:rPr>
          <w:lang w:val="fr-FR"/>
        </w:rPr>
        <w:lastRenderedPageBreak/>
        <w:t>(nom du flux)</w:t>
      </w:r>
      <w:r w:rsidRPr="003245B3">
        <w:rPr>
          <w:lang w:val="fr-FR"/>
        </w:rPr>
        <w:t xml:space="preserve"> pour cette webradio.</w:t>
      </w:r>
      <w:r w:rsidR="00AC5A8E" w:rsidRPr="003245B3">
        <w:rPr>
          <w:lang w:val="fr-FR"/>
        </w:rPr>
        <w:t xml:space="preserve"> La méthode « TranscoderExists » de la même classe retourne un booléen.</w:t>
      </w:r>
      <w:r w:rsidR="00485B64" w:rsidRPr="003245B3">
        <w:rPr>
          <w:lang w:val="fr-FR"/>
        </w:rPr>
        <w:t xml:space="preserve"> Si le nom du flux existe déjà, la méthode retourne directement la valeur constante « ERROR ». De son côté, le modèle va recevoir </w:t>
      </w:r>
      <w:r w:rsidR="00C27FE4" w:rsidRPr="003245B3">
        <w:rPr>
          <w:lang w:val="fr-FR"/>
        </w:rPr>
        <w:t>l’</w:t>
      </w:r>
      <w:r w:rsidR="00485B64" w:rsidRPr="003245B3">
        <w:rPr>
          <w:lang w:val="fr-FR"/>
        </w:rPr>
        <w:t>id</w:t>
      </w:r>
      <w:r w:rsidR="00C27FE4" w:rsidRPr="003245B3">
        <w:rPr>
          <w:lang w:val="fr-FR"/>
        </w:rPr>
        <w:t>entifiant</w:t>
      </w:r>
      <w:r w:rsidR="00485B64" w:rsidRPr="003245B3">
        <w:rPr>
          <w:lang w:val="fr-FR"/>
        </w:rPr>
        <w:t xml:space="preserve"> du transcoder qui </w:t>
      </w:r>
      <w:ins w:id="1437" w:author="Francisco Garcia" w:date="2014-05-26T10:12:00Z">
        <w:r w:rsidR="002236BC">
          <w:rPr>
            <w:lang w:val="fr-FR"/>
          </w:rPr>
          <w:t xml:space="preserve">a </w:t>
        </w:r>
      </w:ins>
      <w:r w:rsidR="00485B64" w:rsidRPr="003245B3">
        <w:rPr>
          <w:lang w:val="fr-FR"/>
        </w:rPr>
        <w:t>été sensé être ajouté. Il vérifie donc que l’id reçu n’est pas égale à la valeur constante « ERROR » de la classe Bdd.</w:t>
      </w:r>
      <w:r w:rsidR="00C27FE4" w:rsidRPr="003245B3">
        <w:rPr>
          <w:lang w:val="fr-FR"/>
        </w:rPr>
        <w:t xml:space="preserve"> Si elle est égale, le </w:t>
      </w:r>
      <w:ins w:id="1438" w:author="Francisco Garcia" w:date="2014-05-26T10:12:00Z">
        <w:r w:rsidR="002236BC">
          <w:rPr>
            <w:lang w:val="fr-FR"/>
          </w:rPr>
          <w:t>« </w:t>
        </w:r>
      </w:ins>
      <w:r w:rsidR="00C27FE4" w:rsidRPr="003245B3">
        <w:rPr>
          <w:lang w:val="fr-FR"/>
        </w:rPr>
        <w:t>modèle</w:t>
      </w:r>
      <w:ins w:id="1439" w:author="Francisco Garcia" w:date="2014-05-26T10:12:00Z">
        <w:r w:rsidR="002236BC">
          <w:rPr>
            <w:lang w:val="fr-FR"/>
          </w:rPr>
          <w:t> »</w:t>
        </w:r>
      </w:ins>
      <w:r w:rsidR="00C27FE4" w:rsidRPr="003245B3">
        <w:rPr>
          <w:lang w:val="fr-FR"/>
        </w:rPr>
        <w:t xml:space="preserve"> retourne « false » et la vue, dans ce cas, affiche un message d’erreur à l’utilisateur.</w:t>
      </w:r>
    </w:p>
    <w:p w14:paraId="35E0FEB4" w14:textId="77777777" w:rsidR="0037618C" w:rsidRPr="003245B3" w:rsidRDefault="0037618C" w:rsidP="000526F7">
      <w:pPr>
        <w:pStyle w:val="Titre3"/>
        <w:rPr>
          <w:lang w:val="fr-FR"/>
        </w:rPr>
      </w:pPr>
      <w:bookmarkStart w:id="1440" w:name="_Toc262710651"/>
      <w:bookmarkStart w:id="1441" w:name="_Toc387323454"/>
      <w:r w:rsidRPr="003245B3">
        <w:rPr>
          <w:lang w:val="fr-FR"/>
        </w:rPr>
        <w:t>Résolution de nom</w:t>
      </w:r>
      <w:bookmarkEnd w:id="1440"/>
    </w:p>
    <w:p w14:paraId="13981962" w14:textId="72C5708D" w:rsidR="0037618C" w:rsidRPr="003245B3" w:rsidRDefault="0037618C" w:rsidP="0037618C">
      <w:pPr>
        <w:rPr>
          <w:lang w:val="fr-FR"/>
        </w:rPr>
      </w:pPr>
      <w:r w:rsidRPr="003245B3">
        <w:rPr>
          <w:lang w:val="fr-FR"/>
        </w:rPr>
        <w:t xml:space="preserve">Les 2 boutons « resolve » permettent de résoudre le nom DNS donné par l’utilisateur dans le champ « Server IP ». </w:t>
      </w:r>
      <w:r w:rsidR="004B03EB" w:rsidRPr="003245B3">
        <w:rPr>
          <w:lang w:val="fr-FR"/>
        </w:rPr>
        <w:t xml:space="preserve">La méthode « GetResolvedConnecionIPAddress » de la vue AdminView (trouvée sur le site : </w:t>
      </w:r>
      <w:hyperlink r:id="rId77" w:history="1">
        <w:r w:rsidR="004B03EB" w:rsidRPr="003245B3">
          <w:rPr>
            <w:rStyle w:val="Lienhypertexte"/>
            <w:lang w:val="fr-FR"/>
          </w:rPr>
          <w:t>http://www.codeproject.com/Tips/440861/Resolving-a-hostname-in-Csharp-and-retrieving-IP-v</w:t>
        </w:r>
      </w:hyperlink>
      <w:r w:rsidR="004B03EB" w:rsidRPr="003245B3">
        <w:rPr>
          <w:lang w:val="fr-FR"/>
        </w:rPr>
        <w:t xml:space="preserve">) va retourner un booléen si l’opération a réussie ou non. La variable « out » de type IPAddress sera </w:t>
      </w:r>
      <w:del w:id="1442" w:author="Francisco Garcia" w:date="2014-05-26T10:12:00Z">
        <w:r w:rsidR="004B03EB">
          <w:delText>rempli</w:delText>
        </w:r>
      </w:del>
      <w:proofErr w:type="gramStart"/>
      <w:ins w:id="1443" w:author="Francisco Garcia" w:date="2014-05-26T10:12:00Z">
        <w:r w:rsidR="004B03EB" w:rsidRPr="003245B3">
          <w:rPr>
            <w:lang w:val="fr-FR"/>
          </w:rPr>
          <w:t>rempli</w:t>
        </w:r>
        <w:r w:rsidR="002236BC">
          <w:rPr>
            <w:lang w:val="fr-FR"/>
          </w:rPr>
          <w:t>e</w:t>
        </w:r>
      </w:ins>
      <w:proofErr w:type="gramEnd"/>
      <w:r w:rsidR="004B03EB" w:rsidRPr="003245B3">
        <w:rPr>
          <w:lang w:val="fr-FR"/>
        </w:rPr>
        <w:t xml:space="preserve"> avec une nouvelle instance contenant l’adresse trouvée.</w:t>
      </w:r>
    </w:p>
    <w:p w14:paraId="4D127DD9" w14:textId="77777777" w:rsidR="00744AA7" w:rsidRPr="003245B3" w:rsidRDefault="00744AA7" w:rsidP="000526F7">
      <w:pPr>
        <w:pStyle w:val="Titre3"/>
        <w:rPr>
          <w:lang w:val="fr-FR"/>
        </w:rPr>
      </w:pPr>
      <w:bookmarkStart w:id="1444" w:name="_Toc262710652"/>
      <w:r w:rsidRPr="003245B3">
        <w:rPr>
          <w:lang w:val="fr-FR"/>
        </w:rPr>
        <w:t>Affichage d’un transcoder</w:t>
      </w:r>
      <w:bookmarkEnd w:id="1441"/>
      <w:bookmarkEnd w:id="1444"/>
    </w:p>
    <w:p w14:paraId="5972BEFA" w14:textId="77777777" w:rsidR="000860B7" w:rsidRPr="003245B3" w:rsidRDefault="000860B7" w:rsidP="00744AA7">
      <w:pPr>
        <w:rPr>
          <w:lang w:val="fr-FR"/>
        </w:rPr>
      </w:pPr>
      <w:r w:rsidRPr="003245B3">
        <w:rPr>
          <w:lang w:val="fr-FR"/>
        </w:rPr>
        <w:t>Lors de la sélection d’un transcoder dans la liste proposée située dans l’onglet « transcoders », la méthode de la vue nommée « ShowTranscoderInfos »</w:t>
      </w:r>
      <w:r w:rsidR="00D175BA" w:rsidRPr="003245B3">
        <w:rPr>
          <w:lang w:val="fr-FR"/>
        </w:rPr>
        <w:t xml:space="preserve"> va se charger de remplir la partie d’édition de trancoder (partie de droite de l’onglet) avec les informations du transcoder sélectionné.</w:t>
      </w:r>
    </w:p>
    <w:p w14:paraId="22157229" w14:textId="77777777" w:rsidR="008B116B" w:rsidRPr="003245B3" w:rsidRDefault="008B116B" w:rsidP="00744AA7">
      <w:pPr>
        <w:rPr>
          <w:lang w:val="fr-FR"/>
        </w:rPr>
      </w:pPr>
      <w:r w:rsidRPr="003245B3">
        <w:rPr>
          <w:lang w:val="fr-FR"/>
        </w:rPr>
        <w:t>Le reste des informations sont emplies de façon standard. La partie « status » affichant l’état du transcoder sélectionné est aussi remplie :</w:t>
      </w:r>
    </w:p>
    <w:p w14:paraId="2BC9539B" w14:textId="77777777" w:rsidR="008B116B" w:rsidRPr="003245B3"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bool</w:t>
      </w:r>
      <w:r w:rsidRPr="003245B3">
        <w:rPr>
          <w:rFonts w:ascii="Consolas" w:hAnsi="Consolas" w:cs="Consolas"/>
          <w:color w:val="000000"/>
          <w:sz w:val="19"/>
          <w:szCs w:val="19"/>
          <w:highlight w:val="white"/>
          <w:lang w:val="fr-FR"/>
        </w:rPr>
        <w:t xml:space="preserve"> running = </w:t>
      </w:r>
      <w:proofErr w:type="gramStart"/>
      <w:r w:rsidRPr="003245B3">
        <w:rPr>
          <w:rFonts w:ascii="Consolas" w:hAnsi="Consolas" w:cs="Consolas"/>
          <w:color w:val="000000"/>
          <w:sz w:val="19"/>
          <w:szCs w:val="19"/>
          <w:highlight w:val="white"/>
          <w:lang w:val="fr-FR"/>
        </w:rPr>
        <w:t>transcoder.IsRunning(</w:t>
      </w:r>
      <w:proofErr w:type="gramEnd"/>
      <w:r w:rsidRPr="003245B3">
        <w:rPr>
          <w:rFonts w:ascii="Consolas" w:hAnsi="Consolas" w:cs="Consolas"/>
          <w:color w:val="000000"/>
          <w:sz w:val="19"/>
          <w:szCs w:val="19"/>
          <w:highlight w:val="white"/>
          <w:lang w:val="fr-FR"/>
        </w:rPr>
        <w:t>);</w:t>
      </w:r>
    </w:p>
    <w:p w14:paraId="65992A70" w14:textId="77777777" w:rsidR="008B116B" w:rsidRPr="003245B3"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lblStatusTranscoder.Text = (running) ? </w:t>
      </w:r>
      <w:r w:rsidRPr="003245B3">
        <w:rPr>
          <w:rFonts w:ascii="Consolas" w:hAnsi="Consolas" w:cs="Consolas"/>
          <w:color w:val="A31515"/>
          <w:sz w:val="19"/>
          <w:szCs w:val="19"/>
          <w:highlight w:val="white"/>
          <w:lang w:val="fr-FR"/>
        </w:rPr>
        <w:t>"On"</w:t>
      </w:r>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"Off"</w:t>
      </w:r>
      <w:r w:rsidRPr="003245B3">
        <w:rPr>
          <w:rFonts w:ascii="Consolas" w:hAnsi="Consolas" w:cs="Consolas"/>
          <w:color w:val="000000"/>
          <w:sz w:val="19"/>
          <w:szCs w:val="19"/>
          <w:highlight w:val="white"/>
          <w:lang w:val="fr-FR"/>
        </w:rPr>
        <w:t>;</w:t>
      </w:r>
    </w:p>
    <w:p w14:paraId="3FFDEF51" w14:textId="77777777" w:rsidR="008B116B" w:rsidRPr="003245B3"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lblStatusTranscoder.ForeColor = (running) ? </w:t>
      </w:r>
      <w:r w:rsidRPr="003245B3">
        <w:rPr>
          <w:rFonts w:ascii="Consolas" w:hAnsi="Consolas" w:cs="Consolas"/>
          <w:color w:val="2B91AF"/>
          <w:sz w:val="19"/>
          <w:szCs w:val="19"/>
          <w:highlight w:val="white"/>
          <w:lang w:val="fr-FR"/>
        </w:rPr>
        <w:t>Color</w:t>
      </w:r>
      <w:r w:rsidRPr="003245B3">
        <w:rPr>
          <w:rFonts w:ascii="Consolas" w:hAnsi="Consolas" w:cs="Consolas"/>
          <w:color w:val="000000"/>
          <w:sz w:val="19"/>
          <w:szCs w:val="19"/>
          <w:highlight w:val="white"/>
          <w:lang w:val="fr-FR"/>
        </w:rPr>
        <w:t xml:space="preserve">.Green : </w:t>
      </w:r>
      <w:r w:rsidRPr="003245B3">
        <w:rPr>
          <w:rFonts w:ascii="Consolas" w:hAnsi="Consolas" w:cs="Consolas"/>
          <w:color w:val="2B91AF"/>
          <w:sz w:val="19"/>
          <w:szCs w:val="19"/>
          <w:highlight w:val="white"/>
          <w:lang w:val="fr-FR"/>
        </w:rPr>
        <w:t>Color</w:t>
      </w:r>
      <w:r w:rsidRPr="003245B3">
        <w:rPr>
          <w:rFonts w:ascii="Consolas" w:hAnsi="Consolas" w:cs="Consolas"/>
          <w:color w:val="000000"/>
          <w:sz w:val="19"/>
          <w:szCs w:val="19"/>
          <w:highlight w:val="white"/>
          <w:lang w:val="fr-FR"/>
        </w:rPr>
        <w:t>.Red;</w:t>
      </w:r>
    </w:p>
    <w:p w14:paraId="0BD2CE18" w14:textId="77777777" w:rsidR="008B116B" w:rsidRPr="003245B3"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btnStartTranscoder.Enabled = (running) ? </w:t>
      </w:r>
      <w:proofErr w:type="gramStart"/>
      <w:r w:rsidRPr="003245B3">
        <w:rPr>
          <w:rFonts w:ascii="Consolas" w:hAnsi="Consolas" w:cs="Consolas"/>
          <w:color w:val="0000FF"/>
          <w:sz w:val="19"/>
          <w:szCs w:val="19"/>
          <w:highlight w:val="white"/>
          <w:lang w:val="fr-FR"/>
        </w:rPr>
        <w:t>false</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w:t>
      </w:r>
    </w:p>
    <w:p w14:paraId="31393620" w14:textId="77777777" w:rsidR="00F15153" w:rsidRPr="003245B3" w:rsidRDefault="008B116B" w:rsidP="00F15153">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 xml:space="preserve">btnStopTranscoder.Enabled = (running) ? </w:t>
      </w:r>
      <w:proofErr w:type="gramStart"/>
      <w:r w:rsidRPr="003245B3">
        <w:rPr>
          <w:rFonts w:ascii="Consolas" w:hAnsi="Consolas" w:cs="Consolas"/>
          <w:color w:val="0000FF"/>
          <w:sz w:val="19"/>
          <w:szCs w:val="19"/>
          <w:highlight w:val="white"/>
          <w:lang w:val="fr-FR"/>
        </w:rPr>
        <w:t>true</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w:t>
      </w:r>
      <w:bookmarkStart w:id="1445" w:name="_Toc387323455"/>
    </w:p>
    <w:p w14:paraId="7ADE476F" w14:textId="77777777" w:rsidR="00A43832" w:rsidRPr="003245B3" w:rsidRDefault="00A43832" w:rsidP="00A43832">
      <w:pPr>
        <w:pStyle w:val="Lgende"/>
        <w:jc w:val="center"/>
        <w:rPr>
          <w:lang w:val="fr-FR"/>
        </w:rPr>
      </w:pPr>
      <w:r w:rsidRPr="003245B3">
        <w:rPr>
          <w:lang w:val="fr-FR"/>
        </w:rPr>
        <w:t>AdminView.cs</w:t>
      </w:r>
    </w:p>
    <w:p w14:paraId="3C67570C" w14:textId="77777777" w:rsidR="000526F7" w:rsidRPr="003245B3" w:rsidRDefault="000526F7" w:rsidP="000526F7">
      <w:pPr>
        <w:pStyle w:val="Titre3"/>
        <w:rPr>
          <w:lang w:val="fr-FR"/>
        </w:rPr>
      </w:pPr>
      <w:bookmarkStart w:id="1446" w:name="_Toc262710653"/>
      <w:r w:rsidRPr="003245B3">
        <w:rPr>
          <w:lang w:val="fr-FR"/>
        </w:rPr>
        <w:t>Modification d’un transcoder</w:t>
      </w:r>
      <w:bookmarkEnd w:id="1445"/>
      <w:bookmarkEnd w:id="1446"/>
    </w:p>
    <w:p w14:paraId="63834C96" w14:textId="76F8E188" w:rsidR="00AE310B" w:rsidRPr="003245B3" w:rsidRDefault="00C76800" w:rsidP="00AE310B">
      <w:pPr>
        <w:rPr>
          <w:lang w:val="fr-FR"/>
        </w:rPr>
      </w:pPr>
      <w:r w:rsidRPr="003245B3">
        <w:rPr>
          <w:lang w:val="fr-FR"/>
        </w:rPr>
        <w:t xml:space="preserve">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w:t>
      </w:r>
      <w:del w:id="1447" w:author="Francisco Garcia" w:date="2014-05-26T10:12:00Z">
        <w:r>
          <w:delText>mise</w:delText>
        </w:r>
      </w:del>
      <w:ins w:id="1448" w:author="Francisco Garcia" w:date="2014-05-26T10:12:00Z">
        <w:r w:rsidRPr="003245B3">
          <w:rPr>
            <w:lang w:val="fr-FR"/>
          </w:rPr>
          <w:t>mise</w:t>
        </w:r>
        <w:r w:rsidR="002236BC">
          <w:rPr>
            <w:lang w:val="fr-FR"/>
          </w:rPr>
          <w:t>s</w:t>
        </w:r>
      </w:ins>
      <w:r w:rsidRPr="003245B3">
        <w:rPr>
          <w:lang w:val="fr-FR"/>
        </w:rPr>
        <w:t xml:space="preserve"> à jour avec celles du formulaire de modification. L’objet modifié est ensuite envoyé au </w:t>
      </w:r>
      <w:ins w:id="1449" w:author="Francisco Garcia" w:date="2014-05-26T10:12:00Z">
        <w:r w:rsidR="002236BC">
          <w:rPr>
            <w:lang w:val="fr-FR"/>
          </w:rPr>
          <w:t>« </w:t>
        </w:r>
      </w:ins>
      <w:r w:rsidRPr="003245B3">
        <w:rPr>
          <w:lang w:val="fr-FR"/>
        </w:rPr>
        <w:t>modèle</w:t>
      </w:r>
      <w:ins w:id="1450" w:author="Francisco Garcia" w:date="2014-05-26T10:12:00Z">
        <w:r w:rsidR="002236BC">
          <w:rPr>
            <w:lang w:val="fr-FR"/>
          </w:rPr>
          <w:t> »</w:t>
        </w:r>
      </w:ins>
      <w:r w:rsidRPr="003245B3">
        <w:rPr>
          <w:lang w:val="fr-FR"/>
        </w:rPr>
        <w:t xml:space="preserve"> via le contrôleur afin d’apporter les modifications dans la base de données et les données du </w:t>
      </w:r>
      <w:ins w:id="1451" w:author="Francisco Garcia" w:date="2014-05-26T10:12:00Z">
        <w:r w:rsidR="002236BC">
          <w:rPr>
            <w:lang w:val="fr-FR"/>
          </w:rPr>
          <w:t>« </w:t>
        </w:r>
      </w:ins>
      <w:r w:rsidRPr="003245B3">
        <w:rPr>
          <w:lang w:val="fr-FR"/>
        </w:rPr>
        <w:t>modèle</w:t>
      </w:r>
      <w:del w:id="1452" w:author="Francisco Garcia" w:date="2014-05-26T10:12:00Z">
        <w:r>
          <w:delText>.</w:delText>
        </w:r>
      </w:del>
      <w:ins w:id="1453" w:author="Francisco Garcia" w:date="2014-05-26T10:12:00Z">
        <w:r w:rsidR="002236BC">
          <w:rPr>
            <w:lang w:val="fr-FR"/>
          </w:rPr>
          <w:t> »</w:t>
        </w:r>
        <w:r w:rsidRPr="003245B3">
          <w:rPr>
            <w:lang w:val="fr-FR"/>
          </w:rPr>
          <w:t>.</w:t>
        </w:r>
      </w:ins>
    </w:p>
    <w:p w14:paraId="3F1DFF8B" w14:textId="77777777" w:rsidR="00C76800" w:rsidRPr="003245B3" w:rsidRDefault="00C76800" w:rsidP="00AE310B">
      <w:pPr>
        <w:rPr>
          <w:lang w:val="fr-FR"/>
        </w:rPr>
      </w:pPr>
      <w:r w:rsidRPr="003245B3">
        <w:rPr>
          <w:lang w:val="fr-FR"/>
        </w:rPr>
        <w:t>Si le transcoder était en fonctionnement, il est arrêté et sera redémarré après la mise à jour des informations et la régénération de la configuration.</w:t>
      </w:r>
    </w:p>
    <w:p w14:paraId="7CE1444B" w14:textId="77777777" w:rsidR="000526F7" w:rsidRPr="003245B3" w:rsidRDefault="000526F7" w:rsidP="000526F7">
      <w:pPr>
        <w:pStyle w:val="Titre3"/>
        <w:rPr>
          <w:lang w:val="fr-FR"/>
        </w:rPr>
      </w:pPr>
      <w:bookmarkStart w:id="1454" w:name="_Toc262710654"/>
      <w:bookmarkStart w:id="1455" w:name="_Toc387323456"/>
      <w:r w:rsidRPr="003245B3">
        <w:rPr>
          <w:lang w:val="fr-FR"/>
        </w:rPr>
        <w:t>Suppression d’un transcoder</w:t>
      </w:r>
      <w:bookmarkEnd w:id="1454"/>
      <w:bookmarkEnd w:id="1455"/>
    </w:p>
    <w:p w14:paraId="6905F86A" w14:textId="44F1237B" w:rsidR="00DF52B8" w:rsidRPr="003245B3" w:rsidRDefault="00CA337E" w:rsidP="00DF52B8">
      <w:pPr>
        <w:rPr>
          <w:lang w:val="fr-FR"/>
        </w:rPr>
      </w:pPr>
      <w:r w:rsidRPr="003245B3">
        <w:rPr>
          <w:lang w:val="fr-FR"/>
        </w:rPr>
        <w:t xml:space="preserve">Lors de la suppression d’un transcoder, celui sélectionné dans le ListBox (affichant les transcoders disponibles) est envoyé au modèle via le contrôleur. Les informations concernant le transcoder sont supprimées de la base de données, puis, les fichiers (configuration et log) sont supprimés et pour finir, l’objet est supprimé du </w:t>
      </w:r>
      <w:ins w:id="1456" w:author="Francisco Garcia" w:date="2014-05-26T10:12:00Z">
        <w:r w:rsidR="002236BC">
          <w:rPr>
            <w:lang w:val="fr-FR"/>
          </w:rPr>
          <w:t>« </w:t>
        </w:r>
      </w:ins>
      <w:r w:rsidRPr="003245B3">
        <w:rPr>
          <w:lang w:val="fr-FR"/>
        </w:rPr>
        <w:t>modèle</w:t>
      </w:r>
      <w:del w:id="1457" w:author="Francisco Garcia" w:date="2014-05-26T10:12:00Z">
        <w:r>
          <w:delText>.</w:delText>
        </w:r>
      </w:del>
      <w:ins w:id="1458" w:author="Francisco Garcia" w:date="2014-05-26T10:12:00Z">
        <w:r w:rsidR="002236BC">
          <w:rPr>
            <w:lang w:val="fr-FR"/>
          </w:rPr>
          <w:t> »</w:t>
        </w:r>
        <w:r w:rsidRPr="003245B3">
          <w:rPr>
            <w:lang w:val="fr-FR"/>
          </w:rPr>
          <w:t>.</w:t>
        </w:r>
      </w:ins>
    </w:p>
    <w:p w14:paraId="2517EE6D" w14:textId="77777777" w:rsidR="00031E9F" w:rsidRPr="003245B3" w:rsidRDefault="00031E9F" w:rsidP="00CA337E">
      <w:pPr>
        <w:pStyle w:val="Titre3"/>
        <w:ind w:left="737" w:hanging="737"/>
        <w:rPr>
          <w:lang w:val="fr-FR"/>
        </w:rPr>
      </w:pPr>
      <w:bookmarkStart w:id="1459" w:name="_Toc262710655"/>
      <w:bookmarkStart w:id="1460" w:name="_Toc387323457"/>
      <w:r w:rsidRPr="003245B3">
        <w:rPr>
          <w:lang w:val="fr-FR"/>
        </w:rPr>
        <w:t>Exécution</w:t>
      </w:r>
      <w:r w:rsidR="006C7B9C" w:rsidRPr="003245B3">
        <w:rPr>
          <w:lang w:val="fr-FR"/>
        </w:rPr>
        <w:t xml:space="preserve"> et </w:t>
      </w:r>
      <w:r w:rsidR="00D41273" w:rsidRPr="003245B3">
        <w:rPr>
          <w:lang w:val="fr-FR"/>
        </w:rPr>
        <w:t>fermeture</w:t>
      </w:r>
      <w:bookmarkEnd w:id="1459"/>
      <w:bookmarkEnd w:id="1460"/>
    </w:p>
    <w:p w14:paraId="22227F00" w14:textId="77777777" w:rsidR="007B19C4" w:rsidRPr="003245B3" w:rsidRDefault="007B19C4" w:rsidP="006C7B9C">
      <w:pPr>
        <w:rPr>
          <w:lang w:val="fr-FR"/>
        </w:rPr>
      </w:pPr>
      <w:r w:rsidRPr="003245B3">
        <w:rPr>
          <w:lang w:val="fr-FR"/>
        </w:rPr>
        <w:t>La classe WebradioTranscoder propose 3 méthodes concernant la gestion du processus du transcoder qu’elle représente :</w:t>
      </w:r>
    </w:p>
    <w:p w14:paraId="206EEDB5" w14:textId="77777777" w:rsidR="007B19C4" w:rsidRPr="003245B3" w:rsidRDefault="007B19C4" w:rsidP="007B19C4">
      <w:pPr>
        <w:pStyle w:val="Paragraphedeliste"/>
        <w:numPr>
          <w:ilvl w:val="0"/>
          <w:numId w:val="29"/>
        </w:numPr>
        <w:rPr>
          <w:lang w:val="fr-FR"/>
        </w:rPr>
      </w:pPr>
      <w:r w:rsidRPr="003245B3">
        <w:rPr>
          <w:lang w:val="fr-FR"/>
        </w:rPr>
        <w:lastRenderedPageBreak/>
        <w:t>Start : Lance le processus</w:t>
      </w:r>
    </w:p>
    <w:p w14:paraId="5AA1EFE6" w14:textId="77777777" w:rsidR="007B19C4" w:rsidRPr="003245B3" w:rsidRDefault="007B19C4" w:rsidP="007B19C4">
      <w:pPr>
        <w:pStyle w:val="Paragraphedeliste"/>
        <w:numPr>
          <w:ilvl w:val="0"/>
          <w:numId w:val="29"/>
        </w:numPr>
        <w:rPr>
          <w:lang w:val="fr-FR"/>
        </w:rPr>
      </w:pPr>
      <w:r w:rsidRPr="003245B3">
        <w:rPr>
          <w:lang w:val="fr-FR"/>
        </w:rPr>
        <w:t>Stop : Arrête le processus</w:t>
      </w:r>
    </w:p>
    <w:p w14:paraId="117D3EC6" w14:textId="77777777" w:rsidR="007B19C4" w:rsidRPr="003245B3" w:rsidRDefault="007B19C4" w:rsidP="007B19C4">
      <w:pPr>
        <w:pStyle w:val="Paragraphedeliste"/>
        <w:numPr>
          <w:ilvl w:val="0"/>
          <w:numId w:val="29"/>
        </w:numPr>
        <w:rPr>
          <w:lang w:val="fr-FR"/>
        </w:rPr>
      </w:pPr>
      <w:r w:rsidRPr="003245B3">
        <w:rPr>
          <w:lang w:val="fr-FR"/>
        </w:rPr>
        <w:t>IsRunning : Retourne un booléen. « True » si le processus est en fonctionnement et « false » dans le cas contraire.</w:t>
      </w:r>
    </w:p>
    <w:p w14:paraId="0CDDDAD8" w14:textId="71EAEFEF" w:rsidR="00F36E84" w:rsidRPr="003245B3" w:rsidRDefault="00F36E84" w:rsidP="00F36E84">
      <w:pPr>
        <w:rPr>
          <w:lang w:val="fr-FR"/>
        </w:rPr>
      </w:pPr>
      <w:r w:rsidRPr="003245B3">
        <w:rPr>
          <w:lang w:val="fr-FR"/>
        </w:rP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rsidRPr="003245B3">
        <w:rPr>
          <w:lang w:val="fr-FR"/>
        </w:rPr>
        <w:t xml:space="preserve"> Voici </w:t>
      </w:r>
      <w:del w:id="1461" w:author="Francisco Garcia" w:date="2014-05-26T10:12:00Z">
        <w:r w:rsidR="00CF7515">
          <w:delText>le</w:delText>
        </w:r>
      </w:del>
      <w:ins w:id="1462" w:author="Francisco Garcia" w:date="2014-05-26T10:12:00Z">
        <w:r w:rsidR="00CF7515" w:rsidRPr="003245B3">
          <w:rPr>
            <w:lang w:val="fr-FR"/>
          </w:rPr>
          <w:t>l</w:t>
        </w:r>
        <w:r w:rsidR="002236BC">
          <w:rPr>
            <w:lang w:val="fr-FR"/>
          </w:rPr>
          <w:t>a</w:t>
        </w:r>
      </w:ins>
      <w:r w:rsidR="00CF7515" w:rsidRPr="003245B3">
        <w:rPr>
          <w:lang w:val="fr-FR"/>
        </w:rPr>
        <w:t xml:space="preserve"> préparation au lancement du processus grâce à la classe ProcessStartInfo (voir aussi le chapitre concernant le </w:t>
      </w:r>
      <w:hyperlink w:anchor="_Exécution_et_fermeture" w:history="1">
        <w:r w:rsidR="00CF7515" w:rsidRPr="003245B3">
          <w:rPr>
            <w:rStyle w:val="Lienhypertexte"/>
            <w:lang w:val="fr-FR"/>
          </w:rPr>
          <w:t>serveur</w:t>
        </w:r>
      </w:hyperlink>
      <w:r w:rsidR="00CF7515" w:rsidRPr="003245B3">
        <w:rPr>
          <w:lang w:val="fr-FR"/>
        </w:rPr>
        <w:t>) :</w:t>
      </w:r>
    </w:p>
    <w:p w14:paraId="36214AB0" w14:textId="77777777" w:rsidR="00CF7515" w:rsidRPr="003245B3"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463"/>
      <w:r w:rsidRPr="003245B3">
        <w:rPr>
          <w:rFonts w:ascii="Consolas" w:hAnsi="Consolas" w:cs="Consolas"/>
          <w:color w:val="2B91AF"/>
          <w:sz w:val="19"/>
          <w:szCs w:val="19"/>
          <w:highlight w:val="white"/>
          <w:lang w:val="fr-FR"/>
        </w:rPr>
        <w:t>ProcessStartInfo</w:t>
      </w:r>
      <w:r w:rsidRPr="003245B3">
        <w:rPr>
          <w:rFonts w:ascii="Consolas" w:hAnsi="Consolas" w:cs="Consolas"/>
          <w:color w:val="000000"/>
          <w:sz w:val="19"/>
          <w:szCs w:val="19"/>
          <w:highlight w:val="white"/>
          <w:lang w:val="fr-FR"/>
        </w:rPr>
        <w:t xml:space="preserve"> StartInfo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2B91AF"/>
          <w:sz w:val="19"/>
          <w:szCs w:val="19"/>
          <w:highlight w:val="white"/>
          <w:lang w:val="fr-FR"/>
        </w:rPr>
        <w:t>ProcessStartInfo</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2B91AF"/>
          <w:sz w:val="19"/>
          <w:szCs w:val="19"/>
          <w:highlight w:val="white"/>
          <w:lang w:val="fr-FR"/>
        </w:rPr>
        <w:t>Directory</w:t>
      </w:r>
      <w:r w:rsidRPr="003245B3">
        <w:rPr>
          <w:rFonts w:ascii="Consolas" w:hAnsi="Consolas" w:cs="Consolas"/>
          <w:color w:val="000000"/>
          <w:sz w:val="19"/>
          <w:szCs w:val="19"/>
          <w:highlight w:val="white"/>
          <w:lang w:val="fr-FR"/>
        </w:rPr>
        <w:t>.GetCurrentDirectory() + SC_SERVER_FILENAME)</w:t>
      </w:r>
    </w:p>
    <w:p w14:paraId="363B20F3" w14:textId="77777777" w:rsidR="00CF7515" w:rsidRPr="003245B3"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156BCA0B" w14:textId="77777777" w:rsidR="00CF7515" w:rsidRPr="003245B3"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CreateNoWindow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w:t>
      </w:r>
    </w:p>
    <w:p w14:paraId="6332D193" w14:textId="77777777" w:rsidR="00CF7515" w:rsidRPr="003245B3"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WindowStyle = (debug)</w:t>
      </w:r>
      <w:proofErr w:type="gramStart"/>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ProcessWindowStyle</w:t>
      </w:r>
      <w:r w:rsidRPr="003245B3">
        <w:rPr>
          <w:rFonts w:ascii="Consolas" w:hAnsi="Consolas" w:cs="Consolas"/>
          <w:color w:val="000000"/>
          <w:sz w:val="19"/>
          <w:szCs w:val="19"/>
          <w:highlight w:val="white"/>
          <w:lang w:val="fr-FR"/>
        </w:rPr>
        <w:t>.Minimized:</w:t>
      </w:r>
      <w:r w:rsidRPr="003245B3">
        <w:rPr>
          <w:rFonts w:ascii="Consolas" w:hAnsi="Consolas" w:cs="Consolas"/>
          <w:color w:val="2B91AF"/>
          <w:sz w:val="19"/>
          <w:szCs w:val="19"/>
          <w:highlight w:val="white"/>
          <w:lang w:val="fr-FR"/>
        </w:rPr>
        <w:t>ProcessWindowStyle</w:t>
      </w:r>
      <w:r w:rsidRPr="003245B3">
        <w:rPr>
          <w:rFonts w:ascii="Consolas" w:hAnsi="Consolas" w:cs="Consolas"/>
          <w:color w:val="000000"/>
          <w:sz w:val="19"/>
          <w:szCs w:val="19"/>
          <w:highlight w:val="white"/>
          <w:lang w:val="fr-FR"/>
        </w:rPr>
        <w:t>.Hidden</w:t>
      </w:r>
      <w:proofErr w:type="gramEnd"/>
      <w:r w:rsidRPr="003245B3">
        <w:rPr>
          <w:rFonts w:ascii="Consolas" w:hAnsi="Consolas" w:cs="Consolas"/>
          <w:color w:val="000000"/>
          <w:sz w:val="19"/>
          <w:szCs w:val="19"/>
          <w:highlight w:val="white"/>
          <w:lang w:val="fr-FR"/>
        </w:rPr>
        <w:t>,</w:t>
      </w:r>
    </w:p>
    <w:p w14:paraId="2F9EDC7B" w14:textId="77777777" w:rsidR="00CF7515" w:rsidRPr="003245B3"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Arguments = </w:t>
      </w:r>
      <w:proofErr w:type="gramStart"/>
      <w:r w:rsidRPr="003245B3">
        <w:rPr>
          <w:rFonts w:ascii="Consolas" w:hAnsi="Consolas" w:cs="Consolas"/>
          <w:color w:val="2B91AF"/>
          <w:sz w:val="19"/>
          <w:szCs w:val="19"/>
          <w:highlight w:val="white"/>
          <w:lang w:val="fr-FR"/>
        </w:rPr>
        <w:t>Directory</w:t>
      </w:r>
      <w:r w:rsidRPr="003245B3">
        <w:rPr>
          <w:rFonts w:ascii="Consolas" w:hAnsi="Consolas" w:cs="Consolas"/>
          <w:color w:val="000000"/>
          <w:sz w:val="19"/>
          <w:szCs w:val="19"/>
          <w:highlight w:val="white"/>
          <w:lang w:val="fr-FR"/>
        </w:rPr>
        <w:t>.GetCurrentDirectory(</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.ConfigFilename.Replace(</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w:t>
      </w:r>
    </w:p>
    <w:p w14:paraId="7C7D199F" w14:textId="77777777" w:rsidR="00CF7515" w:rsidRPr="003245B3" w:rsidRDefault="00CF7515" w:rsidP="00CF7515">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 xml:space="preserve">            };</w:t>
      </w:r>
    </w:p>
    <w:commentRangeEnd w:id="1463"/>
    <w:p w14:paraId="664CD8C7" w14:textId="77777777" w:rsidR="00852435" w:rsidRPr="003245B3" w:rsidRDefault="002236BC" w:rsidP="006C7B9C">
      <w:pPr>
        <w:rPr>
          <w:lang w:val="fr-FR"/>
        </w:rPr>
      </w:pPr>
      <w:r>
        <w:rPr>
          <w:rStyle w:val="Marquedecommentaire"/>
        </w:rPr>
        <w:commentReference w:id="1463"/>
      </w:r>
      <w:r w:rsidR="00CF7515" w:rsidRPr="003245B3">
        <w:rPr>
          <w:lang w:val="fr-FR"/>
        </w:rPr>
        <w:t xml:space="preserve">Pour l’arrêt d’un processus, la méthode « stop » va en premier voir si le processus fonctionne et répond toujours en tâche de fond. Si c’est le cas, le processus est </w:t>
      </w:r>
      <w:commentRangeStart w:id="1464"/>
      <w:r w:rsidR="00CF7515" w:rsidRPr="003245B3">
        <w:rPr>
          <w:lang w:val="fr-FR"/>
        </w:rPr>
        <w:t>« tué ».</w:t>
      </w:r>
      <w:r w:rsidR="00482269" w:rsidRPr="003245B3">
        <w:rPr>
          <w:lang w:val="fr-FR"/>
        </w:rPr>
        <w:t xml:space="preserve"> </w:t>
      </w:r>
      <w:commentRangeEnd w:id="1464"/>
      <w:r w:rsidR="00AF1043">
        <w:rPr>
          <w:rStyle w:val="Marquedecommentaire"/>
        </w:rPr>
        <w:commentReference w:id="1464"/>
      </w:r>
      <w:r w:rsidR="00F15153" w:rsidRPr="003245B3">
        <w:rPr>
          <w:lang w:val="fr-FR"/>
        </w:rPr>
        <w:t>Le</w:t>
      </w:r>
      <w:r w:rsidR="00482269" w:rsidRPr="003245B3">
        <w:rPr>
          <w:lang w:val="fr-FR"/>
        </w:rPr>
        <w:t xml:space="preserve"> calendrier est à nouveau généré car il a été remarqué que ce dernier était modifié par le transcoder lui-même lors de l’arrêt du processus.</w:t>
      </w:r>
    </w:p>
    <w:p w14:paraId="2D25396A" w14:textId="77777777" w:rsidR="00E13745" w:rsidRPr="003245B3" w:rsidRDefault="00E13745" w:rsidP="006C7B9C">
      <w:pPr>
        <w:rPr>
          <w:lang w:val="fr-FR"/>
        </w:rPr>
      </w:pPr>
      <w:r w:rsidRPr="003245B3">
        <w:rPr>
          <w:lang w:val="fr-FR"/>
        </w:rPr>
        <w:t xml:space="preserve">Deux cas d’erreur au lancement sont </w:t>
      </w:r>
      <w:r w:rsidR="00EF352E" w:rsidRPr="003245B3">
        <w:rPr>
          <w:lang w:val="fr-FR"/>
        </w:rPr>
        <w:t>possibles</w:t>
      </w:r>
      <w:r w:rsidRPr="003245B3">
        <w:rPr>
          <w:lang w:val="fr-FR"/>
        </w:rPr>
        <w:t> :</w:t>
      </w:r>
    </w:p>
    <w:p w14:paraId="0818594C" w14:textId="5D03A440" w:rsidR="00E13745" w:rsidRPr="003245B3" w:rsidRDefault="00E13745" w:rsidP="00E13745">
      <w:pPr>
        <w:pStyle w:val="Paragraphedeliste"/>
        <w:numPr>
          <w:ilvl w:val="0"/>
          <w:numId w:val="30"/>
        </w:numPr>
        <w:rPr>
          <w:lang w:val="fr-FR"/>
        </w:rPr>
      </w:pPr>
      <w:r w:rsidRPr="003245B3">
        <w:rPr>
          <w:lang w:val="fr-FR"/>
        </w:rPr>
        <w:t xml:space="preserve">Un processus « fantôme » de ce </w:t>
      </w:r>
      <w:proofErr w:type="gramStart"/>
      <w:r w:rsidRPr="003245B3">
        <w:rPr>
          <w:lang w:val="fr-FR"/>
        </w:rPr>
        <w:t>transcoder</w:t>
      </w:r>
      <w:proofErr w:type="gramEnd"/>
      <w:r w:rsidRPr="003245B3">
        <w:rPr>
          <w:lang w:val="fr-FR"/>
        </w:rPr>
        <w:t xml:space="preserve"> est encore dans les processus système et le programme n’arrive pas à l’arrêter. Dans ce cas, l’utilisateur doit aller </w:t>
      </w:r>
      <w:commentRangeStart w:id="1465"/>
      <w:ins w:id="1466" w:author="Francisco Garcia" w:date="2014-05-26T10:12:00Z">
        <w:r w:rsidR="00AF1043">
          <w:rPr>
            <w:lang w:val="fr-FR"/>
          </w:rPr>
          <w:t>« </w:t>
        </w:r>
      </w:ins>
      <w:r w:rsidRPr="003245B3">
        <w:rPr>
          <w:lang w:val="fr-FR"/>
        </w:rPr>
        <w:t>tuer</w:t>
      </w:r>
      <w:del w:id="1467" w:author="Francisco Garcia" w:date="2014-05-26T10:12:00Z">
        <w:r>
          <w:delText xml:space="preserve"> </w:delText>
        </w:r>
      </w:del>
      <w:ins w:id="1468" w:author="Francisco Garcia" w:date="2014-05-26T10:12:00Z">
        <w:r w:rsidR="00AF1043">
          <w:rPr>
            <w:lang w:val="fr-FR"/>
          </w:rPr>
          <w:t> »</w:t>
        </w:r>
        <w:r w:rsidRPr="003245B3">
          <w:rPr>
            <w:lang w:val="fr-FR"/>
          </w:rPr>
          <w:t xml:space="preserve"> </w:t>
        </w:r>
        <w:commentRangeEnd w:id="1465"/>
        <w:r w:rsidR="00AF1043">
          <w:rPr>
            <w:rStyle w:val="Marquedecommentaire"/>
          </w:rPr>
          <w:commentReference w:id="1465"/>
        </w:r>
      </w:ins>
      <w:r w:rsidRPr="003245B3">
        <w:rPr>
          <w:lang w:val="fr-FR"/>
        </w:rPr>
        <w:t>le processus lui-même.</w:t>
      </w:r>
    </w:p>
    <w:p w14:paraId="29267E85" w14:textId="77777777" w:rsidR="008E6905" w:rsidRPr="003245B3" w:rsidRDefault="00236F73" w:rsidP="002D35EE">
      <w:pPr>
        <w:pStyle w:val="Paragraphedeliste"/>
        <w:numPr>
          <w:ilvl w:val="0"/>
          <w:numId w:val="30"/>
        </w:numPr>
        <w:rPr>
          <w:lang w:val="fr-FR"/>
        </w:rPr>
      </w:pPr>
      <w:r w:rsidRPr="003245B3">
        <w:rPr>
          <w:lang w:val="fr-FR"/>
        </w:rPr>
        <w:t>Le fichier exécutable ShoutCAST « sc_trans.exe » n’est plus disponible.</w:t>
      </w:r>
    </w:p>
    <w:p w14:paraId="44D079DA" w14:textId="77777777" w:rsidR="00EF352E" w:rsidRPr="003245B3" w:rsidRDefault="00EF352E" w:rsidP="00EF352E">
      <w:pPr>
        <w:rPr>
          <w:lang w:val="fr-FR"/>
        </w:rPr>
      </w:pPr>
      <w:r w:rsidRPr="003245B3">
        <w:rPr>
          <w:lang w:val="fr-FR"/>
        </w:rPr>
        <w:t>Pour plus d’informations concernant la gestion des différents processus, rendez-vous au chapitre « </w:t>
      </w:r>
      <w:hyperlink w:anchor="_Gestion_des_processus" w:history="1">
        <w:r w:rsidRPr="003245B3">
          <w:rPr>
            <w:rStyle w:val="Lienhypertexte"/>
            <w:lang w:val="fr-FR"/>
          </w:rPr>
          <w:t>gestion des processus </w:t>
        </w:r>
      </w:hyperlink>
      <w:r w:rsidRPr="003245B3">
        <w:rPr>
          <w:lang w:val="fr-FR"/>
        </w:rPr>
        <w:t>».</w:t>
      </w:r>
    </w:p>
    <w:p w14:paraId="0CDF6941" w14:textId="77777777" w:rsidR="00F6156B" w:rsidRPr="003245B3" w:rsidRDefault="00F6156B" w:rsidP="00A2310B">
      <w:pPr>
        <w:pStyle w:val="Titre3"/>
        <w:rPr>
          <w:lang w:val="fr-FR"/>
        </w:rPr>
      </w:pPr>
      <w:bookmarkStart w:id="1469" w:name="_Administration_web_(weblet)"/>
      <w:bookmarkStart w:id="1470" w:name="_Toc262710656"/>
      <w:bookmarkStart w:id="1471" w:name="_Toc387323460"/>
      <w:bookmarkEnd w:id="1469"/>
      <w:r w:rsidRPr="003245B3">
        <w:rPr>
          <w:lang w:val="fr-FR"/>
        </w:rPr>
        <w:t>Administration web (weblet)</w:t>
      </w:r>
      <w:bookmarkEnd w:id="1470"/>
      <w:bookmarkEnd w:id="1471"/>
    </w:p>
    <w:p w14:paraId="71D599E8" w14:textId="77777777" w:rsidR="00D7620D" w:rsidRPr="003245B3" w:rsidRDefault="00D7620D" w:rsidP="00D7620D">
      <w:pPr>
        <w:rPr>
          <w:lang w:val="fr-FR"/>
        </w:rPr>
      </w:pPr>
      <w:bookmarkStart w:id="1472" w:name="_Toc387323461"/>
      <w:r w:rsidRPr="003245B3">
        <w:rPr>
          <w:lang w:val="fr-FR"/>
        </w:rPr>
        <w:t>La fonctionnalité « next track » permet de passer à la musique suivante dans la playlist qui est jouée par le transcoder sélectionné. Cela est possible grâce à l’API Ajax proposée par TransCAST.</w:t>
      </w:r>
      <w:r w:rsidR="0022763C" w:rsidRPr="003245B3">
        <w:rPr>
          <w:lang w:val="fr-FR"/>
        </w:rPr>
        <w:t xml:space="preserve"> Voici un exemple de création d’une requête vers l’API :</w:t>
      </w:r>
    </w:p>
    <w:p w14:paraId="2A7E5B6F" w14:textId="77777777" w:rsidR="0022763C" w:rsidRPr="003245B3"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WebClient</w:t>
      </w:r>
      <w:r w:rsidRPr="003245B3">
        <w:rPr>
          <w:rFonts w:ascii="Consolas" w:hAnsi="Consolas" w:cs="Consolas"/>
          <w:color w:val="000000"/>
          <w:sz w:val="19"/>
          <w:szCs w:val="19"/>
          <w:highlight w:val="white"/>
          <w:lang w:val="fr-FR"/>
        </w:rPr>
        <w:t xml:space="preserve"> wb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2B91AF"/>
          <w:sz w:val="19"/>
          <w:szCs w:val="19"/>
          <w:highlight w:val="white"/>
          <w:lang w:val="fr-FR"/>
        </w:rPr>
        <w:t>WebClient</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w:t>
      </w:r>
    </w:p>
    <w:p w14:paraId="4C86786E" w14:textId="77777777" w:rsidR="0022763C" w:rsidRPr="003245B3"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var</w:t>
      </w:r>
      <w:r w:rsidRPr="003245B3">
        <w:rPr>
          <w:rFonts w:ascii="Consolas" w:hAnsi="Consolas" w:cs="Consolas"/>
          <w:color w:val="000000"/>
          <w:sz w:val="19"/>
          <w:szCs w:val="19"/>
          <w:highlight w:val="white"/>
          <w:lang w:val="fr-FR"/>
        </w:rPr>
        <w:t xml:space="preserve"> data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2B91AF"/>
          <w:sz w:val="19"/>
          <w:szCs w:val="19"/>
          <w:highlight w:val="white"/>
          <w:lang w:val="fr-FR"/>
        </w:rPr>
        <w:t>NameValueCollection</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00"/>
          <w:sz w:val="19"/>
          <w:szCs w:val="19"/>
          <w:highlight w:val="white"/>
          <w:lang w:val="fr-FR"/>
        </w:rPr>
        <w:t>);</w:t>
      </w:r>
    </w:p>
    <w:p w14:paraId="5DC6FC42" w14:textId="77777777" w:rsidR="0022763C" w:rsidRPr="003245B3"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proofErr w:type="gramStart"/>
      <w:r w:rsidRPr="003245B3">
        <w:rPr>
          <w:rFonts w:ascii="Consolas" w:hAnsi="Consolas" w:cs="Consolas"/>
          <w:color w:val="000000"/>
          <w:sz w:val="19"/>
          <w:szCs w:val="19"/>
          <w:highlight w:val="white"/>
          <w:lang w:val="fr-FR"/>
        </w:rPr>
        <w:t>data[</w:t>
      </w:r>
      <w:proofErr w:type="gramEnd"/>
      <w:r w:rsidRPr="003245B3">
        <w:rPr>
          <w:rFonts w:ascii="Consolas" w:hAnsi="Consolas" w:cs="Consolas"/>
          <w:color w:val="A31515"/>
          <w:sz w:val="19"/>
          <w:szCs w:val="19"/>
          <w:highlight w:val="white"/>
          <w:lang w:val="fr-FR"/>
        </w:rPr>
        <w:t>"op"</w:t>
      </w:r>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"nexttrack"</w:t>
      </w:r>
      <w:r w:rsidRPr="003245B3">
        <w:rPr>
          <w:rFonts w:ascii="Consolas" w:hAnsi="Consolas" w:cs="Consolas"/>
          <w:color w:val="000000"/>
          <w:sz w:val="19"/>
          <w:szCs w:val="19"/>
          <w:highlight w:val="white"/>
          <w:lang w:val="fr-FR"/>
        </w:rPr>
        <w:t>;</w:t>
      </w:r>
    </w:p>
    <w:p w14:paraId="35C86A30" w14:textId="77777777" w:rsidR="0022763C" w:rsidRPr="003245B3"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proofErr w:type="gramStart"/>
      <w:r w:rsidRPr="003245B3">
        <w:rPr>
          <w:rFonts w:ascii="Consolas" w:hAnsi="Consolas" w:cs="Consolas"/>
          <w:color w:val="000000"/>
          <w:sz w:val="19"/>
          <w:szCs w:val="19"/>
          <w:highlight w:val="white"/>
          <w:lang w:val="fr-FR"/>
        </w:rPr>
        <w:t>data[</w:t>
      </w:r>
      <w:proofErr w:type="gramEnd"/>
      <w:r w:rsidRPr="003245B3">
        <w:rPr>
          <w:rFonts w:ascii="Consolas" w:hAnsi="Consolas" w:cs="Consolas"/>
          <w:color w:val="A31515"/>
          <w:sz w:val="19"/>
          <w:szCs w:val="19"/>
          <w:highlight w:val="white"/>
          <w:lang w:val="fr-FR"/>
        </w:rPr>
        <w:t>"seq"</w:t>
      </w:r>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"45"</w:t>
      </w:r>
      <w:r w:rsidRPr="003245B3">
        <w:rPr>
          <w:rFonts w:ascii="Consolas" w:hAnsi="Consolas" w:cs="Consolas"/>
          <w:color w:val="000000"/>
          <w:sz w:val="19"/>
          <w:szCs w:val="19"/>
          <w:highlight w:val="white"/>
          <w:lang w:val="fr-FR"/>
        </w:rPr>
        <w:t>;</w:t>
      </w:r>
    </w:p>
    <w:p w14:paraId="649E70BA" w14:textId="77777777" w:rsidR="0022763C" w:rsidRPr="003245B3"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wb.Credentials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2B91AF"/>
          <w:sz w:val="19"/>
          <w:szCs w:val="19"/>
          <w:highlight w:val="white"/>
          <w:lang w:val="fr-FR"/>
        </w:rPr>
        <w:t>NetworkCredential</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2B91AF"/>
          <w:sz w:val="19"/>
          <w:szCs w:val="19"/>
          <w:highlight w:val="white"/>
          <w:lang w:val="fr-FR"/>
        </w:rPr>
        <w:t>WebradioTranscoder</w:t>
      </w:r>
      <w:r w:rsidRPr="003245B3">
        <w:rPr>
          <w:rFonts w:ascii="Consolas" w:hAnsi="Consolas" w:cs="Consolas"/>
          <w:color w:val="000000"/>
          <w:sz w:val="19"/>
          <w:szCs w:val="19"/>
          <w:highlight w:val="white"/>
          <w:lang w:val="fr-FR"/>
        </w:rPr>
        <w:t xml:space="preserve">.DEFAULT_ADMIN, </w:t>
      </w:r>
      <w:r w:rsidRPr="003245B3">
        <w:rPr>
          <w:rFonts w:ascii="Consolas" w:hAnsi="Consolas" w:cs="Consolas"/>
          <w:color w:val="2B91AF"/>
          <w:sz w:val="19"/>
          <w:szCs w:val="19"/>
          <w:highlight w:val="white"/>
          <w:lang w:val="fr-FR"/>
        </w:rPr>
        <w:t>WebradioTranscoder</w:t>
      </w:r>
      <w:r w:rsidRPr="003245B3">
        <w:rPr>
          <w:rFonts w:ascii="Consolas" w:hAnsi="Consolas" w:cs="Consolas"/>
          <w:color w:val="000000"/>
          <w:sz w:val="19"/>
          <w:szCs w:val="19"/>
          <w:highlight w:val="white"/>
          <w:lang w:val="fr-FR"/>
        </w:rPr>
        <w:t>.DEFAULT_ADMIN_PASSWORD );</w:t>
      </w:r>
    </w:p>
    <w:p w14:paraId="2D577FBD" w14:textId="77777777" w:rsidR="0022763C" w:rsidRPr="003245B3" w:rsidRDefault="0022763C" w:rsidP="0022763C">
      <w:pPr>
        <w:pBdr>
          <w:top w:val="single" w:sz="4" w:space="1" w:color="auto"/>
          <w:left w:val="single" w:sz="4" w:space="4" w:color="auto"/>
          <w:bottom w:val="single" w:sz="4" w:space="1" w:color="auto"/>
          <w:right w:val="single" w:sz="4" w:space="4" w:color="auto"/>
        </w:pBdr>
        <w:jc w:val="left"/>
        <w:rPr>
          <w:lang w:val="fr-FR"/>
        </w:rPr>
      </w:pPr>
      <w:r w:rsidRPr="003245B3">
        <w:rPr>
          <w:rFonts w:ascii="Consolas" w:hAnsi="Consolas" w:cs="Consolas"/>
          <w:color w:val="0000FF"/>
          <w:sz w:val="19"/>
          <w:szCs w:val="19"/>
          <w:highlight w:val="white"/>
          <w:lang w:val="fr-FR"/>
        </w:rPr>
        <w:t>var</w:t>
      </w:r>
      <w:r w:rsidRPr="003245B3">
        <w:rPr>
          <w:rFonts w:ascii="Consolas" w:hAnsi="Consolas" w:cs="Consolas"/>
          <w:color w:val="000000"/>
          <w:sz w:val="19"/>
          <w:szCs w:val="19"/>
          <w:highlight w:val="white"/>
          <w:lang w:val="fr-FR"/>
        </w:rPr>
        <w:t xml:space="preserve"> response = </w:t>
      </w:r>
      <w:proofErr w:type="gramStart"/>
      <w:r w:rsidRPr="003245B3">
        <w:rPr>
          <w:rFonts w:ascii="Consolas" w:hAnsi="Consolas" w:cs="Consolas"/>
          <w:color w:val="000000"/>
          <w:sz w:val="19"/>
          <w:szCs w:val="19"/>
          <w:highlight w:val="white"/>
          <w:lang w:val="fr-FR"/>
        </w:rPr>
        <w:t>wb.UploadValues(</w:t>
      </w:r>
      <w:proofErr w:type="gramEnd"/>
      <w:r w:rsidRPr="003245B3">
        <w:rPr>
          <w:rFonts w:ascii="Consolas" w:hAnsi="Consolas" w:cs="Consolas"/>
          <w:color w:val="A31515"/>
          <w:sz w:val="19"/>
          <w:szCs w:val="19"/>
          <w:highlight w:val="white"/>
          <w:lang w:val="fr-FR"/>
        </w:rPr>
        <w:t>"http://127.0.0.1:"</w:t>
      </w:r>
      <w:r w:rsidRPr="003245B3">
        <w:rPr>
          <w:rFonts w:ascii="Consolas" w:hAnsi="Consolas" w:cs="Consolas"/>
          <w:color w:val="000000"/>
          <w:sz w:val="19"/>
          <w:szCs w:val="19"/>
          <w:highlight w:val="white"/>
          <w:lang w:val="fr-FR"/>
        </w:rPr>
        <w:t>+</w:t>
      </w:r>
      <w:r w:rsidR="00A43832" w:rsidRPr="003245B3">
        <w:rPr>
          <w:rFonts w:ascii="Consolas" w:hAnsi="Consolas" w:cs="Consolas"/>
          <w:color w:val="000000"/>
          <w:sz w:val="19"/>
          <w:szCs w:val="19"/>
          <w:highlight w:val="white"/>
          <w:lang w:val="fr-FR"/>
        </w:rPr>
        <w:t>this</w:t>
      </w:r>
      <w:r w:rsidRPr="003245B3">
        <w:rPr>
          <w:rFonts w:ascii="Consolas" w:hAnsi="Consolas" w:cs="Consolas"/>
          <w:color w:val="000000"/>
          <w:sz w:val="19"/>
          <w:szCs w:val="19"/>
          <w:highlight w:val="white"/>
          <w:lang w:val="fr-FR"/>
        </w:rPr>
        <w:t>.AdminPort+</w:t>
      </w:r>
      <w:r w:rsidRPr="003245B3">
        <w:rPr>
          <w:rFonts w:ascii="Consolas" w:hAnsi="Consolas" w:cs="Consolas"/>
          <w:color w:val="A31515"/>
          <w:sz w:val="19"/>
          <w:szCs w:val="19"/>
          <w:highlight w:val="white"/>
          <w:lang w:val="fr-FR"/>
        </w:rPr>
        <w:t>"/api"</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"POST"</w:t>
      </w:r>
      <w:r w:rsidRPr="003245B3">
        <w:rPr>
          <w:rFonts w:ascii="Consolas" w:hAnsi="Consolas" w:cs="Consolas"/>
          <w:color w:val="000000"/>
          <w:sz w:val="19"/>
          <w:szCs w:val="19"/>
          <w:highlight w:val="white"/>
          <w:lang w:val="fr-FR"/>
        </w:rPr>
        <w:t>, data);</w:t>
      </w:r>
    </w:p>
    <w:p w14:paraId="10CC4C48" w14:textId="77777777" w:rsidR="00A43832" w:rsidRPr="003245B3" w:rsidRDefault="00A43832" w:rsidP="00A43832">
      <w:pPr>
        <w:pStyle w:val="Lgende"/>
        <w:jc w:val="center"/>
        <w:rPr>
          <w:lang w:val="fr-FR"/>
        </w:rPr>
      </w:pPr>
      <w:r w:rsidRPr="003245B3">
        <w:rPr>
          <w:lang w:val="fr-FR"/>
        </w:rPr>
        <w:t>WebradioTranscoder.cs</w:t>
      </w:r>
    </w:p>
    <w:p w14:paraId="089718BD" w14:textId="77777777" w:rsidR="0022763C" w:rsidRPr="003245B3" w:rsidRDefault="0022763C" w:rsidP="0022763C">
      <w:pPr>
        <w:rPr>
          <w:lang w:val="fr-FR"/>
        </w:rPr>
      </w:pPr>
      <w:r w:rsidRPr="003245B3">
        <w:rPr>
          <w:lang w:val="fr-FR"/>
        </w:rPr>
        <w:lastRenderedPageBreak/>
        <w:t>Chaque action possible sur l’API se compose de la même façon. C’est une requête de type POST sur l’adresse de l’API du transcoder</w:t>
      </w:r>
      <w:r w:rsidR="00B4228C" w:rsidRPr="003245B3">
        <w:rPr>
          <w:lang w:val="fr-FR"/>
        </w:rPr>
        <w:t xml:space="preserve"> (IP + PortAdministration /api)</w:t>
      </w:r>
      <w:r w:rsidRPr="003245B3">
        <w:rPr>
          <w:lang w:val="fr-FR"/>
        </w:rPr>
        <w:t>. Cette requête ce compose de 2 valeurs : « op » qui correspond au nom de l’opération et « seq » qui correspond à une valeur (parfois utile pour l’action et parfois non).</w:t>
      </w:r>
      <w:r w:rsidR="00B5593B" w:rsidRPr="003245B3">
        <w:rPr>
          <w:lang w:val="fr-FR"/>
        </w:rPr>
        <w:t xml:space="preserve"> Il faut être authentifié pour utiliser l’API, c’est pour cela que la requête est effectuée avec des </w:t>
      </w:r>
      <w:commentRangeStart w:id="1473"/>
      <w:r w:rsidR="00B5593B" w:rsidRPr="003245B3">
        <w:rPr>
          <w:lang w:val="fr-FR"/>
        </w:rPr>
        <w:t>credentials</w:t>
      </w:r>
      <w:commentRangeEnd w:id="1473"/>
      <w:r w:rsidR="00AF1043">
        <w:rPr>
          <w:rStyle w:val="Marquedecommentaire"/>
        </w:rPr>
        <w:commentReference w:id="1473"/>
      </w:r>
      <w:r w:rsidR="00B5593B" w:rsidRPr="003245B3">
        <w:rPr>
          <w:lang w:val="fr-FR"/>
        </w:rPr>
        <w:t xml:space="preserve">. </w:t>
      </w:r>
    </w:p>
    <w:p w14:paraId="279CAF14" w14:textId="6FC111F9" w:rsidR="00CB441C" w:rsidRPr="003245B3" w:rsidRDefault="00CB441C" w:rsidP="0022763C">
      <w:pPr>
        <w:rPr>
          <w:lang w:val="fr-FR"/>
        </w:rPr>
      </w:pPr>
      <w:r w:rsidRPr="003245B3">
        <w:rPr>
          <w:lang w:val="fr-FR"/>
        </w:rPr>
        <w:t xml:space="preserve">L’exemple </w:t>
      </w:r>
      <w:del w:id="1474" w:author="Francisco Garcia" w:date="2014-05-26T10:12:00Z">
        <w:r>
          <w:delText xml:space="preserve">si </w:delText>
        </w:r>
      </w:del>
      <w:ins w:id="1475" w:author="Francisco Garcia" w:date="2014-05-26T10:12:00Z">
        <w:r w:rsidR="00AF1043">
          <w:rPr>
            <w:lang w:val="fr-FR"/>
          </w:rPr>
          <w:t>ci-</w:t>
        </w:r>
      </w:ins>
      <w:r w:rsidRPr="003245B3">
        <w:rPr>
          <w:lang w:val="fr-FR"/>
        </w:rPr>
        <w:t>dessus permet de dire au transcoder de passer à la musique suivante de la playlist actuellement jouée.</w:t>
      </w:r>
    </w:p>
    <w:p w14:paraId="40F55062" w14:textId="77777777" w:rsidR="00BF1A5C" w:rsidRPr="003245B3" w:rsidRDefault="00BF1A5C" w:rsidP="00482007">
      <w:pPr>
        <w:pStyle w:val="Titre3"/>
        <w:ind w:left="1416" w:hanging="1416"/>
        <w:rPr>
          <w:lang w:val="fr-FR"/>
        </w:rPr>
      </w:pPr>
      <w:bookmarkStart w:id="1476" w:name="_Toc262710657"/>
      <w:r w:rsidRPr="003245B3">
        <w:rPr>
          <w:lang w:val="fr-FR"/>
        </w:rPr>
        <w:t>Capture live</w:t>
      </w:r>
      <w:bookmarkEnd w:id="1476"/>
    </w:p>
    <w:p w14:paraId="1E198955" w14:textId="5CDB7EC8" w:rsidR="005C4827" w:rsidRPr="003245B3" w:rsidRDefault="005C4827" w:rsidP="003C6ED8">
      <w:pPr>
        <w:rPr>
          <w:lang w:val="fr-FR"/>
        </w:rPr>
      </w:pPr>
      <w:r w:rsidRPr="003245B3">
        <w:rPr>
          <w:lang w:val="fr-FR"/>
        </w:rPr>
        <w:t xml:space="preserve">Afin d’effectuer une capture live, le transcoder ShoutCAST a besoin de savoir quel périphérique audio utiliser pour la capture. La méthode « UpdateAudioDevices » de la </w:t>
      </w:r>
      <w:ins w:id="1477" w:author="Francisco Garcia" w:date="2014-05-26T10:12:00Z">
        <w:r w:rsidR="00AF1043">
          <w:rPr>
            <w:lang w:val="fr-FR"/>
          </w:rPr>
          <w:t>« </w:t>
        </w:r>
      </w:ins>
      <w:r w:rsidRPr="003245B3">
        <w:rPr>
          <w:lang w:val="fr-FR"/>
        </w:rPr>
        <w:t>vue</w:t>
      </w:r>
      <w:ins w:id="1478" w:author="Francisco Garcia" w:date="2014-05-26T10:12:00Z">
        <w:r w:rsidR="00AF1043">
          <w:rPr>
            <w:lang w:val="fr-FR"/>
          </w:rPr>
          <w:t> »</w:t>
        </w:r>
      </w:ins>
      <w:r w:rsidRPr="003245B3">
        <w:rPr>
          <w:lang w:val="fr-FR"/>
        </w:rPr>
        <w:t xml:space="preserve"> permet de lister les </w:t>
      </w:r>
      <w:del w:id="1479" w:author="Francisco Garcia" w:date="2014-05-26T10:12:00Z">
        <w:r>
          <w:delText>préiphérique</w:delText>
        </w:r>
      </w:del>
      <w:ins w:id="1480" w:author="Francisco Garcia" w:date="2014-05-26T10:12:00Z">
        <w:r w:rsidR="00AF1043" w:rsidRPr="003245B3">
          <w:rPr>
            <w:lang w:val="fr-FR"/>
          </w:rPr>
          <w:t>périphérique</w:t>
        </w:r>
        <w:r w:rsidR="00AF1043">
          <w:rPr>
            <w:lang w:val="fr-FR"/>
          </w:rPr>
          <w:t>s</w:t>
        </w:r>
      </w:ins>
      <w:r w:rsidRPr="003245B3">
        <w:rPr>
          <w:lang w:val="fr-FR"/>
        </w:rPr>
        <w:t xml:space="preserve"> audio de l’ordinateur dans le ComboBox prévu à cet effet :</w:t>
      </w:r>
    </w:p>
    <w:p w14:paraId="54B65187"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481"/>
      <w:r w:rsidRPr="003245B3">
        <w:rPr>
          <w:rFonts w:ascii="Consolas" w:hAnsi="Consolas" w:cs="Consolas"/>
          <w:color w:val="2B91AF"/>
          <w:sz w:val="19"/>
          <w:szCs w:val="19"/>
          <w:highlight w:val="white"/>
          <w:lang w:val="fr-FR"/>
        </w:rPr>
        <w:t>ManagementObjectSearcher</w:t>
      </w:r>
      <w:r w:rsidRPr="003245B3">
        <w:rPr>
          <w:rFonts w:ascii="Consolas" w:hAnsi="Consolas" w:cs="Consolas"/>
          <w:color w:val="000000"/>
          <w:sz w:val="19"/>
          <w:szCs w:val="19"/>
          <w:highlight w:val="white"/>
          <w:lang w:val="fr-FR"/>
        </w:rPr>
        <w:t xml:space="preserve"> objSearcher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2B91AF"/>
          <w:sz w:val="19"/>
          <w:szCs w:val="19"/>
          <w:highlight w:val="white"/>
          <w:lang w:val="fr-FR"/>
        </w:rPr>
        <w:t>ManagementObjectSearcher</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A31515"/>
          <w:sz w:val="19"/>
          <w:szCs w:val="19"/>
          <w:highlight w:val="white"/>
          <w:lang w:val="fr-FR"/>
        </w:rPr>
        <w:t>"SELECT * FROM Win32_SoundDevice"</w:t>
      </w:r>
      <w:r w:rsidRPr="003245B3">
        <w:rPr>
          <w:rFonts w:ascii="Consolas" w:hAnsi="Consolas" w:cs="Consolas"/>
          <w:color w:val="000000"/>
          <w:sz w:val="19"/>
          <w:szCs w:val="19"/>
          <w:highlight w:val="white"/>
          <w:lang w:val="fr-FR"/>
        </w:rPr>
        <w:t>);</w:t>
      </w:r>
    </w:p>
    <w:p w14:paraId="7162851A"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ManagementObjectCollection</w:t>
      </w:r>
      <w:r w:rsidRPr="003245B3">
        <w:rPr>
          <w:rFonts w:ascii="Consolas" w:hAnsi="Consolas" w:cs="Consolas"/>
          <w:color w:val="000000"/>
          <w:sz w:val="19"/>
          <w:szCs w:val="19"/>
          <w:highlight w:val="white"/>
          <w:lang w:val="fr-FR"/>
        </w:rPr>
        <w:t xml:space="preserve"> objCollection = </w:t>
      </w:r>
      <w:proofErr w:type="gramStart"/>
      <w:r w:rsidRPr="003245B3">
        <w:rPr>
          <w:rFonts w:ascii="Consolas" w:hAnsi="Consolas" w:cs="Consolas"/>
          <w:color w:val="000000"/>
          <w:sz w:val="19"/>
          <w:szCs w:val="19"/>
          <w:highlight w:val="white"/>
          <w:lang w:val="fr-FR"/>
        </w:rPr>
        <w:t>objSearcher.Get(</w:t>
      </w:r>
      <w:proofErr w:type="gramEnd"/>
      <w:r w:rsidRPr="003245B3">
        <w:rPr>
          <w:rFonts w:ascii="Consolas" w:hAnsi="Consolas" w:cs="Consolas"/>
          <w:color w:val="000000"/>
          <w:sz w:val="19"/>
          <w:szCs w:val="19"/>
          <w:highlight w:val="white"/>
          <w:lang w:val="fr-FR"/>
        </w:rPr>
        <w:t>);</w:t>
      </w:r>
    </w:p>
    <w:p w14:paraId="6B992736"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proofErr w:type="gramStart"/>
      <w:r w:rsidRPr="003245B3">
        <w:rPr>
          <w:rFonts w:ascii="Consolas" w:hAnsi="Consolas" w:cs="Consolas"/>
          <w:color w:val="000000"/>
          <w:sz w:val="19"/>
          <w:szCs w:val="19"/>
          <w:highlight w:val="white"/>
          <w:lang w:val="fr-FR"/>
        </w:rPr>
        <w:t>cmbAudioDevice.Items.Clear(</w:t>
      </w:r>
      <w:proofErr w:type="gramEnd"/>
      <w:r w:rsidRPr="003245B3">
        <w:rPr>
          <w:rFonts w:ascii="Consolas" w:hAnsi="Consolas" w:cs="Consolas"/>
          <w:color w:val="000000"/>
          <w:sz w:val="19"/>
          <w:szCs w:val="19"/>
          <w:highlight w:val="white"/>
          <w:lang w:val="fr-FR"/>
        </w:rPr>
        <w:t>);</w:t>
      </w:r>
    </w:p>
    <w:p w14:paraId="6D822AB1"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foreach</w:t>
      </w:r>
      <w:proofErr w:type="gramEnd"/>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ManagementObject</w:t>
      </w:r>
      <w:r w:rsidRPr="003245B3">
        <w:rPr>
          <w:rFonts w:ascii="Consolas" w:hAnsi="Consolas" w:cs="Consolas"/>
          <w:color w:val="000000"/>
          <w:sz w:val="19"/>
          <w:szCs w:val="19"/>
          <w:highlight w:val="white"/>
          <w:lang w:val="fr-FR"/>
        </w:rPr>
        <w:t xml:space="preserve"> obj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objCollection)</w:t>
      </w:r>
    </w:p>
    <w:p w14:paraId="35ACADAE"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3C8FBCE9"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foreach</w:t>
      </w:r>
      <w:proofErr w:type="gramEnd"/>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PropertyData</w:t>
      </w:r>
      <w:r w:rsidRPr="003245B3">
        <w:rPr>
          <w:rFonts w:ascii="Consolas" w:hAnsi="Consolas" w:cs="Consolas"/>
          <w:color w:val="000000"/>
          <w:sz w:val="19"/>
          <w:szCs w:val="19"/>
          <w:highlight w:val="white"/>
          <w:lang w:val="fr-FR"/>
        </w:rPr>
        <w:t xml:space="preserve"> property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obj.Properties)</w:t>
      </w:r>
    </w:p>
    <w:p w14:paraId="714F022B"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7F132F6B"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FF"/>
          <w:sz w:val="19"/>
          <w:szCs w:val="19"/>
          <w:highlight w:val="white"/>
          <w:lang w:val="fr-FR"/>
        </w:rPr>
        <w:t>if</w:t>
      </w:r>
      <w:proofErr w:type="gramEnd"/>
      <w:r w:rsidRPr="003245B3">
        <w:rPr>
          <w:rFonts w:ascii="Consolas" w:hAnsi="Consolas" w:cs="Consolas"/>
          <w:color w:val="000000"/>
          <w:sz w:val="19"/>
          <w:szCs w:val="19"/>
          <w:highlight w:val="white"/>
          <w:lang w:val="fr-FR"/>
        </w:rPr>
        <w:t xml:space="preserve"> (property.Name == </w:t>
      </w:r>
      <w:r w:rsidRPr="003245B3">
        <w:rPr>
          <w:rFonts w:ascii="Consolas" w:hAnsi="Consolas" w:cs="Consolas"/>
          <w:color w:val="A31515"/>
          <w:sz w:val="19"/>
          <w:szCs w:val="19"/>
          <w:highlight w:val="white"/>
          <w:lang w:val="fr-FR"/>
        </w:rPr>
        <w:t>"Caption"</w:t>
      </w:r>
      <w:r w:rsidRPr="003245B3">
        <w:rPr>
          <w:rFonts w:ascii="Consolas" w:hAnsi="Consolas" w:cs="Consolas"/>
          <w:color w:val="000000"/>
          <w:sz w:val="19"/>
          <w:szCs w:val="19"/>
          <w:highlight w:val="white"/>
          <w:lang w:val="fr-FR"/>
        </w:rPr>
        <w:t>)</w:t>
      </w:r>
    </w:p>
    <w:p w14:paraId="1E0F0932"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cmbAudioDevice.Items.Add(</w:t>
      </w:r>
      <w:proofErr w:type="gramEnd"/>
      <w:r w:rsidRPr="003245B3">
        <w:rPr>
          <w:rFonts w:ascii="Consolas" w:hAnsi="Consolas" w:cs="Consolas"/>
          <w:color w:val="000000"/>
          <w:sz w:val="19"/>
          <w:szCs w:val="19"/>
          <w:highlight w:val="white"/>
          <w:lang w:val="fr-FR"/>
        </w:rPr>
        <w:t>property.Value);</w:t>
      </w:r>
    </w:p>
    <w:p w14:paraId="41E0773D"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5B4B4237" w14:textId="77777777" w:rsidR="005C4827" w:rsidRPr="003245B3" w:rsidRDefault="005C4827" w:rsidP="005C4827">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p>
    <w:commentRangeEnd w:id="1481"/>
    <w:p w14:paraId="713816C3" w14:textId="77777777" w:rsidR="005C4827" w:rsidRPr="003245B3" w:rsidRDefault="00AF1043" w:rsidP="003C6ED8">
      <w:pPr>
        <w:rPr>
          <w:lang w:val="fr-FR"/>
        </w:rPr>
      </w:pPr>
      <w:r>
        <w:rPr>
          <w:rStyle w:val="Marquedecommentaire"/>
        </w:rPr>
        <w:commentReference w:id="1481"/>
      </w:r>
      <w:r w:rsidR="005C4827" w:rsidRPr="003245B3">
        <w:rPr>
          <w:lang w:val="fr-FR"/>
        </w:rPr>
        <w:t xml:space="preserve">Ce code a été trouvé ici : </w:t>
      </w:r>
      <w:hyperlink r:id="rId78" w:history="1">
        <w:r w:rsidR="005C4827" w:rsidRPr="003245B3">
          <w:rPr>
            <w:rStyle w:val="Lienhypertexte"/>
            <w:lang w:val="fr-FR"/>
          </w:rPr>
          <w:t>http://stackoverflow.com/questions/1525320/how-to-enumerate-audio-out-devices-in-c-sharp</w:t>
        </w:r>
      </w:hyperlink>
      <w:r w:rsidR="005C4827" w:rsidRPr="003245B3">
        <w:rPr>
          <w:lang w:val="fr-FR"/>
        </w:rPr>
        <w:t xml:space="preserve"> </w:t>
      </w:r>
    </w:p>
    <w:p w14:paraId="0FCE2E6E" w14:textId="6B9BAC46" w:rsidR="005C4827" w:rsidRPr="003245B3" w:rsidRDefault="005C4827" w:rsidP="003C6ED8">
      <w:pPr>
        <w:rPr>
          <w:lang w:val="fr-FR"/>
        </w:rPr>
      </w:pPr>
      <w:r w:rsidRPr="003245B3">
        <w:rPr>
          <w:lang w:val="fr-FR"/>
        </w:rPr>
        <w:t xml:space="preserve">L’API Ajax du transcoder permet d’activer ou de désactiver </w:t>
      </w:r>
      <w:del w:id="1482" w:author="Francisco Garcia" w:date="2014-05-26T10:12:00Z">
        <w:r>
          <w:delText>le</w:delText>
        </w:r>
      </w:del>
      <w:ins w:id="1483" w:author="Francisco Garcia" w:date="2014-05-26T10:12:00Z">
        <w:r w:rsidRPr="003245B3">
          <w:rPr>
            <w:lang w:val="fr-FR"/>
          </w:rPr>
          <w:t>l</w:t>
        </w:r>
        <w:r w:rsidR="00AF1043">
          <w:rPr>
            <w:lang w:val="fr-FR"/>
          </w:rPr>
          <w:t>a</w:t>
        </w:r>
      </w:ins>
      <w:r w:rsidRPr="003245B3">
        <w:rPr>
          <w:lang w:val="fr-FR"/>
        </w:rPr>
        <w:t xml:space="preserve"> capture pendant l’exécution de ce dernier ainsi que de configurer le périphérique audio. La classe WebradioTranscoder dispose d’une méthode « SetCaptureMode » prenant un booléen qui détermine si cette fonctionnalité doit être activée ou non, ainsi qu’une chaine de caractères contenant le nom du périphérique cible, en paramètres.</w:t>
      </w:r>
    </w:p>
    <w:p w14:paraId="73D7E18A" w14:textId="77777777" w:rsidR="00F06739" w:rsidRPr="003245B3" w:rsidRDefault="00F06739" w:rsidP="003C6ED8">
      <w:pPr>
        <w:rPr>
          <w:lang w:val="fr-FR"/>
        </w:rPr>
      </w:pPr>
      <w:r w:rsidRPr="003245B3">
        <w:rPr>
          <w:lang w:val="fr-FR"/>
        </w:rPr>
        <w:t xml:space="preserve">Plus d’informations sur l’activation via l’API : </w:t>
      </w:r>
    </w:p>
    <w:p w14:paraId="3BF45216" w14:textId="77777777" w:rsidR="003C6ED8" w:rsidRPr="003245B3" w:rsidRDefault="0021440F" w:rsidP="003C6ED8">
      <w:pPr>
        <w:rPr>
          <w:lang w:val="fr-FR"/>
        </w:rPr>
      </w:pPr>
      <w:hyperlink r:id="rId79" w:anchor="Capture" w:history="1">
        <w:r w:rsidR="00F06739" w:rsidRPr="003245B3">
          <w:rPr>
            <w:rStyle w:val="Lienhypertexte"/>
            <w:lang w:val="fr-FR"/>
          </w:rPr>
          <w:t>http://wiki.winamp.com/wiki/SHOUTcast_Transcoder_AJAX_api_Specification#Capture</w:t>
        </w:r>
      </w:hyperlink>
      <w:r w:rsidR="00F06739" w:rsidRPr="003245B3">
        <w:rPr>
          <w:lang w:val="fr-FR"/>
        </w:rPr>
        <w:t xml:space="preserve"> </w:t>
      </w:r>
    </w:p>
    <w:p w14:paraId="26FDDFA6" w14:textId="4E2CEFAA" w:rsidR="002F5C5B" w:rsidRPr="003245B3" w:rsidRDefault="00F06739" w:rsidP="003C6ED8">
      <w:pPr>
        <w:rPr>
          <w:lang w:val="fr-FR"/>
        </w:rPr>
      </w:pPr>
      <w:r w:rsidRPr="003245B3">
        <w:rPr>
          <w:lang w:val="fr-FR"/>
        </w:rPr>
        <w:t xml:space="preserve">Cette fonctionnalité ne semble pas tout à fait bien fonctionner. En effet, il se trouve que sur l’ordinateur de développement, malgré le listing des périphériques audio, le transcoder ne trouve pas </w:t>
      </w:r>
      <w:del w:id="1484" w:author="Francisco Garcia" w:date="2014-05-26T10:12:00Z">
        <w:r>
          <w:delText>se</w:delText>
        </w:r>
      </w:del>
      <w:ins w:id="1485" w:author="Francisco Garcia" w:date="2014-05-26T10:12:00Z">
        <w:r w:rsidR="00AF1043">
          <w:rPr>
            <w:lang w:val="fr-FR"/>
          </w:rPr>
          <w:t>c</w:t>
        </w:r>
        <w:r w:rsidRPr="003245B3">
          <w:rPr>
            <w:lang w:val="fr-FR"/>
          </w:rPr>
          <w:t>e</w:t>
        </w:r>
      </w:ins>
      <w:r w:rsidRPr="003245B3">
        <w:rPr>
          <w:lang w:val="fr-FR"/>
        </w:rPr>
        <w:t xml:space="preserve"> dernier lors de l’activation de la capture.</w:t>
      </w:r>
    </w:p>
    <w:p w14:paraId="7479ABFB" w14:textId="77777777" w:rsidR="00A2310B" w:rsidRPr="003245B3" w:rsidRDefault="00A2310B" w:rsidP="00482007">
      <w:pPr>
        <w:pStyle w:val="Titre3"/>
        <w:ind w:left="1416" w:hanging="1416"/>
        <w:rPr>
          <w:lang w:val="fr-FR"/>
        </w:rPr>
      </w:pPr>
      <w:bookmarkStart w:id="1486" w:name="_Toc262710658"/>
      <w:r w:rsidRPr="003245B3">
        <w:rPr>
          <w:lang w:val="fr-FR"/>
        </w:rPr>
        <w:t>Historique</w:t>
      </w:r>
      <w:bookmarkEnd w:id="1472"/>
      <w:bookmarkEnd w:id="1486"/>
    </w:p>
    <w:p w14:paraId="7AC7C3BA" w14:textId="0D715AF6" w:rsidR="00E61E8F" w:rsidRPr="003245B3" w:rsidRDefault="00E61E8F" w:rsidP="00A2310B">
      <w:pPr>
        <w:rPr>
          <w:lang w:val="fr-FR"/>
        </w:rPr>
      </w:pPr>
      <w:r w:rsidRPr="003245B3">
        <w:rPr>
          <w:lang w:val="fr-FR"/>
        </w:rPr>
        <w:t>L’historique de chaque transcoder est enregistré dans la base de données (table thistory). L’historique référence quelle musique a été jouée par quel transcoder à quelle date</w:t>
      </w:r>
      <w:ins w:id="1487" w:author="Francisco Garcia" w:date="2014-05-26T10:12:00Z">
        <w:r w:rsidR="00AF1043">
          <w:rPr>
            <w:lang w:val="fr-FR"/>
          </w:rPr>
          <w:t xml:space="preserve"> et heure</w:t>
        </w:r>
      </w:ins>
      <w:r w:rsidRPr="003245B3">
        <w:rPr>
          <w:lang w:val="fr-FR"/>
        </w:rPr>
        <w:t>.</w:t>
      </w:r>
    </w:p>
    <w:p w14:paraId="5CACA709" w14:textId="2CF33EE0" w:rsidR="00A2310B" w:rsidRPr="003245B3" w:rsidRDefault="00E61E8F" w:rsidP="00A2310B">
      <w:pPr>
        <w:rPr>
          <w:lang w:val="fr-FR"/>
        </w:rPr>
      </w:pPr>
      <w:r w:rsidRPr="003245B3">
        <w:rPr>
          <w:lang w:val="fr-FR"/>
        </w:rPr>
        <w:t xml:space="preserve">Le serveur ShoutCAST propose un historique des morceaux </w:t>
      </w:r>
      <w:del w:id="1488" w:author="Francisco Garcia" w:date="2014-05-26T10:12:00Z">
        <w:r>
          <w:delText>jouée</w:delText>
        </w:r>
      </w:del>
      <w:ins w:id="1489" w:author="Francisco Garcia" w:date="2014-05-26T10:12:00Z">
        <w:r w:rsidRPr="003245B3">
          <w:rPr>
            <w:lang w:val="fr-FR"/>
          </w:rPr>
          <w:t>joué</w:t>
        </w:r>
        <w:r w:rsidR="00AF1043">
          <w:rPr>
            <w:lang w:val="fr-FR"/>
          </w:rPr>
          <w:t>s</w:t>
        </w:r>
      </w:ins>
      <w:r w:rsidRPr="003245B3">
        <w:rPr>
          <w:lang w:val="fr-FR"/>
        </w:rPr>
        <w:t xml:space="preserve"> (les 10 derniers maximum) mais dans le cas de ce projet, il est préférable de regarder au niveau du transcoder, quelles musiques ont été jouées</w:t>
      </w:r>
      <w:ins w:id="1490" w:author="Francisco Garcia" w:date="2014-05-26T10:12:00Z">
        <w:r w:rsidR="00AF1043">
          <w:rPr>
            <w:lang w:val="fr-FR"/>
          </w:rPr>
          <w:t>,</w:t>
        </w:r>
      </w:ins>
      <w:r w:rsidR="0012178A" w:rsidRPr="003245B3">
        <w:rPr>
          <w:lang w:val="fr-FR"/>
        </w:rPr>
        <w:t xml:space="preserve"> car dans le cas d’une diffusion vers un serveur de diffusion distant, le logiciel n’a aucun contrôle sur ce dernier</w:t>
      </w:r>
      <w:r w:rsidR="00A25E7D" w:rsidRPr="003245B3">
        <w:rPr>
          <w:lang w:val="fr-FR"/>
        </w:rPr>
        <w:t xml:space="preserve"> (que ce soit pour l’accès aux données ou alors le fonctionnement du </w:t>
      </w:r>
      <w:r w:rsidR="00A25E7D" w:rsidRPr="003245B3">
        <w:rPr>
          <w:lang w:val="fr-FR"/>
        </w:rPr>
        <w:lastRenderedPageBreak/>
        <w:t>serveur)</w:t>
      </w:r>
      <w:r w:rsidRPr="003245B3">
        <w:rPr>
          <w:lang w:val="fr-FR"/>
        </w:rPr>
        <w:t>. Malheureusement, les transcoders ShoutCAST ne propose pas d’historique.</w:t>
      </w:r>
      <w:r w:rsidR="00A25E7D" w:rsidRPr="003245B3">
        <w:rPr>
          <w:lang w:val="fr-FR"/>
        </w:rPr>
        <w:t xml:space="preserve"> Une solution alternative a été mise en place afin de </w:t>
      </w:r>
      <w:r w:rsidR="0084391E" w:rsidRPr="003245B3">
        <w:rPr>
          <w:lang w:val="fr-FR"/>
        </w:rPr>
        <w:t>détecter</w:t>
      </w:r>
      <w:r w:rsidR="00A25E7D" w:rsidRPr="003245B3">
        <w:rPr>
          <w:lang w:val="fr-FR"/>
        </w:rPr>
        <w:t xml:space="preserve"> un changement de fichier audio sur un transcoder afin de noter ses informations dans la BDD.</w:t>
      </w:r>
    </w:p>
    <w:p w14:paraId="6690F6D5" w14:textId="7E81D493" w:rsidR="00A25E7D" w:rsidRPr="003245B3" w:rsidRDefault="00A25E7D" w:rsidP="00A2310B">
      <w:pPr>
        <w:rPr>
          <w:lang w:val="fr-FR"/>
        </w:rPr>
      </w:pPr>
      <w:r w:rsidRPr="003245B3">
        <w:rPr>
          <w:lang w:val="fr-FR"/>
        </w:rPr>
        <w:t xml:space="preserve">La méthode </w:t>
      </w:r>
      <w:del w:id="1491" w:author="Francisco Garcia" w:date="2014-05-26T10:12:00Z">
        <w:r>
          <w:delText>appelé</w:delText>
        </w:r>
      </w:del>
      <w:ins w:id="1492" w:author="Francisco Garcia" w:date="2014-05-26T10:12:00Z">
        <w:r w:rsidRPr="003245B3">
          <w:rPr>
            <w:lang w:val="fr-FR"/>
          </w:rPr>
          <w:t>appelé</w:t>
        </w:r>
        <w:r w:rsidR="00115BB9">
          <w:rPr>
            <w:lang w:val="fr-FR"/>
          </w:rPr>
          <w:t>e</w:t>
        </w:r>
      </w:ins>
      <w:r w:rsidRPr="003245B3">
        <w:rPr>
          <w:lang w:val="fr-FR"/>
        </w:rPr>
        <w:t xml:space="preserve"> par le timer servant de </w:t>
      </w:r>
      <w:r w:rsidR="009E0D14" w:rsidRPr="003245B3">
        <w:rPr>
          <w:lang w:val="fr-FR"/>
        </w:rPr>
        <w:t>surveillance</w:t>
      </w:r>
      <w:r w:rsidRPr="003245B3">
        <w:rPr>
          <w:lang w:val="fr-FR"/>
        </w:rPr>
        <w:t xml:space="preserve"> des processus (voir le chapitre concernant la </w:t>
      </w:r>
      <w:hyperlink w:anchor="_Gestion_des_processus" w:history="1">
        <w:r w:rsidRPr="003245B3">
          <w:rPr>
            <w:rStyle w:val="Lienhypertexte"/>
            <w:lang w:val="fr-FR"/>
          </w:rPr>
          <w:t>Gestion des processus</w:t>
        </w:r>
      </w:hyperlink>
      <w:r w:rsidRPr="003245B3">
        <w:rPr>
          <w:lang w:val="fr-FR"/>
        </w:rPr>
        <w:t>)</w:t>
      </w:r>
      <w:r w:rsidR="009E0D14" w:rsidRPr="003245B3">
        <w:rPr>
          <w:lang w:val="fr-FR"/>
        </w:rPr>
        <w:t xml:space="preserve"> est utilisée afin de vérifier le statut de chaque transcoder. Le statut </w:t>
      </w:r>
      <w:r w:rsidR="004F7621" w:rsidRPr="003245B3">
        <w:rPr>
          <w:lang w:val="fr-FR"/>
        </w:rPr>
        <w:t xml:space="preserve">de ces derniers </w:t>
      </w:r>
      <w:r w:rsidR="009E0D14" w:rsidRPr="003245B3">
        <w:rPr>
          <w:lang w:val="fr-FR"/>
        </w:rPr>
        <w:t xml:space="preserve">est récupéré à l’aide de l’API Ajax (voir le </w:t>
      </w:r>
      <w:hyperlink w:anchor="_Administration_web_(weblet)" w:history="1">
        <w:r w:rsidR="009E0D14" w:rsidRPr="003245B3">
          <w:rPr>
            <w:rStyle w:val="Lienhypertexte"/>
            <w:lang w:val="fr-FR"/>
          </w:rPr>
          <w:t>chapitre précédent</w:t>
        </w:r>
      </w:hyperlink>
      <w:r w:rsidR="00115BB9">
        <w:rPr>
          <w:lang w:val="fr-FR"/>
        </w:rPr>
        <w:t xml:space="preserve"> pour </w:t>
      </w:r>
      <w:del w:id="1493" w:author="Francisco Garcia" w:date="2014-05-26T10:12:00Z">
        <w:r w:rsidR="009E0D14">
          <w:delText>l’envoie</w:delText>
        </w:r>
      </w:del>
      <w:ins w:id="1494" w:author="Francisco Garcia" w:date="2014-05-26T10:12:00Z">
        <w:r w:rsidR="00115BB9">
          <w:rPr>
            <w:lang w:val="fr-FR"/>
          </w:rPr>
          <w:t>l’envoi</w:t>
        </w:r>
      </w:ins>
      <w:r w:rsidR="009E0D14" w:rsidRPr="003245B3">
        <w:rPr>
          <w:lang w:val="fr-FR"/>
        </w:rPr>
        <w:t xml:space="preserve"> de commande) avec la commande « getstatus ». Cette dernière retourne les informations suivantes (XML) :</w:t>
      </w:r>
    </w:p>
    <w:p w14:paraId="625A3F2A" w14:textId="77777777" w:rsidR="009E0D14" w:rsidRPr="003245B3" w:rsidRDefault="009E0D14" w:rsidP="009E0D14">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&lt;</w:t>
      </w:r>
      <w:proofErr w:type="gramStart"/>
      <w:r w:rsidRPr="003245B3">
        <w:rPr>
          <w:lang w:val="fr-FR"/>
        </w:rPr>
        <w:t>status</w:t>
      </w:r>
      <w:proofErr w:type="gramEnd"/>
      <w:r w:rsidRPr="003245B3">
        <w:rPr>
          <w:lang w:val="fr-FR"/>
        </w:rPr>
        <w:t>&gt;</w:t>
      </w:r>
    </w:p>
    <w:p w14:paraId="3B361CC7"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&lt;activesource source="playlist|capture|dj|relay"&gt;</w:t>
      </w:r>
    </w:p>
    <w:p w14:paraId="25FAD510"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b/>
          <w:lang w:val="fr-FR"/>
        </w:rPr>
        <w:t>&lt;currenttrack/&gt;</w:t>
      </w:r>
    </w:p>
    <w:p w14:paraId="22CC8754"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&lt;nexttrack/&gt;</w:t>
      </w:r>
    </w:p>
    <w:p w14:paraId="1B70640E"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&lt;name/&gt;</w:t>
      </w:r>
    </w:p>
    <w:p w14:paraId="41BB2BF3"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&lt;file/&gt;</w:t>
      </w:r>
    </w:p>
    <w:p w14:paraId="4491F254"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&lt;ip/&gt;</w:t>
      </w:r>
    </w:p>
    <w:p w14:paraId="2E0A4D52"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&lt;port/&gt;</w:t>
      </w:r>
    </w:p>
    <w:p w14:paraId="5C44FD3B"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&lt;url/&gt;</w:t>
      </w:r>
    </w:p>
    <w:p w14:paraId="5DB3B459"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&lt;sourcetype/&gt;</w:t>
      </w:r>
    </w:p>
    <w:p w14:paraId="521A9418"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&lt;bitrate/&gt;</w:t>
      </w:r>
    </w:p>
    <w:p w14:paraId="60B04DC9"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&lt;device/&gt;</w:t>
      </w:r>
    </w:p>
    <w:p w14:paraId="66A4F587"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&lt;input/&gt;</w:t>
      </w:r>
    </w:p>
    <w:p w14:paraId="616C3041"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&lt;samplerate/&gt;</w:t>
      </w:r>
    </w:p>
    <w:p w14:paraId="0E842341"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&lt;channels/&gt;</w:t>
      </w:r>
    </w:p>
    <w:p w14:paraId="7E492ED4"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w:t>
      </w:r>
      <w:proofErr w:type="gramStart"/>
      <w:r w:rsidRPr="003245B3">
        <w:rPr>
          <w:lang w:val="fr-FR"/>
        </w:rPr>
        <w:t>activesource</w:t>
      </w:r>
      <w:proofErr w:type="gramEnd"/>
      <w:r w:rsidRPr="003245B3">
        <w:rPr>
          <w:lang w:val="fr-FR"/>
        </w:rPr>
        <w:t>&gt;</w:t>
      </w:r>
    </w:p>
    <w:p w14:paraId="58968063"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w:t>
      </w:r>
      <w:proofErr w:type="gramStart"/>
      <w:r w:rsidRPr="003245B3">
        <w:rPr>
          <w:lang w:val="fr-FR"/>
        </w:rPr>
        <w:t>endpointlist</w:t>
      </w:r>
      <w:proofErr w:type="gramEnd"/>
      <w:r w:rsidRPr="003245B3">
        <w:rPr>
          <w:lang w:val="fr-FR"/>
        </w:rPr>
        <w:t>&gt;</w:t>
      </w:r>
    </w:p>
    <w:p w14:paraId="20C83C18"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w:t>
      </w:r>
      <w:proofErr w:type="gramStart"/>
      <w:r w:rsidR="009E0D14" w:rsidRPr="003245B3">
        <w:rPr>
          <w:lang w:val="fr-FR"/>
        </w:rPr>
        <w:t>endpoint</w:t>
      </w:r>
      <w:proofErr w:type="gramEnd"/>
      <w:r w:rsidR="009E0D14" w:rsidRPr="003245B3">
        <w:rPr>
          <w:lang w:val="fr-FR"/>
        </w:rPr>
        <w:t>&gt;</w:t>
      </w:r>
    </w:p>
    <w:p w14:paraId="3CB62E4D"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&lt;name/&gt;</w:t>
      </w:r>
    </w:p>
    <w:p w14:paraId="341B01B0"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&lt;bytessent/&gt;</w:t>
      </w:r>
    </w:p>
    <w:p w14:paraId="0B1C7BE1"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&lt;status/&gt;</w:t>
      </w:r>
    </w:p>
    <w:p w14:paraId="5EC93064"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w:t>
      </w:r>
      <w:proofErr w:type="gramStart"/>
      <w:r w:rsidR="009E0D14" w:rsidRPr="003245B3">
        <w:rPr>
          <w:lang w:val="fr-FR"/>
        </w:rPr>
        <w:t>endpoint</w:t>
      </w:r>
      <w:proofErr w:type="gramEnd"/>
      <w:r w:rsidR="009E0D14" w:rsidRPr="003245B3">
        <w:rPr>
          <w:lang w:val="fr-FR"/>
        </w:rPr>
        <w:t>&gt;</w:t>
      </w:r>
    </w:p>
    <w:p w14:paraId="67525B5F"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w:t>
      </w:r>
      <w:proofErr w:type="gramStart"/>
      <w:r w:rsidR="009E0D14" w:rsidRPr="003245B3">
        <w:rPr>
          <w:lang w:val="fr-FR"/>
        </w:rPr>
        <w:t>endpoint</w:t>
      </w:r>
      <w:proofErr w:type="gramEnd"/>
      <w:r w:rsidR="009E0D14" w:rsidRPr="003245B3">
        <w:rPr>
          <w:lang w:val="fr-FR"/>
        </w:rPr>
        <w:t>&gt;</w:t>
      </w:r>
    </w:p>
    <w:p w14:paraId="5D882CB1"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&lt;name/&gt;</w:t>
      </w:r>
    </w:p>
    <w:p w14:paraId="4C2772B1"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&lt;bytessent/&gt;</w:t>
      </w:r>
    </w:p>
    <w:p w14:paraId="2067DBD3"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&lt;status/&gt;</w:t>
      </w:r>
    </w:p>
    <w:p w14:paraId="4B68FA3B"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w:t>
      </w:r>
      <w:proofErr w:type="gramStart"/>
      <w:r w:rsidR="009E0D14" w:rsidRPr="003245B3">
        <w:rPr>
          <w:lang w:val="fr-FR"/>
        </w:rPr>
        <w:t>endpoint</w:t>
      </w:r>
      <w:proofErr w:type="gramEnd"/>
      <w:r w:rsidR="009E0D14" w:rsidRPr="003245B3">
        <w:rPr>
          <w:lang w:val="fr-FR"/>
        </w:rPr>
        <w:t>&gt;</w:t>
      </w:r>
    </w:p>
    <w:p w14:paraId="15547557"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w:t>
      </w:r>
      <w:proofErr w:type="gramStart"/>
      <w:r w:rsidRPr="003245B3">
        <w:rPr>
          <w:lang w:val="fr-FR"/>
        </w:rPr>
        <w:t>endpointlist</w:t>
      </w:r>
      <w:proofErr w:type="gramEnd"/>
      <w:r w:rsidRPr="003245B3">
        <w:rPr>
          <w:lang w:val="fr-FR"/>
        </w:rPr>
        <w:t>&gt;</w:t>
      </w:r>
    </w:p>
    <w:p w14:paraId="64263E27" w14:textId="77777777" w:rsidR="009E0D14" w:rsidRPr="003245B3" w:rsidRDefault="009E0D14" w:rsidP="009E0D14">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&lt;/</w:t>
      </w:r>
      <w:proofErr w:type="gramStart"/>
      <w:r w:rsidRPr="003245B3">
        <w:rPr>
          <w:lang w:val="fr-FR"/>
        </w:rPr>
        <w:t>status</w:t>
      </w:r>
      <w:proofErr w:type="gramEnd"/>
      <w:r w:rsidRPr="003245B3">
        <w:rPr>
          <w:lang w:val="fr-FR"/>
        </w:rPr>
        <w:t>&gt;</w:t>
      </w:r>
    </w:p>
    <w:p w14:paraId="2A2B5D2C" w14:textId="77777777" w:rsidR="009E0D14" w:rsidRPr="003245B3" w:rsidRDefault="009E0D14" w:rsidP="00FB61A0">
      <w:pPr>
        <w:rPr>
          <w:lang w:val="fr-FR"/>
        </w:rPr>
      </w:pPr>
      <w:r w:rsidRPr="003245B3">
        <w:rPr>
          <w:lang w:val="fr-FR"/>
        </w:rPr>
        <w:t>Les différents champs sont décrits dans la documentation officielle :</w:t>
      </w:r>
    </w:p>
    <w:p w14:paraId="5CA23640" w14:textId="77777777" w:rsidR="009E0D14" w:rsidRPr="003245B3" w:rsidRDefault="0021440F" w:rsidP="00FB61A0">
      <w:pPr>
        <w:rPr>
          <w:lang w:val="fr-FR"/>
        </w:rPr>
      </w:pPr>
      <w:hyperlink r:id="rId80" w:anchor="GetStatus" w:history="1">
        <w:r w:rsidR="009E0D14" w:rsidRPr="003245B3">
          <w:rPr>
            <w:rStyle w:val="Lienhypertexte"/>
            <w:lang w:val="fr-FR"/>
          </w:rPr>
          <w:t>http://wiki.winamp.com/wiki/SHOUTcast_Transcoder_AJAX_api_Specification#GetStatus</w:t>
        </w:r>
      </w:hyperlink>
    </w:p>
    <w:p w14:paraId="56082A36" w14:textId="77777777" w:rsidR="00711E18" w:rsidRPr="003245B3" w:rsidRDefault="00711E18" w:rsidP="00FB61A0">
      <w:pPr>
        <w:rPr>
          <w:lang w:val="fr-FR"/>
        </w:rPr>
      </w:pPr>
      <w:r w:rsidRPr="003245B3">
        <w:rPr>
          <w:lang w:val="fr-FR"/>
        </w:rPr>
        <w:t xml:space="preserve">Dans le cas de l’historique, la valeur indiquée par « currenttrack » est récupérée. Il s’agit du chemin vers le fichier audio </w:t>
      </w:r>
      <w:r w:rsidR="00672589" w:rsidRPr="003245B3">
        <w:rPr>
          <w:lang w:val="fr-FR"/>
        </w:rPr>
        <w:t>de la musique jouée</w:t>
      </w:r>
      <w:r w:rsidRPr="003245B3">
        <w:rPr>
          <w:lang w:val="fr-FR"/>
        </w:rPr>
        <w:t xml:space="preserve"> actuellement par le transcoder en question.</w:t>
      </w:r>
      <w:r w:rsidR="00672589" w:rsidRPr="003245B3">
        <w:rPr>
          <w:lang w:val="fr-FR"/>
        </w:rPr>
        <w:t xml:space="preserve"> La classe WebradioManager contient une propriété « CurrentTrack » qui contient, justement, la valeur de la musique jouée. Afin de </w:t>
      </w:r>
      <w:r w:rsidR="0002321A" w:rsidRPr="003245B3">
        <w:rPr>
          <w:lang w:val="fr-FR"/>
        </w:rPr>
        <w:t>détecter</w:t>
      </w:r>
      <w:r w:rsidR="00672589" w:rsidRPr="003245B3">
        <w:rPr>
          <w:lang w:val="fr-FR"/>
        </w:rPr>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14:paraId="12484837" w14:textId="77777777" w:rsidR="00602E58" w:rsidRPr="003245B3" w:rsidRDefault="0084391E" w:rsidP="00602E58">
      <w:pPr>
        <w:keepNext/>
        <w:jc w:val="center"/>
        <w:rPr>
          <w:lang w:val="fr-FR"/>
        </w:rPr>
      </w:pPr>
      <w:r w:rsidRPr="003245B3">
        <w:rPr>
          <w:noProof/>
          <w:lang w:eastAsia="fr-CH"/>
        </w:rPr>
        <w:lastRenderedPageBreak/>
        <w:drawing>
          <wp:inline distT="0" distB="0" distL="0" distR="0" wp14:anchorId="218BDE8D" wp14:editId="0DE59E25">
            <wp:extent cx="4816051" cy="6029325"/>
            <wp:effectExtent l="0" t="0" r="381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81">
                      <a:extLst>
                        <a:ext uri="{28A0092B-C50C-407E-A947-70E740481C1C}">
                          <a14:useLocalDpi xmlns:a14="http://schemas.microsoft.com/office/drawing/2010/main" val="0"/>
                        </a:ext>
                      </a:extLst>
                    </a:blip>
                    <a:stretch>
                      <a:fillRect/>
                    </a:stretch>
                  </pic:blipFill>
                  <pic:spPr>
                    <a:xfrm>
                      <a:off x="0" y="0"/>
                      <a:ext cx="4817953" cy="6031706"/>
                    </a:xfrm>
                    <a:prstGeom prst="rect">
                      <a:avLst/>
                    </a:prstGeom>
                  </pic:spPr>
                </pic:pic>
              </a:graphicData>
            </a:graphic>
          </wp:inline>
        </w:drawing>
      </w:r>
    </w:p>
    <w:p w14:paraId="7A071D59" w14:textId="77777777" w:rsidR="0084391E" w:rsidRPr="003245B3" w:rsidRDefault="00602E58" w:rsidP="00602E58">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43</w:t>
      </w:r>
      <w:r w:rsidR="00A30F7C" w:rsidRPr="003245B3">
        <w:rPr>
          <w:noProof/>
          <w:lang w:val="fr-FR"/>
        </w:rPr>
        <w:fldChar w:fldCharType="end"/>
      </w:r>
      <w:r w:rsidRPr="003245B3">
        <w:rPr>
          <w:lang w:val="fr-FR"/>
        </w:rPr>
        <w:t xml:space="preserve"> - Schéma gestion de l'historique</w:t>
      </w:r>
    </w:p>
    <w:p w14:paraId="7DFDE873" w14:textId="77777777" w:rsidR="00A3766B" w:rsidRPr="003245B3" w:rsidRDefault="00602E58" w:rsidP="00FB61A0">
      <w:pPr>
        <w:rPr>
          <w:lang w:val="fr-FR"/>
        </w:rPr>
      </w:pPr>
      <w:r w:rsidRPr="003245B3">
        <w:rPr>
          <w:lang w:val="fr-FR"/>
        </w:rPr>
        <w:t>L’utilisateur peut ensuite générer un fichier PDF contenant l’historique d’un transcoder.</w:t>
      </w:r>
      <w:r w:rsidR="00C0432C" w:rsidRPr="003245B3">
        <w:rPr>
          <w:lang w:val="fr-FR"/>
        </w:rPr>
        <w:t xml:space="preserve"> La bibliothèque .NET « iTextSharp » (</w:t>
      </w:r>
      <w:hyperlink r:id="rId82" w:history="1">
        <w:r w:rsidR="00C0432C" w:rsidRPr="003245B3">
          <w:rPr>
            <w:rStyle w:val="Lienhypertexte"/>
            <w:lang w:val="fr-FR"/>
          </w:rPr>
          <w:t>https://github.com/itext/itextsharp</w:t>
        </w:r>
      </w:hyperlink>
      <w:r w:rsidR="00C0432C" w:rsidRPr="003245B3">
        <w:rPr>
          <w:lang w:val="fr-FR"/>
        </w:rPr>
        <w:t>) est utilisée pour générer ce document.</w:t>
      </w:r>
      <w:r w:rsidR="00672054" w:rsidRPr="003245B3">
        <w:rPr>
          <w:lang w:val="fr-FR"/>
        </w:rPr>
        <w:t xml:space="preserve"> La méthode « GenerateHistory » du modèle va générer le fichier à l’emplacement sélectionné par l’utilisateur </w:t>
      </w:r>
      <w:r w:rsidR="00F76E2B" w:rsidRPr="003245B3">
        <w:rPr>
          <w:lang w:val="fr-FR"/>
        </w:rPr>
        <w:t>précédemment</w:t>
      </w:r>
      <w:r w:rsidR="00672054" w:rsidRPr="003245B3">
        <w:rPr>
          <w:lang w:val="fr-FR"/>
        </w:rPr>
        <w:t>.</w:t>
      </w:r>
      <w:r w:rsidR="00F76E2B" w:rsidRPr="003245B3">
        <w:rPr>
          <w:lang w:val="fr-FR"/>
        </w:rPr>
        <w:t xml:space="preserve"> L’historique stocké dans la base de données est récupéré sous la forme d’un dictionnaire (string</w:t>
      </w:r>
      <w:proofErr w:type="gramStart"/>
      <w:r w:rsidR="00F76E2B" w:rsidRPr="003245B3">
        <w:rPr>
          <w:lang w:val="fr-FR"/>
        </w:rPr>
        <w:t>,string</w:t>
      </w:r>
      <w:proofErr w:type="gramEnd"/>
      <w:r w:rsidR="00F76E2B" w:rsidRPr="003245B3">
        <w:rPr>
          <w:lang w:val="fr-FR"/>
        </w:rPr>
        <w:t xml:space="preserve">) dont la clé correspond à la date et la valeur correspond au chemin vers le </w:t>
      </w:r>
      <w:r w:rsidR="002927FB" w:rsidRPr="003245B3">
        <w:rPr>
          <w:lang w:val="fr-FR"/>
        </w:rPr>
        <w:t>fichier</w:t>
      </w:r>
      <w:r w:rsidR="00F76E2B" w:rsidRPr="003245B3">
        <w:rPr>
          <w:lang w:val="fr-FR"/>
        </w:rPr>
        <w:t xml:space="preserve"> joué.</w:t>
      </w:r>
    </w:p>
    <w:p w14:paraId="10CB6D34" w14:textId="77777777" w:rsidR="009D5DC2" w:rsidRPr="003245B3" w:rsidRDefault="009D5DC2" w:rsidP="009D5DC2">
      <w:pPr>
        <w:pStyle w:val="Titre2"/>
        <w:rPr>
          <w:lang w:val="fr-FR"/>
        </w:rPr>
      </w:pPr>
      <w:bookmarkStart w:id="1495" w:name="_Serveur_de_diffusion"/>
      <w:bookmarkStart w:id="1496" w:name="_Toc262710659"/>
      <w:bookmarkStart w:id="1497" w:name="_Toc387323462"/>
      <w:bookmarkEnd w:id="1495"/>
      <w:r w:rsidRPr="003245B3">
        <w:rPr>
          <w:lang w:val="fr-FR"/>
        </w:rPr>
        <w:lastRenderedPageBreak/>
        <w:t>Serveur de diffusion</w:t>
      </w:r>
      <w:r w:rsidR="00BA694D" w:rsidRPr="003245B3">
        <w:rPr>
          <w:lang w:val="fr-FR"/>
        </w:rPr>
        <w:t xml:space="preserve"> interne</w:t>
      </w:r>
      <w:bookmarkEnd w:id="1496"/>
      <w:bookmarkEnd w:id="1497"/>
    </w:p>
    <w:p w14:paraId="67292D3E" w14:textId="77777777" w:rsidR="00C003D1" w:rsidRPr="003245B3" w:rsidRDefault="00C003D1" w:rsidP="00C003D1">
      <w:pPr>
        <w:pStyle w:val="Titre3"/>
        <w:rPr>
          <w:lang w:val="fr-FR"/>
        </w:rPr>
      </w:pPr>
      <w:bookmarkStart w:id="1498" w:name="_Toc387323463"/>
      <w:bookmarkStart w:id="1499" w:name="_Toc262710660"/>
      <w:r w:rsidRPr="003245B3">
        <w:rPr>
          <w:lang w:val="fr-FR"/>
        </w:rPr>
        <w:t>Classe</w:t>
      </w:r>
      <w:r w:rsidR="00404A2D" w:rsidRPr="003245B3">
        <w:rPr>
          <w:lang w:val="fr-FR"/>
        </w:rPr>
        <w:t>s</w:t>
      </w:r>
      <w:r w:rsidRPr="003245B3">
        <w:rPr>
          <w:lang w:val="fr-FR"/>
        </w:rPr>
        <w:t xml:space="preserve"> utilisée</w:t>
      </w:r>
      <w:bookmarkEnd w:id="1498"/>
      <w:r w:rsidR="00404A2D" w:rsidRPr="003245B3">
        <w:rPr>
          <w:lang w:val="fr-FR"/>
        </w:rPr>
        <w:t>s</w:t>
      </w:r>
      <w:bookmarkEnd w:id="1499"/>
    </w:p>
    <w:p w14:paraId="31B99D0F" w14:textId="77777777" w:rsidR="00691B0B" w:rsidRPr="003245B3" w:rsidRDefault="00A82852" w:rsidP="00691B0B">
      <w:pPr>
        <w:keepNext/>
        <w:jc w:val="center"/>
        <w:rPr>
          <w:lang w:val="fr-FR"/>
        </w:rPr>
      </w:pPr>
      <w:r w:rsidRPr="003245B3">
        <w:rPr>
          <w:noProof/>
          <w:lang w:eastAsia="fr-CH"/>
        </w:rPr>
        <w:drawing>
          <wp:inline distT="0" distB="0" distL="0" distR="0" wp14:anchorId="3CF09987" wp14:editId="753EB0B3">
            <wp:extent cx="5666667" cy="715238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66667" cy="7152381"/>
                    </a:xfrm>
                    <a:prstGeom prst="rect">
                      <a:avLst/>
                    </a:prstGeom>
                  </pic:spPr>
                </pic:pic>
              </a:graphicData>
            </a:graphic>
          </wp:inline>
        </w:drawing>
      </w:r>
    </w:p>
    <w:p w14:paraId="38CB13C1" w14:textId="77777777" w:rsidR="00574FB1" w:rsidRPr="003245B3" w:rsidRDefault="00691B0B" w:rsidP="00691B0B">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44</w:t>
      </w:r>
      <w:r w:rsidR="00A30F7C" w:rsidRPr="003245B3">
        <w:rPr>
          <w:noProof/>
          <w:lang w:val="fr-FR"/>
        </w:rPr>
        <w:fldChar w:fldCharType="end"/>
      </w:r>
      <w:r w:rsidRPr="003245B3">
        <w:rPr>
          <w:lang w:val="fr-FR"/>
        </w:rPr>
        <w:t xml:space="preserve"> - Classe WebradioServer</w:t>
      </w:r>
    </w:p>
    <w:p w14:paraId="61C19BA4" w14:textId="77777777" w:rsidR="00032D10" w:rsidRPr="003245B3" w:rsidRDefault="00A82852" w:rsidP="00032D10">
      <w:pPr>
        <w:rPr>
          <w:lang w:val="fr-FR"/>
        </w:rPr>
      </w:pPr>
      <w:r w:rsidRPr="003245B3">
        <w:rPr>
          <w:lang w:val="fr-FR"/>
        </w:rPr>
        <w:t>La classe « WebradioListener » permet de transporter les informations concernant un auditeur connecté au serveur afin que la vue puisse afficher ses informations.</w:t>
      </w:r>
    </w:p>
    <w:p w14:paraId="5B7CDC2F" w14:textId="77777777" w:rsidR="00691B0B" w:rsidRPr="003245B3" w:rsidRDefault="00691B0B" w:rsidP="00691B0B">
      <w:pPr>
        <w:pStyle w:val="Titre3"/>
        <w:rPr>
          <w:lang w:val="fr-FR"/>
        </w:rPr>
      </w:pPr>
      <w:bookmarkStart w:id="1500" w:name="_Toc262710661"/>
      <w:bookmarkStart w:id="1501" w:name="_Toc387323464"/>
      <w:r w:rsidRPr="003245B3">
        <w:rPr>
          <w:lang w:val="fr-FR"/>
        </w:rPr>
        <w:lastRenderedPageBreak/>
        <w:t>Outil utilisé</w:t>
      </w:r>
      <w:bookmarkEnd w:id="1500"/>
      <w:bookmarkEnd w:id="1501"/>
    </w:p>
    <w:p w14:paraId="6017EFB5" w14:textId="77777777" w:rsidR="004672CE" w:rsidRPr="003245B3" w:rsidRDefault="004672CE" w:rsidP="004672CE">
      <w:pPr>
        <w:rPr>
          <w:lang w:val="fr-FR"/>
        </w:rPr>
      </w:pPr>
      <w:r w:rsidRPr="003245B3">
        <w:rPr>
          <w:lang w:val="fr-FR"/>
        </w:rPr>
        <w:t>Shoutcast est avant tout un serveur de diffusion de flux audio ou vidéo (Shoutcast D</w:t>
      </w:r>
      <w:r w:rsidR="00AA1885" w:rsidRPr="003245B3">
        <w:rPr>
          <w:lang w:val="fr-FR"/>
        </w:rPr>
        <w:t>NA</w:t>
      </w:r>
      <w:r w:rsidRPr="003245B3">
        <w:rPr>
          <w:lang w:val="fr-FR"/>
        </w:rPr>
        <w:t>S server 2). L’outil propose un serveur en ligne de commande qui sera utilisé dans ce projet. Le serveur fonctionne avec un fichier de configuration qui lui est donné en paramètre lorsque l’on l’exécute :</w:t>
      </w:r>
    </w:p>
    <w:p w14:paraId="1153DD88" w14:textId="77777777" w:rsidR="004672CE" w:rsidRPr="003245B3" w:rsidRDefault="004672CE" w:rsidP="004672CE">
      <w:pPr>
        <w:rPr>
          <w:rFonts w:ascii="Consolas" w:hAnsi="Consolas" w:cs="Consolas"/>
          <w:lang w:val="fr-FR"/>
        </w:rPr>
      </w:pPr>
      <w:r w:rsidRPr="003245B3">
        <w:rPr>
          <w:rFonts w:ascii="Consolas" w:hAnsi="Consolas" w:cs="Consolas"/>
          <w:lang w:val="fr-FR"/>
        </w:rPr>
        <w:t>sc_serv.exe myconfig.config</w:t>
      </w:r>
    </w:p>
    <w:p w14:paraId="596657A9" w14:textId="77777777" w:rsidR="000F357C" w:rsidRPr="003245B3" w:rsidRDefault="000F357C" w:rsidP="000F357C">
      <w:pPr>
        <w:pStyle w:val="Listepuces"/>
        <w:keepNext/>
        <w:numPr>
          <w:ilvl w:val="0"/>
          <w:numId w:val="0"/>
        </w:numPr>
        <w:jc w:val="center"/>
        <w:rPr>
          <w:lang w:val="fr-FR"/>
        </w:rPr>
      </w:pPr>
      <w:r w:rsidRPr="003245B3">
        <w:rPr>
          <w:noProof/>
          <w:lang w:eastAsia="fr-CH"/>
        </w:rPr>
        <w:drawing>
          <wp:inline distT="0" distB="0" distL="0" distR="0" wp14:anchorId="010DA902" wp14:editId="04196D73">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60720" cy="3216596"/>
                    </a:xfrm>
                    <a:prstGeom prst="rect">
                      <a:avLst/>
                    </a:prstGeom>
                  </pic:spPr>
                </pic:pic>
              </a:graphicData>
            </a:graphic>
          </wp:inline>
        </w:drawing>
      </w:r>
    </w:p>
    <w:p w14:paraId="463DE382" w14:textId="77777777" w:rsidR="000F357C" w:rsidRPr="003245B3" w:rsidRDefault="000F357C" w:rsidP="000F357C">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45</w:t>
      </w:r>
      <w:r w:rsidR="00A30F7C" w:rsidRPr="003245B3">
        <w:rPr>
          <w:noProof/>
          <w:lang w:val="fr-FR"/>
        </w:rPr>
        <w:fldChar w:fldCharType="end"/>
      </w:r>
      <w:r w:rsidRPr="003245B3">
        <w:rPr>
          <w:lang w:val="fr-FR"/>
        </w:rPr>
        <w:t xml:space="preserve"> - ShoutCAST serveur</w:t>
      </w:r>
    </w:p>
    <w:p w14:paraId="4F4DC865" w14:textId="55C50649" w:rsidR="004672CE" w:rsidRPr="003245B3" w:rsidRDefault="004672CE" w:rsidP="004672CE">
      <w:pPr>
        <w:pStyle w:val="Listepuces"/>
        <w:numPr>
          <w:ilvl w:val="0"/>
          <w:numId w:val="0"/>
        </w:numPr>
        <w:rPr>
          <w:lang w:val="fr-FR"/>
        </w:rPr>
      </w:pPr>
      <w:r w:rsidRPr="003245B3">
        <w:rPr>
          <w:lang w:val="fr-FR"/>
        </w:rPr>
        <w:t xml:space="preserve">La documentation concernant la configuration du serveur via le fichier est expliquée ici : </w:t>
      </w:r>
      <w:r w:rsidRPr="003245B3">
        <w:rPr>
          <w:lang w:val="fr-FR"/>
        </w:rPr>
        <w:br/>
      </w:r>
      <w:hyperlink r:id="rId85" w:history="1">
        <w:r w:rsidRPr="003245B3">
          <w:rPr>
            <w:rStyle w:val="Lienhypertexte"/>
            <w:lang w:val="fr-FR"/>
          </w:rPr>
          <w:t>http://wiki.winamp.com/wiki/SHOUTcast_DNAS_Server_2</w:t>
        </w:r>
      </w:hyperlink>
      <w:del w:id="1502" w:author="Francisco Garcia" w:date="2014-05-26T10:12:00Z">
        <w:r>
          <w:delText xml:space="preserve"> .</w:delText>
        </w:r>
      </w:del>
      <w:ins w:id="1503" w:author="Francisco Garcia" w:date="2014-05-26T10:12:00Z">
        <w:r w:rsidRPr="003245B3">
          <w:rPr>
            <w:lang w:val="fr-FR"/>
          </w:rPr>
          <w:t>.</w:t>
        </w:r>
      </w:ins>
      <w:r w:rsidRPr="003245B3">
        <w:rPr>
          <w:lang w:val="fr-FR"/>
        </w:rPr>
        <w:t xml:space="preserve"> Dans le cadre de ce projet, seules quelques options seront utilisées et configurées. Une partie est configurable par l’utilisateur via l’interface de l’onglet «</w:t>
      </w:r>
      <w:hyperlink w:anchor="_Gestion_du_serveur" w:history="1">
        <w:r w:rsidRPr="003245B3">
          <w:rPr>
            <w:rStyle w:val="Lienhypertexte"/>
            <w:lang w:val="fr-FR"/>
          </w:rPr>
          <w:t>server</w:t>
        </w:r>
      </w:hyperlink>
      <w:r w:rsidRPr="003245B3">
        <w:rPr>
          <w:lang w:val="fr-FR"/>
        </w:rPr>
        <w:t>» et l’autre partie est configurée par défaut par l’application :</w:t>
      </w:r>
    </w:p>
    <w:p w14:paraId="760DA02E" w14:textId="77777777" w:rsidR="004672CE" w:rsidRPr="003245B3" w:rsidRDefault="004672CE" w:rsidP="004672CE">
      <w:pPr>
        <w:pStyle w:val="Listepuces"/>
        <w:numPr>
          <w:ilvl w:val="0"/>
          <w:numId w:val="10"/>
        </w:numPr>
        <w:rPr>
          <w:lang w:val="fr-FR"/>
        </w:rPr>
      </w:pPr>
      <w:r w:rsidRPr="003245B3">
        <w:rPr>
          <w:lang w:val="fr-FR"/>
        </w:rPr>
        <w:t>L’emplacement du fichier de log</w:t>
      </w:r>
    </w:p>
    <w:p w14:paraId="03C70E95" w14:textId="77777777" w:rsidR="004672CE" w:rsidRPr="003245B3" w:rsidRDefault="004672CE" w:rsidP="004672CE">
      <w:pPr>
        <w:pStyle w:val="Listepuces"/>
        <w:numPr>
          <w:ilvl w:val="0"/>
          <w:numId w:val="10"/>
        </w:numPr>
        <w:rPr>
          <w:lang w:val="fr-FR"/>
        </w:rPr>
      </w:pPr>
      <w:r w:rsidRPr="003245B3">
        <w:rPr>
          <w:lang w:val="fr-FR"/>
        </w:rPr>
        <w:t>L’emplacement du fichier de configuration lui même</w:t>
      </w:r>
    </w:p>
    <w:p w14:paraId="06872600" w14:textId="77777777" w:rsidR="004672CE" w:rsidRPr="003245B3" w:rsidRDefault="004672CE" w:rsidP="004672CE">
      <w:pPr>
        <w:pStyle w:val="Listepuces"/>
        <w:numPr>
          <w:ilvl w:val="0"/>
          <w:numId w:val="0"/>
        </w:numPr>
        <w:rPr>
          <w:lang w:val="fr-FR"/>
        </w:rPr>
      </w:pPr>
      <w:r w:rsidRPr="003245B3">
        <w:rPr>
          <w:lang w:val="fr-FR"/>
        </w:rPr>
        <w:t xml:space="preserve">Pour plus de détails sur les emplacements des différents fichiers, rendez-vous au chapitre concernant </w:t>
      </w:r>
      <w:commentRangeStart w:id="1504"/>
      <w:r w:rsidR="003245B3" w:rsidRPr="003245B3">
        <w:fldChar w:fldCharType="begin"/>
      </w:r>
      <w:r w:rsidR="003245B3" w:rsidRPr="003245B3">
        <w:rPr>
          <w:lang w:val="fr-FR"/>
        </w:rPr>
        <w:instrText xml:space="preserve"> HYPERLINK \l "_Structures_des_dossiers/fichiers" </w:instrText>
      </w:r>
      <w:r w:rsidR="003245B3" w:rsidRPr="003245B3">
        <w:fldChar w:fldCharType="separate"/>
      </w:r>
      <w:r w:rsidRPr="003245B3">
        <w:rPr>
          <w:rStyle w:val="Lienhypertexte"/>
          <w:lang w:val="fr-FR"/>
        </w:rPr>
        <w:t>la structure des dossiers/fichiers</w:t>
      </w:r>
      <w:r w:rsidR="003245B3" w:rsidRPr="003245B3">
        <w:rPr>
          <w:rStyle w:val="Lienhypertexte"/>
          <w:lang w:val="fr-FR"/>
        </w:rPr>
        <w:fldChar w:fldCharType="end"/>
      </w:r>
      <w:r w:rsidRPr="003245B3">
        <w:rPr>
          <w:lang w:val="fr-FR"/>
        </w:rPr>
        <w:t>.</w:t>
      </w:r>
      <w:commentRangeEnd w:id="1504"/>
      <w:r w:rsidR="00115BB9">
        <w:rPr>
          <w:rStyle w:val="Marquedecommentaire"/>
        </w:rPr>
        <w:commentReference w:id="1504"/>
      </w:r>
    </w:p>
    <w:p w14:paraId="09C98680" w14:textId="77777777" w:rsidR="000F357C" w:rsidRPr="003245B3" w:rsidRDefault="000F357C" w:rsidP="000F357C">
      <w:pPr>
        <w:pStyle w:val="Listepuces"/>
        <w:keepNext/>
        <w:numPr>
          <w:ilvl w:val="0"/>
          <w:numId w:val="0"/>
        </w:numPr>
        <w:jc w:val="center"/>
        <w:rPr>
          <w:lang w:val="fr-FR"/>
        </w:rPr>
      </w:pPr>
    </w:p>
    <w:p w14:paraId="13398E55" w14:textId="77777777" w:rsidR="00BA694D" w:rsidRPr="003245B3" w:rsidRDefault="00BA694D" w:rsidP="009D5DC2">
      <w:pPr>
        <w:pStyle w:val="Titre3"/>
        <w:rPr>
          <w:lang w:val="fr-FR"/>
        </w:rPr>
      </w:pPr>
      <w:bookmarkStart w:id="1505" w:name="_Toc262710662"/>
      <w:bookmarkStart w:id="1506" w:name="_Toc387323465"/>
      <w:r w:rsidRPr="003245B3">
        <w:rPr>
          <w:lang w:val="fr-FR"/>
        </w:rPr>
        <w:t>Configuration</w:t>
      </w:r>
      <w:bookmarkEnd w:id="1505"/>
      <w:bookmarkEnd w:id="1506"/>
    </w:p>
    <w:p w14:paraId="2215FE57" w14:textId="028EF42B" w:rsidR="009C174B" w:rsidRPr="003245B3" w:rsidRDefault="009C174B" w:rsidP="00BA694D">
      <w:pPr>
        <w:rPr>
          <w:lang w:val="fr-FR"/>
        </w:rPr>
      </w:pPr>
      <w:r w:rsidRPr="003245B3">
        <w:rPr>
          <w:lang w:val="fr-FR"/>
        </w:rPr>
        <w:t xml:space="preserve">Voici la liste des paramètres </w:t>
      </w:r>
      <w:del w:id="1507" w:author="Francisco Garcia" w:date="2014-05-26T10:12:00Z">
        <w:r>
          <w:delText>configuré</w:delText>
        </w:r>
      </w:del>
      <w:ins w:id="1508" w:author="Francisco Garcia" w:date="2014-05-26T10:12:00Z">
        <w:r w:rsidRPr="003245B3">
          <w:rPr>
            <w:lang w:val="fr-FR"/>
          </w:rPr>
          <w:t>configuré</w:t>
        </w:r>
        <w:r w:rsidR="00115BB9">
          <w:rPr>
            <w:lang w:val="fr-FR"/>
          </w:rPr>
          <w:t>s</w:t>
        </w:r>
      </w:ins>
      <w:r w:rsidRPr="003245B3">
        <w:rPr>
          <w:lang w:val="fr-FR"/>
        </w:rPr>
        <w:t xml:space="preserve"> dans le fichier de configuration d’un serveur dans WebradioManager :</w:t>
      </w:r>
    </w:p>
    <w:p w14:paraId="40CB1092" w14:textId="77777777" w:rsidR="009C174B" w:rsidRPr="003245B3" w:rsidRDefault="009C174B" w:rsidP="009C174B">
      <w:pPr>
        <w:pStyle w:val="Paragraphedeliste"/>
        <w:numPr>
          <w:ilvl w:val="0"/>
          <w:numId w:val="24"/>
        </w:numPr>
        <w:rPr>
          <w:lang w:val="fr-FR"/>
        </w:rPr>
      </w:pPr>
      <w:r w:rsidRPr="003245B3">
        <w:rPr>
          <w:lang w:val="fr-FR"/>
        </w:rPr>
        <w:t>Logfile : Le chemin vers le fichier de log</w:t>
      </w:r>
    </w:p>
    <w:p w14:paraId="49477706" w14:textId="77777777" w:rsidR="009C174B" w:rsidRPr="003245B3" w:rsidRDefault="009C174B" w:rsidP="009C174B">
      <w:pPr>
        <w:pStyle w:val="Paragraphedeliste"/>
        <w:numPr>
          <w:ilvl w:val="0"/>
          <w:numId w:val="24"/>
        </w:numPr>
        <w:rPr>
          <w:lang w:val="fr-FR"/>
        </w:rPr>
      </w:pPr>
      <w:r w:rsidRPr="003245B3">
        <w:rPr>
          <w:lang w:val="fr-FR"/>
        </w:rPr>
        <w:t>Portbase : Le numéro du port du serveur (sur lequel le transcoder se connecte)</w:t>
      </w:r>
    </w:p>
    <w:p w14:paraId="55ADEDAE" w14:textId="77777777" w:rsidR="009C174B" w:rsidRPr="003245B3" w:rsidRDefault="009C174B" w:rsidP="009C174B">
      <w:pPr>
        <w:pStyle w:val="Paragraphedeliste"/>
        <w:numPr>
          <w:ilvl w:val="0"/>
          <w:numId w:val="24"/>
        </w:numPr>
        <w:rPr>
          <w:lang w:val="fr-FR"/>
        </w:rPr>
      </w:pPr>
      <w:r w:rsidRPr="003245B3">
        <w:rPr>
          <w:lang w:val="fr-FR"/>
        </w:rPr>
        <w:t>Password : Le mot de passe de connexion pour une source (un transcoder)</w:t>
      </w:r>
    </w:p>
    <w:p w14:paraId="0C841783" w14:textId="77777777" w:rsidR="009C174B" w:rsidRPr="003245B3" w:rsidRDefault="009C174B" w:rsidP="009C174B">
      <w:pPr>
        <w:pStyle w:val="Paragraphedeliste"/>
        <w:numPr>
          <w:ilvl w:val="0"/>
          <w:numId w:val="24"/>
        </w:numPr>
        <w:rPr>
          <w:lang w:val="fr-FR"/>
        </w:rPr>
      </w:pPr>
      <w:r w:rsidRPr="003245B3">
        <w:rPr>
          <w:lang w:val="fr-FR"/>
        </w:rPr>
        <w:t>Adminpassword : Le mot de passe d’administration de l’interface web</w:t>
      </w:r>
      <w:r w:rsidR="00620926" w:rsidRPr="003245B3">
        <w:rPr>
          <w:lang w:val="fr-FR"/>
        </w:rPr>
        <w:t>. Attention, il doit être différent du mot de passe de connexion pour les sources.</w:t>
      </w:r>
    </w:p>
    <w:p w14:paraId="4286B443" w14:textId="77777777" w:rsidR="00763617" w:rsidRPr="003245B3" w:rsidRDefault="00763617" w:rsidP="009C174B">
      <w:pPr>
        <w:pStyle w:val="Paragraphedeliste"/>
        <w:numPr>
          <w:ilvl w:val="0"/>
          <w:numId w:val="24"/>
        </w:numPr>
        <w:rPr>
          <w:lang w:val="fr-FR"/>
        </w:rPr>
      </w:pPr>
      <w:r w:rsidRPr="003245B3">
        <w:rPr>
          <w:lang w:val="fr-FR"/>
        </w:rPr>
        <w:lastRenderedPageBreak/>
        <w:t>Publicserver : Cette valeur sert à définir sur la webradio sera indexée dans le site de référencement de ShoutCAST. Il n’est pas d’actualité donc la valeur par défaut « always » est définie.</w:t>
      </w:r>
    </w:p>
    <w:p w14:paraId="44BE469B" w14:textId="77777777" w:rsidR="009C174B" w:rsidRPr="003245B3" w:rsidRDefault="009C174B" w:rsidP="009C174B">
      <w:pPr>
        <w:pStyle w:val="Paragraphedeliste"/>
        <w:numPr>
          <w:ilvl w:val="0"/>
          <w:numId w:val="24"/>
        </w:numPr>
        <w:rPr>
          <w:lang w:val="fr-FR"/>
        </w:rPr>
      </w:pPr>
      <w:r w:rsidRPr="003245B3">
        <w:rPr>
          <w:lang w:val="fr-FR"/>
        </w:rPr>
        <w:t>Maxuser : Le nombre maximum de clients/auditeurs connectés</w:t>
      </w:r>
    </w:p>
    <w:p w14:paraId="52A78119" w14:textId="77777777" w:rsidR="009C174B" w:rsidRPr="003245B3" w:rsidRDefault="009C174B" w:rsidP="009C174B">
      <w:pPr>
        <w:pStyle w:val="Paragraphedeliste"/>
        <w:numPr>
          <w:ilvl w:val="0"/>
          <w:numId w:val="24"/>
        </w:numPr>
        <w:rPr>
          <w:lang w:val="fr-FR"/>
        </w:rPr>
      </w:pPr>
      <w:r w:rsidRPr="003245B3">
        <w:rPr>
          <w:lang w:val="fr-FR"/>
        </w:rP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14:paraId="7F107F49" w14:textId="77777777" w:rsidR="007F4F75" w:rsidRPr="003245B3" w:rsidRDefault="007F4F75" w:rsidP="007F4F75">
      <w:pPr>
        <w:rPr>
          <w:lang w:val="fr-FR"/>
        </w:rPr>
      </w:pPr>
      <w:r w:rsidRPr="003245B3">
        <w:rPr>
          <w:lang w:val="fr-FR"/>
        </w:rPr>
        <w:t>Exemple de fichier de configuration :</w:t>
      </w:r>
    </w:p>
    <w:p w14:paraId="36F0003E"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r w:rsidRPr="003245B3">
        <w:rPr>
          <w:rFonts w:ascii="Consolas" w:hAnsi="Consolas" w:cs="Consolas"/>
          <w:lang w:val="fr-FR"/>
        </w:rPr>
        <w:t>logfile=C:\Users\MENETREYS_INFO\Documents\GitHub\WebradioManager\WebradioManager\WebradioManager\bin\Debug\webradios\Gorilo\server\log.txt</w:t>
      </w:r>
    </w:p>
    <w:p w14:paraId="30461394"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proofErr w:type="gramStart"/>
      <w:r w:rsidRPr="003245B3">
        <w:rPr>
          <w:rFonts w:ascii="Consolas" w:hAnsi="Consolas" w:cs="Consolas"/>
          <w:lang w:val="fr-FR"/>
        </w:rPr>
        <w:t>portbase=</w:t>
      </w:r>
      <w:proofErr w:type="gramEnd"/>
      <w:r w:rsidRPr="003245B3">
        <w:rPr>
          <w:rFonts w:ascii="Consolas" w:hAnsi="Consolas" w:cs="Consolas"/>
          <w:lang w:val="fr-FR"/>
        </w:rPr>
        <w:t>8000</w:t>
      </w:r>
    </w:p>
    <w:p w14:paraId="0B69F26E"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proofErr w:type="gramStart"/>
      <w:r w:rsidRPr="003245B3">
        <w:rPr>
          <w:rFonts w:ascii="Consolas" w:hAnsi="Consolas" w:cs="Consolas"/>
          <w:lang w:val="fr-FR"/>
        </w:rPr>
        <w:t>password=</w:t>
      </w:r>
      <w:proofErr w:type="gramEnd"/>
      <w:r w:rsidRPr="003245B3">
        <w:rPr>
          <w:rFonts w:ascii="Consolas" w:hAnsi="Consolas" w:cs="Consolas"/>
          <w:lang w:val="fr-FR"/>
        </w:rPr>
        <w:t>lol</w:t>
      </w:r>
    </w:p>
    <w:p w14:paraId="7A861B62"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proofErr w:type="gramStart"/>
      <w:r w:rsidRPr="003245B3">
        <w:rPr>
          <w:rFonts w:ascii="Consolas" w:hAnsi="Consolas" w:cs="Consolas"/>
          <w:lang w:val="fr-FR"/>
        </w:rPr>
        <w:t>adminpassword=</w:t>
      </w:r>
      <w:proofErr w:type="gramEnd"/>
      <w:r w:rsidRPr="003245B3">
        <w:rPr>
          <w:rFonts w:ascii="Consolas" w:hAnsi="Consolas" w:cs="Consolas"/>
          <w:lang w:val="fr-FR"/>
        </w:rPr>
        <w:t>admin</w:t>
      </w:r>
    </w:p>
    <w:p w14:paraId="05D56C00"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proofErr w:type="gramStart"/>
      <w:r w:rsidRPr="003245B3">
        <w:rPr>
          <w:rFonts w:ascii="Consolas" w:hAnsi="Consolas" w:cs="Consolas"/>
          <w:lang w:val="fr-FR"/>
        </w:rPr>
        <w:t>publicserver=</w:t>
      </w:r>
      <w:proofErr w:type="gramEnd"/>
      <w:r w:rsidRPr="003245B3">
        <w:rPr>
          <w:rFonts w:ascii="Consolas" w:hAnsi="Consolas" w:cs="Consolas"/>
          <w:lang w:val="fr-FR"/>
        </w:rPr>
        <w:t>always</w:t>
      </w:r>
    </w:p>
    <w:p w14:paraId="679CF6F7"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proofErr w:type="gramStart"/>
      <w:r w:rsidRPr="003245B3">
        <w:rPr>
          <w:rFonts w:ascii="Consolas" w:hAnsi="Consolas" w:cs="Consolas"/>
          <w:lang w:val="fr-FR"/>
        </w:rPr>
        <w:t>maxuser=</w:t>
      </w:r>
      <w:proofErr w:type="gramEnd"/>
      <w:r w:rsidRPr="003245B3">
        <w:rPr>
          <w:rFonts w:ascii="Consolas" w:hAnsi="Consolas" w:cs="Consolas"/>
          <w:lang w:val="fr-FR"/>
        </w:rPr>
        <w:t>32</w:t>
      </w:r>
    </w:p>
    <w:p w14:paraId="0BBB6010"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proofErr w:type="gramStart"/>
      <w:r w:rsidRPr="003245B3">
        <w:rPr>
          <w:rFonts w:ascii="Consolas" w:hAnsi="Consolas" w:cs="Consolas"/>
          <w:lang w:val="fr-FR"/>
        </w:rPr>
        <w:t>autodumpsourcetime=</w:t>
      </w:r>
      <w:proofErr w:type="gramEnd"/>
      <w:r w:rsidRPr="003245B3">
        <w:rPr>
          <w:rFonts w:ascii="Consolas" w:hAnsi="Consolas" w:cs="Consolas"/>
          <w:lang w:val="fr-FR"/>
        </w:rPr>
        <w:t>0</w:t>
      </w:r>
    </w:p>
    <w:p w14:paraId="2E6102BB" w14:textId="77777777" w:rsidR="006B7A6A" w:rsidRPr="003245B3" w:rsidRDefault="006B7A6A" w:rsidP="00950D60">
      <w:pPr>
        <w:pStyle w:val="Titre3"/>
        <w:rPr>
          <w:lang w:val="fr-FR"/>
        </w:rPr>
      </w:pPr>
      <w:bookmarkStart w:id="1509" w:name="_Toc262710663"/>
      <w:bookmarkStart w:id="1510" w:name="_Toc387323466"/>
      <w:r w:rsidRPr="003245B3">
        <w:rPr>
          <w:lang w:val="fr-FR"/>
        </w:rPr>
        <w:t>Mise à jour de la configuration</w:t>
      </w:r>
      <w:bookmarkEnd w:id="1509"/>
      <w:bookmarkEnd w:id="1510"/>
    </w:p>
    <w:p w14:paraId="5AB28D42" w14:textId="77777777" w:rsidR="004861D7" w:rsidRPr="003245B3" w:rsidRDefault="004861D7" w:rsidP="004861D7">
      <w:pPr>
        <w:rPr>
          <w:lang w:val="fr-FR"/>
        </w:rPr>
      </w:pPr>
      <w:r w:rsidRPr="003245B3">
        <w:rPr>
          <w:lang w:val="fr-FR"/>
        </w:rPr>
        <w:t>Lors d’une mise à jour de la configuration du serveur, il est d’abord arrêté puis modifié et ensuite redémarré (seulement dans le cas où il était démarré lors de la sauvegarde de la nouvelle configuration).</w:t>
      </w:r>
    </w:p>
    <w:p w14:paraId="0EE20834" w14:textId="4139BA56" w:rsidR="008828F7" w:rsidRPr="003245B3" w:rsidRDefault="004861D7" w:rsidP="006B7A6A">
      <w:pPr>
        <w:rPr>
          <w:lang w:val="fr-FR"/>
        </w:rPr>
      </w:pPr>
      <w:r w:rsidRPr="003245B3">
        <w:rPr>
          <w:lang w:val="fr-FR"/>
        </w:rPr>
        <w:t xml:space="preserve">Les informations du formulaire sont passées au </w:t>
      </w:r>
      <w:ins w:id="1511" w:author="Francisco Garcia" w:date="2014-05-26T10:12:00Z">
        <w:r w:rsidR="00115BB9">
          <w:rPr>
            <w:lang w:val="fr-FR"/>
          </w:rPr>
          <w:t>« </w:t>
        </w:r>
      </w:ins>
      <w:r w:rsidRPr="003245B3">
        <w:rPr>
          <w:lang w:val="fr-FR"/>
        </w:rPr>
        <w:t>modèle</w:t>
      </w:r>
      <w:ins w:id="1512" w:author="Francisco Garcia" w:date="2014-05-26T10:12:00Z">
        <w:r w:rsidR="00115BB9">
          <w:rPr>
            <w:lang w:val="fr-FR"/>
          </w:rPr>
          <w:t> »</w:t>
        </w:r>
      </w:ins>
      <w:r w:rsidRPr="003245B3">
        <w:rPr>
          <w:lang w:val="fr-FR"/>
        </w:rPr>
        <w:t xml:space="preserve"> via le </w:t>
      </w:r>
      <w:ins w:id="1513" w:author="Francisco Garcia" w:date="2014-05-26T10:12:00Z">
        <w:r w:rsidR="00115BB9">
          <w:rPr>
            <w:lang w:val="fr-FR"/>
          </w:rPr>
          <w:t>« </w:t>
        </w:r>
      </w:ins>
      <w:r w:rsidRPr="003245B3">
        <w:rPr>
          <w:lang w:val="fr-FR"/>
        </w:rPr>
        <w:t>contrôleur</w:t>
      </w:r>
      <w:ins w:id="1514" w:author="Francisco Garcia" w:date="2014-05-26T10:12:00Z">
        <w:r w:rsidR="00115BB9">
          <w:rPr>
            <w:lang w:val="fr-FR"/>
          </w:rPr>
          <w:t> »</w:t>
        </w:r>
      </w:ins>
      <w:r w:rsidRPr="003245B3">
        <w:rPr>
          <w:lang w:val="fr-FR"/>
        </w:rPr>
        <w:t xml:space="preserve"> de la </w:t>
      </w:r>
      <w:ins w:id="1515" w:author="Francisco Garcia" w:date="2014-05-26T10:12:00Z">
        <w:r w:rsidR="00115BB9">
          <w:rPr>
            <w:lang w:val="fr-FR"/>
          </w:rPr>
          <w:t>« </w:t>
        </w:r>
      </w:ins>
      <w:r w:rsidRPr="003245B3">
        <w:rPr>
          <w:lang w:val="fr-FR"/>
        </w:rPr>
        <w:t>vue</w:t>
      </w:r>
      <w:del w:id="1516" w:author="Francisco Garcia" w:date="2014-05-26T10:12:00Z">
        <w:r>
          <w:delText>.</w:delText>
        </w:r>
      </w:del>
      <w:ins w:id="1517" w:author="Francisco Garcia" w:date="2014-05-26T10:12:00Z">
        <w:r w:rsidR="00115BB9">
          <w:rPr>
            <w:lang w:val="fr-FR"/>
          </w:rPr>
          <w:t> »</w:t>
        </w:r>
        <w:r w:rsidRPr="003245B3">
          <w:rPr>
            <w:lang w:val="fr-FR"/>
          </w:rPr>
          <w:t>.</w:t>
        </w:r>
      </w:ins>
      <w:r w:rsidRPr="003245B3">
        <w:rPr>
          <w:lang w:val="fr-FR"/>
        </w:rPr>
        <w:t xml:space="preserve"> Il est testé si le serveur est allumé, si c’est le cas il est éteint et une variable booléenne est enregistrée à « true »</w:t>
      </w:r>
      <w:r w:rsidR="005167CC" w:rsidRPr="003245B3">
        <w:rPr>
          <w:lang w:val="fr-FR"/>
        </w:rPr>
        <w:t xml:space="preserve"> afin de savoir, à la fin du traitement</w:t>
      </w:r>
      <w:r w:rsidRPr="003245B3">
        <w:rPr>
          <w:lang w:val="fr-FR"/>
        </w:rPr>
        <w:t xml:space="preserve">, </w:t>
      </w:r>
      <w:r w:rsidR="005167CC" w:rsidRPr="003245B3">
        <w:rPr>
          <w:lang w:val="fr-FR"/>
        </w:rPr>
        <w:t>si</w:t>
      </w:r>
      <w:r w:rsidRPr="003245B3">
        <w:rPr>
          <w:lang w:val="fr-FR"/>
        </w:rPr>
        <w:t xml:space="preserve"> le serveur doit être redémarré.</w:t>
      </w:r>
    </w:p>
    <w:p w14:paraId="10616399" w14:textId="6022810B" w:rsidR="005167CC" w:rsidRPr="003245B3" w:rsidRDefault="005167CC" w:rsidP="006B7A6A">
      <w:pPr>
        <w:rPr>
          <w:lang w:val="fr-FR"/>
        </w:rPr>
      </w:pPr>
      <w:r w:rsidRPr="003245B3">
        <w:rPr>
          <w:lang w:val="fr-FR"/>
        </w:rPr>
        <w:t xml:space="preserve">Les informations sont modifiées dans la base de données, puis si la modification a </w:t>
      </w:r>
      <w:del w:id="1518" w:author="Francisco Garcia" w:date="2014-05-26T10:12:00Z">
        <w:r>
          <w:delText>réussie</w:delText>
        </w:r>
      </w:del>
      <w:ins w:id="1519" w:author="Francisco Garcia" w:date="2014-05-26T10:12:00Z">
        <w:r w:rsidRPr="003245B3">
          <w:rPr>
            <w:lang w:val="fr-FR"/>
          </w:rPr>
          <w:t>réussi</w:t>
        </w:r>
      </w:ins>
      <w:r w:rsidRPr="003245B3">
        <w:rPr>
          <w:lang w:val="fr-FR"/>
        </w:rPr>
        <w:t xml:space="preserve">, elles sont modifiées dans le </w:t>
      </w:r>
      <w:ins w:id="1520" w:author="Francisco Garcia" w:date="2014-05-26T10:12:00Z">
        <w:r w:rsidR="00115BB9">
          <w:rPr>
            <w:lang w:val="fr-FR"/>
          </w:rPr>
          <w:t>« </w:t>
        </w:r>
      </w:ins>
      <w:r w:rsidRPr="003245B3">
        <w:rPr>
          <w:lang w:val="fr-FR"/>
        </w:rPr>
        <w:t>modèle</w:t>
      </w:r>
      <w:del w:id="1521" w:author="Francisco Garcia" w:date="2014-05-26T10:12:00Z">
        <w:r>
          <w:delText>.</w:delText>
        </w:r>
      </w:del>
      <w:ins w:id="1522" w:author="Francisco Garcia" w:date="2014-05-26T10:12:00Z">
        <w:r w:rsidR="00115BB9">
          <w:rPr>
            <w:lang w:val="fr-FR"/>
          </w:rPr>
          <w:t> »</w:t>
        </w:r>
        <w:r w:rsidRPr="003245B3">
          <w:rPr>
            <w:lang w:val="fr-FR"/>
          </w:rPr>
          <w:t>.</w:t>
        </w:r>
      </w:ins>
      <w:r w:rsidRPr="003245B3">
        <w:rPr>
          <w:lang w:val="fr-FR"/>
        </w:rPr>
        <w:t xml:space="preserve"> En fin de traitement, la méthode « UpdateObservers » est appelée.</w:t>
      </w:r>
      <w:r w:rsidR="000C6086" w:rsidRPr="003245B3">
        <w:rPr>
          <w:lang w:val="fr-FR"/>
        </w:rPr>
        <w:t xml:space="preserve"> </w:t>
      </w:r>
    </w:p>
    <w:p w14:paraId="03369A9C" w14:textId="77777777" w:rsidR="007B3395" w:rsidRPr="003245B3" w:rsidRDefault="00950D60" w:rsidP="00950D60">
      <w:pPr>
        <w:pStyle w:val="Titre3"/>
        <w:rPr>
          <w:lang w:val="fr-FR"/>
        </w:rPr>
      </w:pPr>
      <w:bookmarkStart w:id="1523" w:name="_Exécution_et_fermeture"/>
      <w:bookmarkStart w:id="1524" w:name="_Toc262710664"/>
      <w:bookmarkStart w:id="1525" w:name="_Toc387323467"/>
      <w:bookmarkEnd w:id="1523"/>
      <w:r w:rsidRPr="003245B3">
        <w:rPr>
          <w:lang w:val="fr-FR"/>
        </w:rPr>
        <w:t>Exécution</w:t>
      </w:r>
      <w:r w:rsidR="006B7A6A" w:rsidRPr="003245B3">
        <w:rPr>
          <w:lang w:val="fr-FR"/>
        </w:rPr>
        <w:t xml:space="preserve"> et </w:t>
      </w:r>
      <w:r w:rsidR="00532C71" w:rsidRPr="003245B3">
        <w:rPr>
          <w:lang w:val="fr-FR"/>
        </w:rPr>
        <w:t>fermeture</w:t>
      </w:r>
      <w:bookmarkEnd w:id="1524"/>
      <w:bookmarkEnd w:id="1525"/>
    </w:p>
    <w:p w14:paraId="60D604B9" w14:textId="77777777" w:rsidR="000C6086" w:rsidRPr="003245B3" w:rsidRDefault="000C6086" w:rsidP="00532C71">
      <w:pPr>
        <w:rPr>
          <w:lang w:val="fr-FR"/>
        </w:rPr>
      </w:pPr>
      <w:r w:rsidRPr="003245B3">
        <w:rPr>
          <w:lang w:val="fr-FR"/>
        </w:rP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14:paraId="0D8013F1" w14:textId="77777777" w:rsidR="000C6086" w:rsidRPr="003245B3"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ProcessStartInfo</w:t>
      </w:r>
      <w:r w:rsidRPr="003245B3">
        <w:rPr>
          <w:rFonts w:ascii="Consolas" w:hAnsi="Consolas" w:cs="Consolas"/>
          <w:color w:val="000000"/>
          <w:sz w:val="19"/>
          <w:szCs w:val="19"/>
          <w:highlight w:val="white"/>
          <w:lang w:val="fr-FR"/>
        </w:rPr>
        <w:t xml:space="preserve"> StartInfo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2B91AF"/>
          <w:sz w:val="19"/>
          <w:szCs w:val="19"/>
          <w:highlight w:val="white"/>
          <w:lang w:val="fr-FR"/>
        </w:rPr>
        <w:t>ProcessStartInfo</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2B91AF"/>
          <w:sz w:val="19"/>
          <w:szCs w:val="19"/>
          <w:highlight w:val="white"/>
          <w:lang w:val="fr-FR"/>
        </w:rPr>
        <w:t>Directory</w:t>
      </w:r>
      <w:r w:rsidRPr="003245B3">
        <w:rPr>
          <w:rFonts w:ascii="Consolas" w:hAnsi="Consolas" w:cs="Consolas"/>
          <w:color w:val="000000"/>
          <w:sz w:val="19"/>
          <w:szCs w:val="19"/>
          <w:highlight w:val="white"/>
          <w:lang w:val="fr-FR"/>
        </w:rPr>
        <w:t>.GetCurrentDirectory() + SC_SERVER_FILENAME)</w:t>
      </w:r>
    </w:p>
    <w:p w14:paraId="0589A9CB" w14:textId="77777777" w:rsidR="000C6086" w:rsidRPr="003245B3"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0D438ECA" w14:textId="77777777" w:rsidR="000C6086" w:rsidRPr="003245B3"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CreateNoWindow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w:t>
      </w:r>
    </w:p>
    <w:p w14:paraId="73C99E24" w14:textId="77777777" w:rsidR="000C6086" w:rsidRPr="003245B3"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WindowStyle = (debug)</w:t>
      </w:r>
      <w:proofErr w:type="gramStart"/>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ProcessWindowStyle</w:t>
      </w:r>
      <w:r w:rsidRPr="003245B3">
        <w:rPr>
          <w:rFonts w:ascii="Consolas" w:hAnsi="Consolas" w:cs="Consolas"/>
          <w:color w:val="000000"/>
          <w:sz w:val="19"/>
          <w:szCs w:val="19"/>
          <w:highlight w:val="white"/>
          <w:lang w:val="fr-FR"/>
        </w:rPr>
        <w:t>.Minimized:</w:t>
      </w:r>
      <w:r w:rsidRPr="003245B3">
        <w:rPr>
          <w:rFonts w:ascii="Consolas" w:hAnsi="Consolas" w:cs="Consolas"/>
          <w:color w:val="2B91AF"/>
          <w:sz w:val="19"/>
          <w:szCs w:val="19"/>
          <w:highlight w:val="white"/>
          <w:lang w:val="fr-FR"/>
        </w:rPr>
        <w:t>ProcessWindowStyle</w:t>
      </w:r>
      <w:r w:rsidRPr="003245B3">
        <w:rPr>
          <w:rFonts w:ascii="Consolas" w:hAnsi="Consolas" w:cs="Consolas"/>
          <w:color w:val="000000"/>
          <w:sz w:val="19"/>
          <w:szCs w:val="19"/>
          <w:highlight w:val="white"/>
          <w:lang w:val="fr-FR"/>
        </w:rPr>
        <w:t>.Hidden</w:t>
      </w:r>
      <w:proofErr w:type="gramEnd"/>
      <w:r w:rsidRPr="003245B3">
        <w:rPr>
          <w:rFonts w:ascii="Consolas" w:hAnsi="Consolas" w:cs="Consolas"/>
          <w:color w:val="000000"/>
          <w:sz w:val="19"/>
          <w:szCs w:val="19"/>
          <w:highlight w:val="white"/>
          <w:lang w:val="fr-FR"/>
        </w:rPr>
        <w:t>,</w:t>
      </w:r>
    </w:p>
    <w:p w14:paraId="18C4C537" w14:textId="77777777" w:rsidR="000C6086" w:rsidRPr="003245B3"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Arguments = </w:t>
      </w:r>
      <w:proofErr w:type="gramStart"/>
      <w:r w:rsidRPr="003245B3">
        <w:rPr>
          <w:rFonts w:ascii="Consolas" w:hAnsi="Consolas" w:cs="Consolas"/>
          <w:color w:val="2B91AF"/>
          <w:sz w:val="19"/>
          <w:szCs w:val="19"/>
          <w:highlight w:val="white"/>
          <w:lang w:val="fr-FR"/>
        </w:rPr>
        <w:t>Directory</w:t>
      </w:r>
      <w:r w:rsidRPr="003245B3">
        <w:rPr>
          <w:rFonts w:ascii="Consolas" w:hAnsi="Consolas" w:cs="Consolas"/>
          <w:color w:val="000000"/>
          <w:sz w:val="19"/>
          <w:szCs w:val="19"/>
          <w:highlight w:val="white"/>
          <w:lang w:val="fr-FR"/>
        </w:rPr>
        <w:t>.GetCurrentDirectory(</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.ConfigFilename.Replace(</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w:t>
      </w:r>
    </w:p>
    <w:p w14:paraId="4FCE8574" w14:textId="77777777" w:rsidR="000C6086" w:rsidRPr="003245B3" w:rsidRDefault="000C6086" w:rsidP="00D66F01">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 xml:space="preserve">            };</w:t>
      </w:r>
    </w:p>
    <w:p w14:paraId="40E28F01" w14:textId="77777777" w:rsidR="00A97915" w:rsidRPr="003245B3" w:rsidRDefault="00A97915" w:rsidP="00532C71">
      <w:pPr>
        <w:rPr>
          <w:lang w:val="fr-FR"/>
        </w:rPr>
      </w:pPr>
      <w:r w:rsidRPr="003245B3">
        <w:rPr>
          <w:lang w:val="fr-FR"/>
        </w:rPr>
        <w:t>Il y a 2 modes d’</w:t>
      </w:r>
      <w:r w:rsidR="000C6086" w:rsidRPr="003245B3">
        <w:rPr>
          <w:lang w:val="fr-FR"/>
        </w:rPr>
        <w:t>exécution</w:t>
      </w:r>
      <w:r w:rsidRPr="003245B3">
        <w:rPr>
          <w:lang w:val="fr-FR"/>
        </w:rPr>
        <w:t xml:space="preserve"> pour le serveur :</w:t>
      </w:r>
    </w:p>
    <w:p w14:paraId="4E94E75D" w14:textId="77777777" w:rsidR="00A97915" w:rsidRPr="003245B3" w:rsidRDefault="00A97915" w:rsidP="00A97915">
      <w:pPr>
        <w:pStyle w:val="Paragraphedeliste"/>
        <w:numPr>
          <w:ilvl w:val="0"/>
          <w:numId w:val="25"/>
        </w:numPr>
        <w:rPr>
          <w:lang w:val="fr-FR"/>
        </w:rPr>
      </w:pPr>
      <w:r w:rsidRPr="003245B3">
        <w:rPr>
          <w:lang w:val="fr-FR"/>
        </w:rPr>
        <w:lastRenderedPageBreak/>
        <w:t>Avec debug : Ouverture de la fenêtre console de l’application serveur ShoutCAST</w:t>
      </w:r>
    </w:p>
    <w:p w14:paraId="417CB7FF" w14:textId="77777777" w:rsidR="00A97915" w:rsidRPr="003245B3" w:rsidRDefault="00A97915" w:rsidP="00A97915">
      <w:pPr>
        <w:pStyle w:val="Paragraphedeliste"/>
        <w:numPr>
          <w:ilvl w:val="0"/>
          <w:numId w:val="25"/>
        </w:numPr>
        <w:rPr>
          <w:lang w:val="fr-FR"/>
        </w:rPr>
      </w:pPr>
      <w:r w:rsidRPr="003245B3">
        <w:rPr>
          <w:lang w:val="fr-FR"/>
        </w:rPr>
        <w:t>Sans debug : Pas d’ouverture de l’application console</w:t>
      </w:r>
    </w:p>
    <w:p w14:paraId="68AB89FA" w14:textId="77777777" w:rsidR="000C6086" w:rsidRPr="003245B3" w:rsidRDefault="000C6086" w:rsidP="000C6086">
      <w:pPr>
        <w:rPr>
          <w:lang w:val="fr-FR"/>
        </w:rPr>
      </w:pPr>
      <w:r w:rsidRPr="003245B3">
        <w:rPr>
          <w:lang w:val="fr-FR"/>
        </w:rPr>
        <w:t>Ce mode est choisi par l’utilisateur grâce à la case à cocher qui se trouve dans l’onglet « server ».</w:t>
      </w:r>
      <w:r w:rsidR="00117F55" w:rsidRPr="003245B3">
        <w:rPr>
          <w:lang w:val="fr-FR"/>
        </w:rPr>
        <w:br/>
        <w:t>Dans le code ci-dessus, la variable booléenne « debug » va définir si la propriété « WindowStyle » doit être « minimized » (ouverte mais minimizée) ou « hidden » (pas de fenêtre apparente). Dans le premier cas, le debug est activé.</w:t>
      </w:r>
      <w:r w:rsidR="00CD3C16" w:rsidRPr="003245B3">
        <w:rPr>
          <w:lang w:val="fr-FR"/>
        </w:rPr>
        <w:t xml:space="preserve"> Le processus est ensuite lancé via Process.Start(StartInfo) qui retourne un objet Process instancié et lancé qui sera enregistré dans la propriété « Process » de la classe « WebradioServer ».</w:t>
      </w:r>
    </w:p>
    <w:p w14:paraId="17D91B95" w14:textId="77777777" w:rsidR="00CD3C16" w:rsidRPr="003245B3" w:rsidRDefault="00CD3C16" w:rsidP="000C6086">
      <w:pPr>
        <w:rPr>
          <w:lang w:val="fr-FR"/>
        </w:rPr>
      </w:pPr>
      <w:r w:rsidRPr="003245B3">
        <w:rPr>
          <w:lang w:val="fr-FR"/>
        </w:rPr>
        <w:t>2 cas d’erreurs sont possibles :</w:t>
      </w:r>
    </w:p>
    <w:p w14:paraId="7F03DBD9" w14:textId="77777777" w:rsidR="00CD3C16" w:rsidRPr="003245B3" w:rsidRDefault="00CD3C16" w:rsidP="00CD3C16">
      <w:pPr>
        <w:pStyle w:val="Paragraphedeliste"/>
        <w:numPr>
          <w:ilvl w:val="0"/>
          <w:numId w:val="26"/>
        </w:numPr>
        <w:rPr>
          <w:lang w:val="fr-FR"/>
        </w:rPr>
      </w:pPr>
      <w:r w:rsidRPr="003245B3">
        <w:rPr>
          <w:lang w:val="fr-FR"/>
        </w:rPr>
        <w:t>L’</w:t>
      </w:r>
      <w:r w:rsidR="00EB0FB2" w:rsidRPr="003245B3">
        <w:rPr>
          <w:lang w:val="fr-FR"/>
        </w:rPr>
        <w:t>exécutable</w:t>
      </w:r>
      <w:r w:rsidRPr="003245B3">
        <w:rPr>
          <w:lang w:val="fr-FR"/>
        </w:rPr>
        <w:t xml:space="preserve"> ShoutCAST serveur (sc_serv.exe) n’est pas présent.</w:t>
      </w:r>
    </w:p>
    <w:p w14:paraId="521600ED" w14:textId="4CB5CBD9" w:rsidR="00EF352E" w:rsidRPr="003245B3" w:rsidRDefault="00CD3C16" w:rsidP="00EF352E">
      <w:pPr>
        <w:pStyle w:val="Paragraphedeliste"/>
        <w:numPr>
          <w:ilvl w:val="0"/>
          <w:numId w:val="26"/>
        </w:numPr>
        <w:rPr>
          <w:lang w:val="fr-FR"/>
        </w:rPr>
      </w:pPr>
      <w:del w:id="1526" w:author="Francisco Garcia" w:date="2014-05-26T10:12:00Z">
        <w:r>
          <w:delText>Un</w:delText>
        </w:r>
      </w:del>
      <w:ins w:id="1527" w:author="Francisco Garcia" w:date="2014-05-26T10:12:00Z">
        <w:r w:rsidRPr="003245B3">
          <w:rPr>
            <w:lang w:val="fr-FR"/>
          </w:rPr>
          <w:t>Un</w:t>
        </w:r>
        <w:r w:rsidR="00AA5E82">
          <w:rPr>
            <w:lang w:val="fr-FR"/>
          </w:rPr>
          <w:t>e</w:t>
        </w:r>
      </w:ins>
      <w:r w:rsidRPr="003245B3">
        <w:rPr>
          <w:lang w:val="fr-FR"/>
        </w:rPr>
        <w:t xml:space="preserve"> instance précédente de ce processus (en cas de crash de l’application par exemple) est en tâche de fond et doit être </w:t>
      </w:r>
      <w:del w:id="1528" w:author="Francisco Garcia" w:date="2014-05-26T10:12:00Z">
        <w:r>
          <w:delText>fermé</w:delText>
        </w:r>
      </w:del>
      <w:ins w:id="1529" w:author="Francisco Garcia" w:date="2014-05-26T10:12:00Z">
        <w:r w:rsidRPr="003245B3">
          <w:rPr>
            <w:lang w:val="fr-FR"/>
          </w:rPr>
          <w:t>fermé</w:t>
        </w:r>
        <w:r w:rsidR="00AA5E82">
          <w:rPr>
            <w:lang w:val="fr-FR"/>
          </w:rPr>
          <w:t>e</w:t>
        </w:r>
      </w:ins>
      <w:r w:rsidRPr="003245B3">
        <w:rPr>
          <w:lang w:val="fr-FR"/>
        </w:rPr>
        <w:t xml:space="preserve"> manuellement par l’utilisateur.</w:t>
      </w:r>
    </w:p>
    <w:p w14:paraId="312E6FEC" w14:textId="77777777" w:rsidR="00EF352E" w:rsidRPr="003245B3" w:rsidRDefault="00EF352E" w:rsidP="00EF352E">
      <w:pPr>
        <w:rPr>
          <w:lang w:val="fr-FR"/>
        </w:rPr>
      </w:pPr>
      <w:r w:rsidRPr="003245B3">
        <w:rPr>
          <w:lang w:val="fr-FR"/>
        </w:rPr>
        <w:t xml:space="preserve">Pour plus d’informations concernant la gestion des différents processus, rendez-vous au chapitre </w:t>
      </w:r>
      <w:commentRangeStart w:id="1530"/>
      <w:r w:rsidRPr="003245B3">
        <w:rPr>
          <w:lang w:val="fr-FR"/>
        </w:rPr>
        <w:t>« </w:t>
      </w:r>
      <w:hyperlink w:anchor="_Gestion_des_processus" w:history="1">
        <w:r w:rsidRPr="003245B3">
          <w:rPr>
            <w:rStyle w:val="Lienhypertexte"/>
            <w:lang w:val="fr-FR"/>
          </w:rPr>
          <w:t>gestion des processus </w:t>
        </w:r>
      </w:hyperlink>
      <w:r w:rsidRPr="003245B3">
        <w:rPr>
          <w:lang w:val="fr-FR"/>
        </w:rPr>
        <w:t>».</w:t>
      </w:r>
      <w:commentRangeEnd w:id="1530"/>
      <w:r w:rsidR="00AA5E82">
        <w:rPr>
          <w:rStyle w:val="Marquedecommentaire"/>
        </w:rPr>
        <w:commentReference w:id="1530"/>
      </w:r>
    </w:p>
    <w:p w14:paraId="5D8872D2" w14:textId="77777777" w:rsidR="00AC2DCE" w:rsidRPr="003245B3" w:rsidRDefault="00AC2DCE" w:rsidP="009D5DC2">
      <w:pPr>
        <w:pStyle w:val="Titre3"/>
        <w:rPr>
          <w:lang w:val="fr-FR"/>
        </w:rPr>
      </w:pPr>
      <w:bookmarkStart w:id="1531" w:name="_Toc262710665"/>
      <w:bookmarkStart w:id="1532" w:name="_Toc387323468"/>
      <w:r w:rsidRPr="003245B3">
        <w:rPr>
          <w:lang w:val="fr-FR"/>
        </w:rPr>
        <w:t>Statistiques</w:t>
      </w:r>
      <w:r w:rsidR="00B64A46" w:rsidRPr="003245B3">
        <w:rPr>
          <w:lang w:val="fr-FR"/>
        </w:rPr>
        <w:t xml:space="preserve"> et auditeurs</w:t>
      </w:r>
      <w:bookmarkEnd w:id="1531"/>
    </w:p>
    <w:p w14:paraId="56A9C412" w14:textId="77777777" w:rsidR="00654544" w:rsidRPr="003245B3" w:rsidRDefault="00654544" w:rsidP="00AC2DCE">
      <w:pPr>
        <w:rPr>
          <w:lang w:val="fr-FR"/>
        </w:rPr>
      </w:pPr>
      <w:r w:rsidRPr="003245B3">
        <w:rPr>
          <w:lang w:val="fr-FR"/>
        </w:rPr>
        <w:t>Les statistiques du serveur sont récupérées via l’API web du serveur ShoutCAST (</w:t>
      </w:r>
      <w:hyperlink r:id="rId86" w:anchor="General_Server_Summary" w:history="1">
        <w:r w:rsidRPr="003245B3">
          <w:rPr>
            <w:rStyle w:val="Lienhypertexte"/>
            <w:lang w:val="fr-FR"/>
          </w:rPr>
          <w:t>http://wiki.winamp.com/wiki/SHOUTcast_DNAS_Server_2_XML_Reponses#General_Server_Summary</w:t>
        </w:r>
      </w:hyperlink>
      <w:r w:rsidRPr="003245B3">
        <w:rPr>
          <w:lang w:val="fr-FR"/>
        </w:rPr>
        <w:t xml:space="preserve">) et contiennent </w:t>
      </w:r>
      <w:r w:rsidR="00E526B9" w:rsidRPr="003245B3">
        <w:rPr>
          <w:lang w:val="fr-FR"/>
        </w:rPr>
        <w:t>les informations suivantes</w:t>
      </w:r>
      <w:r w:rsidRPr="003245B3">
        <w:rPr>
          <w:lang w:val="fr-FR"/>
        </w:rPr>
        <w:t> :</w:t>
      </w:r>
    </w:p>
    <w:p w14:paraId="49D3C1F4" w14:textId="77777777" w:rsidR="00654544" w:rsidRPr="003245B3" w:rsidRDefault="00654544" w:rsidP="00654544">
      <w:pPr>
        <w:pStyle w:val="Paragraphedeliste"/>
        <w:numPr>
          <w:ilvl w:val="0"/>
          <w:numId w:val="36"/>
        </w:numPr>
        <w:rPr>
          <w:lang w:val="fr-FR"/>
        </w:rPr>
      </w:pPr>
      <w:r w:rsidRPr="003245B3">
        <w:rPr>
          <w:lang w:val="fr-FR"/>
        </w:rPr>
        <w:t>CurrentListeners : Le nombre d’auditeurs connectés (même avec doublons d’adresses IP)</w:t>
      </w:r>
    </w:p>
    <w:p w14:paraId="5BC47831" w14:textId="77777777" w:rsidR="00654544" w:rsidRPr="003245B3" w:rsidRDefault="00654544" w:rsidP="00654544">
      <w:pPr>
        <w:pStyle w:val="Paragraphedeliste"/>
        <w:numPr>
          <w:ilvl w:val="0"/>
          <w:numId w:val="36"/>
        </w:numPr>
        <w:rPr>
          <w:lang w:val="fr-FR"/>
        </w:rPr>
      </w:pPr>
      <w:r w:rsidRPr="003245B3">
        <w:rPr>
          <w:lang w:val="fr-FR"/>
        </w:rPr>
        <w:t>UniqueListeners : Le nombre d’auditeurs connectés (Adresses IP différentes)</w:t>
      </w:r>
    </w:p>
    <w:p w14:paraId="1B43E5BE" w14:textId="77777777" w:rsidR="00654544" w:rsidRPr="003245B3" w:rsidRDefault="00654544" w:rsidP="00654544">
      <w:pPr>
        <w:pStyle w:val="Paragraphedeliste"/>
        <w:numPr>
          <w:ilvl w:val="0"/>
          <w:numId w:val="36"/>
        </w:numPr>
        <w:rPr>
          <w:lang w:val="fr-FR"/>
        </w:rPr>
      </w:pPr>
      <w:r w:rsidRPr="003245B3">
        <w:rPr>
          <w:lang w:val="fr-FR"/>
        </w:rPr>
        <w:t>PeakListeners : Le record d’auditeurs connectés simultanément sur le serveur durant cette session d’exécution.</w:t>
      </w:r>
    </w:p>
    <w:p w14:paraId="16D159C1" w14:textId="77777777" w:rsidR="00654544" w:rsidRPr="003245B3" w:rsidRDefault="00654544" w:rsidP="00654544">
      <w:pPr>
        <w:pStyle w:val="Paragraphedeliste"/>
        <w:numPr>
          <w:ilvl w:val="0"/>
          <w:numId w:val="36"/>
        </w:numPr>
        <w:rPr>
          <w:lang w:val="fr-FR"/>
        </w:rPr>
      </w:pPr>
      <w:r w:rsidRPr="003245B3">
        <w:rPr>
          <w:lang w:val="fr-FR"/>
        </w:rPr>
        <w:t>AverageTime : Le temps moyen de connexion par auditeur.</w:t>
      </w:r>
    </w:p>
    <w:p w14:paraId="786D0FA3" w14:textId="1FC3638B" w:rsidR="00544631" w:rsidRPr="003245B3" w:rsidRDefault="00544631" w:rsidP="00544631">
      <w:pPr>
        <w:rPr>
          <w:lang w:val="fr-FR"/>
        </w:rPr>
      </w:pPr>
      <w:r w:rsidRPr="003245B3">
        <w:rPr>
          <w:lang w:val="fr-FR"/>
        </w:rPr>
        <w:t xml:space="preserve">La classe « WebradioServerStats » permet de </w:t>
      </w:r>
      <w:del w:id="1533" w:author="Francisco Garcia" w:date="2014-05-26T10:12:00Z">
        <w:r>
          <w:delText>socker</w:delText>
        </w:r>
      </w:del>
      <w:ins w:id="1534" w:author="Francisco Garcia" w:date="2014-05-26T10:12:00Z">
        <w:r w:rsidR="00AA5E82" w:rsidRPr="003245B3">
          <w:rPr>
            <w:lang w:val="fr-FR"/>
          </w:rPr>
          <w:t>stocker</w:t>
        </w:r>
      </w:ins>
      <w:r w:rsidRPr="003245B3">
        <w:rPr>
          <w:lang w:val="fr-FR"/>
        </w:rPr>
        <w:t xml:space="preserve"> ces informations. La classe « WebradioServer » contient un champ « Stats » de ce type</w:t>
      </w:r>
      <w:r w:rsidR="00F733A2" w:rsidRPr="003245B3">
        <w:rPr>
          <w:lang w:val="fr-FR"/>
        </w:rPr>
        <w:t xml:space="preserve"> ainsi qu’une méthode « UpdateStats » qui permet de mettre à jour les données </w:t>
      </w:r>
      <w:del w:id="1535" w:author="Francisco Garcia" w:date="2014-05-26T10:12:00Z">
        <w:r w:rsidR="00F733A2">
          <w:delText>contenu</w:delText>
        </w:r>
      </w:del>
      <w:ins w:id="1536" w:author="Francisco Garcia" w:date="2014-05-26T10:12:00Z">
        <w:r w:rsidR="00F733A2" w:rsidRPr="003245B3">
          <w:rPr>
            <w:lang w:val="fr-FR"/>
          </w:rPr>
          <w:t>contenu</w:t>
        </w:r>
        <w:r w:rsidR="00AA5E82">
          <w:rPr>
            <w:lang w:val="fr-FR"/>
          </w:rPr>
          <w:t>es</w:t>
        </w:r>
      </w:ins>
      <w:r w:rsidR="00F733A2" w:rsidRPr="003245B3">
        <w:rPr>
          <w:lang w:val="fr-FR"/>
        </w:rPr>
        <w:t xml:space="preserve"> dans le champ « Stats »</w:t>
      </w:r>
      <w:r w:rsidRPr="003245B3">
        <w:rPr>
          <w:lang w:val="fr-FR"/>
        </w:rPr>
        <w:t>.</w:t>
      </w:r>
      <w:r w:rsidR="00F733A2" w:rsidRPr="003245B3">
        <w:rPr>
          <w:lang w:val="fr-FR"/>
        </w:rPr>
        <w:t xml:space="preserve"> </w:t>
      </w:r>
    </w:p>
    <w:p w14:paraId="0AFDC7D8" w14:textId="77777777" w:rsidR="00E526B9" w:rsidRPr="003245B3" w:rsidRDefault="00E526B9" w:rsidP="00AC2DCE">
      <w:pPr>
        <w:rPr>
          <w:lang w:val="fr-FR"/>
        </w:rPr>
      </w:pPr>
      <w:r w:rsidRPr="003245B3">
        <w:rPr>
          <w:lang w:val="fr-FR"/>
        </w:rPr>
        <w:t>Concernant les auditeurs, il est aussi possible, via l’API du serveur, de lister les auditeurs connectés et de récupérer les informations suivantes :</w:t>
      </w:r>
    </w:p>
    <w:p w14:paraId="44E86509" w14:textId="77777777" w:rsidR="00E526B9" w:rsidRPr="003245B3" w:rsidRDefault="00E526B9" w:rsidP="00E526B9">
      <w:pPr>
        <w:pStyle w:val="Paragraphedeliste"/>
        <w:numPr>
          <w:ilvl w:val="0"/>
          <w:numId w:val="37"/>
        </w:numPr>
        <w:rPr>
          <w:lang w:val="fr-FR"/>
        </w:rPr>
      </w:pPr>
      <w:r w:rsidRPr="003245B3">
        <w:rPr>
          <w:lang w:val="fr-FR"/>
        </w:rPr>
        <w:t>Hostname : Adresse IP ou nom de domaine de l’auditeur</w:t>
      </w:r>
    </w:p>
    <w:p w14:paraId="2278F39F" w14:textId="77777777" w:rsidR="00E526B9" w:rsidRPr="003245B3" w:rsidRDefault="00E526B9" w:rsidP="00E526B9">
      <w:pPr>
        <w:pStyle w:val="Paragraphedeliste"/>
        <w:numPr>
          <w:ilvl w:val="0"/>
          <w:numId w:val="37"/>
        </w:numPr>
        <w:rPr>
          <w:lang w:val="fr-FR"/>
        </w:rPr>
      </w:pPr>
      <w:r w:rsidRPr="003245B3">
        <w:rPr>
          <w:lang w:val="fr-FR"/>
        </w:rPr>
        <w:t>Useragent :</w:t>
      </w:r>
      <w:r w:rsidR="00F27C68" w:rsidRPr="003245B3">
        <w:rPr>
          <w:lang w:val="fr-FR"/>
        </w:rPr>
        <w:t xml:space="preserve"> Décrit le type de lecteur audio</w:t>
      </w:r>
      <w:r w:rsidRPr="003245B3">
        <w:rPr>
          <w:lang w:val="fr-FR"/>
        </w:rPr>
        <w:t xml:space="preserve"> utilisé pour écouter la webradio</w:t>
      </w:r>
    </w:p>
    <w:p w14:paraId="1526DD14" w14:textId="77777777" w:rsidR="00E526B9" w:rsidRPr="003245B3" w:rsidRDefault="00E526B9" w:rsidP="00E526B9">
      <w:pPr>
        <w:pStyle w:val="Paragraphedeliste"/>
        <w:numPr>
          <w:ilvl w:val="0"/>
          <w:numId w:val="37"/>
        </w:numPr>
        <w:rPr>
          <w:lang w:val="fr-FR"/>
        </w:rPr>
      </w:pPr>
      <w:r w:rsidRPr="003245B3">
        <w:rPr>
          <w:lang w:val="fr-FR"/>
        </w:rPr>
        <w:t>ConnectionTime : Le temps de connexion en secondes.</w:t>
      </w:r>
    </w:p>
    <w:p w14:paraId="0EFBF23B" w14:textId="77777777" w:rsidR="00E526B9" w:rsidRPr="003245B3" w:rsidRDefault="00E526B9" w:rsidP="00E526B9">
      <w:pPr>
        <w:pStyle w:val="Paragraphedeliste"/>
        <w:numPr>
          <w:ilvl w:val="0"/>
          <w:numId w:val="37"/>
        </w:numPr>
        <w:rPr>
          <w:lang w:val="fr-FR"/>
        </w:rPr>
      </w:pPr>
      <w:r w:rsidRPr="003245B3">
        <w:rPr>
          <w:lang w:val="fr-FR"/>
        </w:rPr>
        <w:t>Uid : Un identifiant unique pour l’auditeur, distribué automatiquement par le serveur.</w:t>
      </w:r>
    </w:p>
    <w:p w14:paraId="72886A1E" w14:textId="77777777" w:rsidR="005C5860" w:rsidRPr="003245B3" w:rsidRDefault="005C5860" w:rsidP="005C5860">
      <w:pPr>
        <w:rPr>
          <w:lang w:val="fr-FR"/>
        </w:rPr>
      </w:pPr>
      <w:r w:rsidRPr="003245B3">
        <w:rPr>
          <w:lang w:val="fr-FR"/>
        </w:rPr>
        <w:t>La classe « WebradioListener » permet de stocker ces informations. Dans la classe « WebradioServer », la méthode « GetListeners » retourne une liste d’objet de type « WebradioListener » avec les informations récupérées.</w:t>
      </w:r>
    </w:p>
    <w:p w14:paraId="765BF2F0" w14:textId="387DCD83" w:rsidR="00AC2DCE" w:rsidRPr="003245B3" w:rsidRDefault="00E526B9" w:rsidP="00AC2DCE">
      <w:pPr>
        <w:rPr>
          <w:lang w:val="fr-FR"/>
        </w:rPr>
      </w:pPr>
      <w:r w:rsidRPr="003245B3">
        <w:rPr>
          <w:lang w:val="fr-FR"/>
        </w:rPr>
        <w:lastRenderedPageBreak/>
        <w:t xml:space="preserve">Depuis la </w:t>
      </w:r>
      <w:ins w:id="1537" w:author="Francisco Garcia" w:date="2014-05-26T10:12:00Z">
        <w:r w:rsidR="006D5E9A">
          <w:rPr>
            <w:lang w:val="fr-FR"/>
          </w:rPr>
          <w:t>« </w:t>
        </w:r>
      </w:ins>
      <w:r w:rsidRPr="003245B3">
        <w:rPr>
          <w:lang w:val="fr-FR"/>
        </w:rPr>
        <w:t>vue</w:t>
      </w:r>
      <w:del w:id="1538" w:author="Francisco Garcia" w:date="2014-05-26T10:12:00Z">
        <w:r>
          <w:delText>,</w:delText>
        </w:r>
      </w:del>
      <w:ins w:id="1539" w:author="Francisco Garcia" w:date="2014-05-26T10:12:00Z">
        <w:r w:rsidR="006D5E9A">
          <w:rPr>
            <w:lang w:val="fr-FR"/>
          </w:rPr>
          <w:t> »</w:t>
        </w:r>
        <w:r w:rsidRPr="003245B3">
          <w:rPr>
            <w:lang w:val="fr-FR"/>
          </w:rPr>
          <w:t>,</w:t>
        </w:r>
      </w:ins>
      <w:r w:rsidRPr="003245B3">
        <w:rPr>
          <w:lang w:val="fr-FR"/>
        </w:rPr>
        <w:t xml:space="preserve"> le bouton situé dans l’onglet « status » et nommé « Update » permet de lancer cette mise à jour de statistiques</w:t>
      </w:r>
      <w:r w:rsidR="005C5860" w:rsidRPr="003245B3">
        <w:rPr>
          <w:lang w:val="fr-FR"/>
        </w:rPr>
        <w:t xml:space="preserve"> et </w:t>
      </w:r>
      <w:del w:id="1540" w:author="Francisco Garcia" w:date="2014-05-26T10:12:00Z">
        <w:r w:rsidR="005C5860">
          <w:delText xml:space="preserve">de </w:delText>
        </w:r>
      </w:del>
      <w:r w:rsidR="005C5860" w:rsidRPr="003245B3">
        <w:rPr>
          <w:lang w:val="fr-FR"/>
        </w:rPr>
        <w:t>la liste d’auditeurs</w:t>
      </w:r>
      <w:r w:rsidRPr="003245B3">
        <w:rPr>
          <w:lang w:val="fr-FR"/>
        </w:rPr>
        <w:t xml:space="preserve">. </w:t>
      </w:r>
      <w:r w:rsidR="00761666" w:rsidRPr="003245B3">
        <w:rPr>
          <w:lang w:val="fr-FR"/>
        </w:rPr>
        <w:t xml:space="preserve">La </w:t>
      </w:r>
      <w:ins w:id="1541" w:author="Francisco Garcia" w:date="2014-05-26T10:12:00Z">
        <w:r w:rsidR="006D5E9A">
          <w:rPr>
            <w:lang w:val="fr-FR"/>
          </w:rPr>
          <w:t>« </w:t>
        </w:r>
      </w:ins>
      <w:r w:rsidR="00761666" w:rsidRPr="003245B3">
        <w:rPr>
          <w:lang w:val="fr-FR"/>
        </w:rPr>
        <w:t>vue</w:t>
      </w:r>
      <w:ins w:id="1542" w:author="Francisco Garcia" w:date="2014-05-26T10:12:00Z">
        <w:r w:rsidR="006D5E9A">
          <w:rPr>
            <w:lang w:val="fr-FR"/>
          </w:rPr>
          <w:t> »</w:t>
        </w:r>
      </w:ins>
      <w:r w:rsidR="00936AC6" w:rsidRPr="003245B3">
        <w:rPr>
          <w:lang w:val="fr-FR"/>
        </w:rPr>
        <w:t xml:space="preserve"> appel 2 méthodes</w:t>
      </w:r>
      <w:r w:rsidR="00761666" w:rsidRPr="003245B3">
        <w:rPr>
          <w:lang w:val="fr-FR"/>
        </w:rPr>
        <w:t xml:space="preserve"> (de son </w:t>
      </w:r>
      <w:ins w:id="1543" w:author="Francisco Garcia" w:date="2014-05-26T10:12:00Z">
        <w:r w:rsidR="006D5E9A">
          <w:rPr>
            <w:lang w:val="fr-FR"/>
          </w:rPr>
          <w:t>« </w:t>
        </w:r>
      </w:ins>
      <w:r w:rsidR="00761666" w:rsidRPr="003245B3">
        <w:rPr>
          <w:lang w:val="fr-FR"/>
        </w:rPr>
        <w:t>contrôleur</w:t>
      </w:r>
      <w:del w:id="1544" w:author="Francisco Garcia" w:date="2014-05-26T10:12:00Z">
        <w:r w:rsidR="00761666">
          <w:delText>)</w:delText>
        </w:r>
        <w:r w:rsidR="00936AC6">
          <w:delText xml:space="preserve"> différents</w:delText>
        </w:r>
      </w:del>
      <w:ins w:id="1545" w:author="Francisco Garcia" w:date="2014-05-26T10:12:00Z">
        <w:r w:rsidR="006D5E9A">
          <w:rPr>
            <w:lang w:val="fr-FR"/>
          </w:rPr>
          <w:t> »</w:t>
        </w:r>
        <w:r w:rsidR="00761666" w:rsidRPr="003245B3">
          <w:rPr>
            <w:lang w:val="fr-FR"/>
          </w:rPr>
          <w:t>)</w:t>
        </w:r>
        <w:r w:rsidR="00936AC6" w:rsidRPr="003245B3">
          <w:rPr>
            <w:lang w:val="fr-FR"/>
          </w:rPr>
          <w:t xml:space="preserve"> différent</w:t>
        </w:r>
        <w:r w:rsidR="006D5E9A">
          <w:rPr>
            <w:lang w:val="fr-FR"/>
          </w:rPr>
          <w:t>e</w:t>
        </w:r>
        <w:r w:rsidR="00936AC6" w:rsidRPr="003245B3">
          <w:rPr>
            <w:lang w:val="fr-FR"/>
          </w:rPr>
          <w:t>s</w:t>
        </w:r>
      </w:ins>
      <w:r w:rsidR="00936AC6" w:rsidRPr="003245B3">
        <w:rPr>
          <w:lang w:val="fr-FR"/>
        </w:rPr>
        <w:t xml:space="preserve"> et effectue do</w:t>
      </w:r>
      <w:r w:rsidR="00761666" w:rsidRPr="003245B3">
        <w:rPr>
          <w:lang w:val="fr-FR"/>
        </w:rPr>
        <w:t>nc les 2 mises à jour séparément :</w:t>
      </w:r>
    </w:p>
    <w:p w14:paraId="4083CCB6" w14:textId="6BBA0BAE" w:rsidR="0015587A" w:rsidRPr="003245B3" w:rsidRDefault="0015587A" w:rsidP="0015587A">
      <w:pPr>
        <w:pStyle w:val="Paragraphedeliste"/>
        <w:numPr>
          <w:ilvl w:val="0"/>
          <w:numId w:val="32"/>
        </w:numPr>
        <w:rPr>
          <w:lang w:val="fr-FR"/>
        </w:rPr>
      </w:pPr>
      <w:r w:rsidRPr="003245B3">
        <w:rPr>
          <w:lang w:val="fr-FR"/>
        </w:rPr>
        <w:t xml:space="preserve">UpdateListeners : </w:t>
      </w:r>
      <w:r w:rsidR="00761666" w:rsidRPr="003245B3">
        <w:rPr>
          <w:lang w:val="fr-FR"/>
        </w:rPr>
        <w:t xml:space="preserve">La </w:t>
      </w:r>
      <w:ins w:id="1546" w:author="Francisco Garcia" w:date="2014-05-26T10:12:00Z">
        <w:r w:rsidR="006D5E9A">
          <w:rPr>
            <w:lang w:val="fr-FR"/>
          </w:rPr>
          <w:t>« </w:t>
        </w:r>
      </w:ins>
      <w:r w:rsidR="00761666" w:rsidRPr="003245B3">
        <w:rPr>
          <w:lang w:val="fr-FR"/>
        </w:rPr>
        <w:t>vue</w:t>
      </w:r>
      <w:ins w:id="1547" w:author="Francisco Garcia" w:date="2014-05-26T10:12:00Z">
        <w:r w:rsidR="006D5E9A">
          <w:rPr>
            <w:lang w:val="fr-FR"/>
          </w:rPr>
          <w:t> »</w:t>
        </w:r>
      </w:ins>
      <w:r w:rsidR="00761666" w:rsidRPr="003245B3">
        <w:rPr>
          <w:lang w:val="fr-FR"/>
        </w:rPr>
        <w:t xml:space="preserve"> va recevoir la liste d’objet « WebradioListener » en provenance de la classe « WebradioServer » et les afficher dans le DataGridView.</w:t>
      </w:r>
    </w:p>
    <w:p w14:paraId="1B512EC5" w14:textId="1B1089FC" w:rsidR="0015587A" w:rsidRPr="003245B3" w:rsidRDefault="0015587A" w:rsidP="0015587A">
      <w:pPr>
        <w:pStyle w:val="Paragraphedeliste"/>
        <w:numPr>
          <w:ilvl w:val="0"/>
          <w:numId w:val="32"/>
        </w:numPr>
        <w:rPr>
          <w:lang w:val="fr-FR"/>
        </w:rPr>
      </w:pPr>
      <w:r w:rsidRPr="003245B3">
        <w:rPr>
          <w:lang w:val="fr-FR"/>
        </w:rPr>
        <w:t xml:space="preserve">UpdateServerStats : </w:t>
      </w:r>
      <w:r w:rsidR="00761666" w:rsidRPr="003245B3">
        <w:rPr>
          <w:lang w:val="fr-FR"/>
        </w:rPr>
        <w:t xml:space="preserve">Va appeler la méthode « UpdateStats » de la classe « WebradioServer » puis </w:t>
      </w:r>
      <w:del w:id="1548" w:author="Francisco Garcia" w:date="2014-05-26T10:12:00Z">
        <w:r w:rsidR="00761666">
          <w:delText>le</w:delText>
        </w:r>
      </w:del>
      <w:ins w:id="1549" w:author="Francisco Garcia" w:date="2014-05-26T10:12:00Z">
        <w:r w:rsidR="00761666" w:rsidRPr="003245B3">
          <w:rPr>
            <w:lang w:val="fr-FR"/>
          </w:rPr>
          <w:t>l</w:t>
        </w:r>
        <w:r w:rsidR="006D5E9A">
          <w:rPr>
            <w:lang w:val="fr-FR"/>
          </w:rPr>
          <w:t>a</w:t>
        </w:r>
      </w:ins>
      <w:r w:rsidR="00761666" w:rsidRPr="003245B3">
        <w:rPr>
          <w:lang w:val="fr-FR"/>
        </w:rPr>
        <w:t xml:space="preserve"> vue sera mise à jour via « UpdateObservers » depuis le </w:t>
      </w:r>
      <w:ins w:id="1550" w:author="Francisco Garcia" w:date="2014-05-26T10:12:00Z">
        <w:r w:rsidR="006D5E9A">
          <w:rPr>
            <w:lang w:val="fr-FR"/>
          </w:rPr>
          <w:t>« </w:t>
        </w:r>
      </w:ins>
      <w:r w:rsidR="00761666" w:rsidRPr="003245B3">
        <w:rPr>
          <w:lang w:val="fr-FR"/>
        </w:rPr>
        <w:t>modèle</w:t>
      </w:r>
      <w:del w:id="1551" w:author="Francisco Garcia" w:date="2014-05-26T10:12:00Z">
        <w:r w:rsidR="00761666">
          <w:delText>.</w:delText>
        </w:r>
      </w:del>
      <w:ins w:id="1552" w:author="Francisco Garcia" w:date="2014-05-26T10:12:00Z">
        <w:r w:rsidR="006D5E9A">
          <w:rPr>
            <w:lang w:val="fr-FR"/>
          </w:rPr>
          <w:t> »</w:t>
        </w:r>
        <w:r w:rsidR="00761666" w:rsidRPr="003245B3">
          <w:rPr>
            <w:lang w:val="fr-FR"/>
          </w:rPr>
          <w:t>.</w:t>
        </w:r>
      </w:ins>
      <w:r w:rsidRPr="003245B3">
        <w:rPr>
          <w:lang w:val="fr-FR"/>
        </w:rPr>
        <w:t xml:space="preserve"> </w:t>
      </w:r>
      <w:r w:rsidR="00761666" w:rsidRPr="003245B3">
        <w:rPr>
          <w:lang w:val="fr-FR"/>
        </w:rPr>
        <w:t xml:space="preserve">Dans sa méthode « UpdateView », il est prévu que les informations des statistiques du serveur soient </w:t>
      </w:r>
      <w:del w:id="1553" w:author="Francisco Garcia" w:date="2014-05-26T10:12:00Z">
        <w:r w:rsidR="00761666">
          <w:delText>affichés</w:delText>
        </w:r>
      </w:del>
      <w:ins w:id="1554" w:author="Francisco Garcia" w:date="2014-05-26T10:12:00Z">
        <w:r w:rsidR="00761666" w:rsidRPr="003245B3">
          <w:rPr>
            <w:lang w:val="fr-FR"/>
          </w:rPr>
          <w:t>affiché</w:t>
        </w:r>
        <w:r w:rsidR="006D5E9A">
          <w:rPr>
            <w:lang w:val="fr-FR"/>
          </w:rPr>
          <w:t>e</w:t>
        </w:r>
        <w:r w:rsidR="00761666" w:rsidRPr="003245B3">
          <w:rPr>
            <w:lang w:val="fr-FR"/>
          </w:rPr>
          <w:t>s</w:t>
        </w:r>
      </w:ins>
      <w:r w:rsidR="00761666" w:rsidRPr="003245B3">
        <w:rPr>
          <w:lang w:val="fr-FR"/>
        </w:rPr>
        <w:t>.</w:t>
      </w:r>
    </w:p>
    <w:p w14:paraId="147C0E71" w14:textId="77777777" w:rsidR="003B3264" w:rsidRPr="003245B3" w:rsidRDefault="003B3264" w:rsidP="009D5DC2">
      <w:pPr>
        <w:pStyle w:val="Titre3"/>
        <w:rPr>
          <w:lang w:val="fr-FR"/>
        </w:rPr>
      </w:pPr>
      <w:bookmarkStart w:id="1555" w:name="_Toc262710666"/>
      <w:r w:rsidRPr="003245B3">
        <w:rPr>
          <w:lang w:val="fr-FR"/>
        </w:rPr>
        <w:t>Affichage des interfaces web</w:t>
      </w:r>
      <w:bookmarkEnd w:id="1532"/>
      <w:bookmarkEnd w:id="1555"/>
    </w:p>
    <w:p w14:paraId="7642B47A" w14:textId="28106E20" w:rsidR="007B4825" w:rsidRPr="003245B3" w:rsidRDefault="00951AC8" w:rsidP="003B3264">
      <w:pPr>
        <w:rPr>
          <w:lang w:val="fr-FR"/>
        </w:rPr>
      </w:pPr>
      <w:r w:rsidRPr="003245B3">
        <w:rPr>
          <w:lang w:val="fr-FR"/>
        </w:rPr>
        <w:t xml:space="preserve">Les 2 boutons qui permettent l’affichage de l’interface web et l’administration web du serveur </w:t>
      </w:r>
      <w:r w:rsidR="00F61FAB" w:rsidRPr="003245B3">
        <w:rPr>
          <w:lang w:val="fr-FR"/>
        </w:rPr>
        <w:t xml:space="preserve">appellent le </w:t>
      </w:r>
      <w:ins w:id="1556" w:author="Francisco Garcia" w:date="2014-05-26T10:12:00Z">
        <w:r w:rsidR="006D5E9A">
          <w:rPr>
            <w:lang w:val="fr-FR"/>
          </w:rPr>
          <w:t>« </w:t>
        </w:r>
      </w:ins>
      <w:r w:rsidR="00F61FAB" w:rsidRPr="003245B3">
        <w:rPr>
          <w:lang w:val="fr-FR"/>
        </w:rPr>
        <w:t>contrôler</w:t>
      </w:r>
      <w:ins w:id="1557" w:author="Francisco Garcia" w:date="2014-05-26T10:12:00Z">
        <w:r w:rsidR="006D5E9A">
          <w:rPr>
            <w:lang w:val="fr-FR"/>
          </w:rPr>
          <w:t> »</w:t>
        </w:r>
      </w:ins>
      <w:r w:rsidR="00F61FAB" w:rsidRPr="003245B3">
        <w:rPr>
          <w:lang w:val="fr-FR"/>
        </w:rPr>
        <w:t xml:space="preserve"> qui lui </w:t>
      </w:r>
      <w:del w:id="1558" w:author="Francisco Garcia" w:date="2014-05-26T10:12:00Z">
        <w:r w:rsidR="00F61FAB">
          <w:delText>appelera</w:delText>
        </w:r>
      </w:del>
      <w:ins w:id="1559" w:author="Francisco Garcia" w:date="2014-05-26T10:12:00Z">
        <w:r w:rsidR="006D5E9A" w:rsidRPr="003245B3">
          <w:rPr>
            <w:lang w:val="fr-FR"/>
          </w:rPr>
          <w:t>appellera</w:t>
        </w:r>
      </w:ins>
      <w:r w:rsidR="00F61FAB" w:rsidRPr="003245B3">
        <w:rPr>
          <w:lang w:val="fr-FR"/>
        </w:rPr>
        <w:t xml:space="preserve"> le </w:t>
      </w:r>
      <w:ins w:id="1560" w:author="Francisco Garcia" w:date="2014-05-26T10:12:00Z">
        <w:r w:rsidR="006D5E9A">
          <w:rPr>
            <w:lang w:val="fr-FR"/>
          </w:rPr>
          <w:t>« </w:t>
        </w:r>
      </w:ins>
      <w:r w:rsidR="00F61FAB" w:rsidRPr="003245B3">
        <w:rPr>
          <w:lang w:val="fr-FR"/>
        </w:rPr>
        <w:t>modèle</w:t>
      </w:r>
      <w:del w:id="1561" w:author="Francisco Garcia" w:date="2014-05-26T10:12:00Z">
        <w:r w:rsidR="00F61FAB">
          <w:delText>.</w:delText>
        </w:r>
      </w:del>
      <w:ins w:id="1562" w:author="Francisco Garcia" w:date="2014-05-26T10:12:00Z">
        <w:r w:rsidR="006D5E9A">
          <w:rPr>
            <w:lang w:val="fr-FR"/>
          </w:rPr>
          <w:t> »</w:t>
        </w:r>
        <w:r w:rsidR="00F61FAB" w:rsidRPr="003245B3">
          <w:rPr>
            <w:lang w:val="fr-FR"/>
          </w:rPr>
          <w:t>.</w:t>
        </w:r>
      </w:ins>
      <w:r w:rsidR="00F61FAB" w:rsidRPr="003245B3">
        <w:rPr>
          <w:lang w:val="fr-FR"/>
        </w:rPr>
        <w:t xml:space="preserve"> Ce dernier utilise la classe Process et sa méthode statique « Start » pour lancer les URL dans le navigateur par défaut de l’utilisateur. L’adresse de chacune des interfaces est récupérable via la propriété « WebInterfaceUrl » et « WebAdminUrl »</w:t>
      </w:r>
      <w:r w:rsidR="009A55C5" w:rsidRPr="003245B3">
        <w:rPr>
          <w:lang w:val="fr-FR"/>
        </w:rPr>
        <w:t> :</w:t>
      </w:r>
    </w:p>
    <w:p w14:paraId="7812ABB2" w14:textId="77777777" w:rsidR="00F61FAB" w:rsidRPr="003245B3" w:rsidRDefault="00F61FAB" w:rsidP="00F61FAB">
      <w:pPr>
        <w:pBdr>
          <w:top w:val="single" w:sz="4" w:space="1" w:color="auto"/>
          <w:left w:val="single" w:sz="4" w:space="4" w:color="auto"/>
          <w:bottom w:val="single" w:sz="4" w:space="1" w:color="auto"/>
          <w:right w:val="single" w:sz="4" w:space="4" w:color="auto"/>
        </w:pBdr>
        <w:rPr>
          <w:lang w:val="fr-FR"/>
        </w:rPr>
      </w:pPr>
      <w:proofErr w:type="gramStart"/>
      <w:r w:rsidRPr="003245B3">
        <w:rPr>
          <w:rFonts w:ascii="Consolas" w:hAnsi="Consolas" w:cs="Consolas"/>
          <w:color w:val="2B91AF"/>
          <w:sz w:val="19"/>
          <w:szCs w:val="19"/>
          <w:highlight w:val="white"/>
          <w:lang w:val="fr-FR"/>
        </w:rPr>
        <w:t>Process</w:t>
      </w:r>
      <w:r w:rsidRPr="003245B3">
        <w:rPr>
          <w:rFonts w:ascii="Consolas" w:hAnsi="Consolas" w:cs="Consolas"/>
          <w:color w:val="000000"/>
          <w:sz w:val="19"/>
          <w:szCs w:val="19"/>
          <w:highlight w:val="white"/>
          <w:lang w:val="fr-FR"/>
        </w:rPr>
        <w:t>.Start(</w:t>
      </w:r>
      <w:proofErr w:type="gramEnd"/>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.Webradios[webradioId].Server.WebInterfaceUrl);</w:t>
      </w:r>
      <w:r w:rsidRPr="003245B3">
        <w:rPr>
          <w:lang w:val="fr-FR"/>
        </w:rPr>
        <w:t xml:space="preserve"> </w:t>
      </w:r>
    </w:p>
    <w:p w14:paraId="7F51C3C5"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B050"/>
          <w:sz w:val="19"/>
          <w:szCs w:val="19"/>
          <w:highlight w:val="white"/>
          <w:lang w:val="fr-FR"/>
        </w:rPr>
        <w:t>//Dans la classe WebradioServer </w:t>
      </w:r>
      <w:proofErr w:type="gramStart"/>
      <w:r w:rsidRPr="003245B3">
        <w:rPr>
          <w:rFonts w:ascii="Consolas" w:hAnsi="Consolas" w:cs="Consolas"/>
          <w:color w:val="00B050"/>
          <w:sz w:val="19"/>
          <w:szCs w:val="19"/>
          <w:highlight w:val="white"/>
          <w:lang w:val="fr-FR"/>
        </w:rPr>
        <w:t>:</w:t>
      </w:r>
      <w:proofErr w:type="gramEnd"/>
      <w:r w:rsidRPr="003245B3">
        <w:rPr>
          <w:rFonts w:ascii="Consolas" w:hAnsi="Consolas" w:cs="Consolas"/>
          <w:color w:val="0000FF"/>
          <w:sz w:val="19"/>
          <w:szCs w:val="19"/>
          <w:highlight w:val="white"/>
          <w:lang w:val="fr-FR"/>
        </w:rPr>
        <w:br/>
        <w:t>public</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string</w:t>
      </w:r>
      <w:r w:rsidRPr="003245B3">
        <w:rPr>
          <w:rFonts w:ascii="Consolas" w:hAnsi="Consolas" w:cs="Consolas"/>
          <w:color w:val="000000"/>
          <w:sz w:val="19"/>
          <w:szCs w:val="19"/>
          <w:highlight w:val="white"/>
          <w:lang w:val="fr-FR"/>
        </w:rPr>
        <w:t xml:space="preserve"> WebInterfaceUrl</w:t>
      </w:r>
    </w:p>
    <w:p w14:paraId="7ED0635C"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1B80B7EF"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get</w:t>
      </w:r>
      <w:proofErr w:type="gramEnd"/>
    </w:p>
    <w:p w14:paraId="341D1AE0"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5B9CCF0D"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000000"/>
          <w:sz w:val="19"/>
          <w:szCs w:val="19"/>
          <w:highlight w:val="white"/>
          <w:lang w:val="fr-FR"/>
        </w:rPr>
        <w:tab/>
        <w:t xml:space="preserve">   </w:t>
      </w:r>
      <w:r w:rsidRPr="003245B3">
        <w:rPr>
          <w:rFonts w:ascii="Consolas" w:hAnsi="Consolas" w:cs="Consolas"/>
          <w:color w:val="0000FF"/>
          <w:sz w:val="19"/>
          <w:szCs w:val="19"/>
          <w:highlight w:val="white"/>
          <w:lang w:val="fr-FR"/>
        </w:rPr>
        <w:t>return</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"http://"</w:t>
      </w:r>
      <w:r w:rsidRPr="003245B3">
        <w:rPr>
          <w:rFonts w:ascii="Consolas" w:hAnsi="Consolas" w:cs="Consolas"/>
          <w:color w:val="000000"/>
          <w:sz w:val="19"/>
          <w:szCs w:val="19"/>
          <w:highlight w:val="white"/>
          <w:lang w:val="fr-FR"/>
        </w:rPr>
        <w:t xml:space="preserve"> + </w:t>
      </w:r>
      <w:proofErr w:type="gramStart"/>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.LocalIPAddress(</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.Port;</w:t>
      </w:r>
    </w:p>
    <w:p w14:paraId="29C01119"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485CAAB9" w14:textId="77777777" w:rsidR="00EE5605" w:rsidRPr="003245B3" w:rsidRDefault="00F61FAB" w:rsidP="00EE5605">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r w:rsidRPr="003245B3">
        <w:rPr>
          <w:lang w:val="fr-FR"/>
        </w:rPr>
        <w:t xml:space="preserve"> </w:t>
      </w:r>
    </w:p>
    <w:p w14:paraId="260E4F5A" w14:textId="77777777" w:rsidR="00EE5605" w:rsidRPr="003245B3" w:rsidRDefault="00EE5605" w:rsidP="00EE5605">
      <w:pPr>
        <w:pStyle w:val="Lgende"/>
        <w:jc w:val="center"/>
        <w:rPr>
          <w:lang w:val="fr-FR"/>
        </w:rPr>
      </w:pPr>
      <w:r w:rsidRPr="003245B3">
        <w:rPr>
          <w:lang w:val="fr-FR"/>
        </w:rPr>
        <w:t>WebradioServer.cs</w:t>
      </w:r>
      <w:r w:rsidR="00EA59BF" w:rsidRPr="003245B3">
        <w:rPr>
          <w:lang w:val="fr-FR"/>
        </w:rPr>
        <w:br w:type="page"/>
      </w:r>
      <w:bookmarkStart w:id="1563" w:name="_Gestion_des_processus"/>
      <w:bookmarkStart w:id="1564" w:name="_Toc387323470"/>
      <w:bookmarkEnd w:id="1563"/>
    </w:p>
    <w:p w14:paraId="0E0708DD" w14:textId="77777777" w:rsidR="00BB4431" w:rsidRPr="003245B3" w:rsidRDefault="00BB4431" w:rsidP="00AC0CC0">
      <w:pPr>
        <w:pStyle w:val="Titre2"/>
        <w:rPr>
          <w:lang w:val="fr-FR"/>
        </w:rPr>
      </w:pPr>
      <w:bookmarkStart w:id="1565" w:name="_Toc262710667"/>
      <w:r w:rsidRPr="003245B3">
        <w:rPr>
          <w:lang w:val="fr-FR"/>
        </w:rPr>
        <w:lastRenderedPageBreak/>
        <w:t>Gestion des processus</w:t>
      </w:r>
      <w:bookmarkEnd w:id="1564"/>
      <w:bookmarkEnd w:id="1565"/>
    </w:p>
    <w:p w14:paraId="3EEBBF9B" w14:textId="77777777" w:rsidR="00021343" w:rsidRPr="003245B3" w:rsidRDefault="00021343" w:rsidP="00BB4431">
      <w:pPr>
        <w:rPr>
          <w:lang w:val="fr-FR"/>
        </w:rPr>
      </w:pPr>
      <w:r w:rsidRPr="003245B3">
        <w:rPr>
          <w:lang w:val="fr-FR"/>
        </w:rPr>
        <w:t>Les processus lancés par le programme sont instancié à l’aide de la classe .NET « Process » :</w:t>
      </w:r>
    </w:p>
    <w:p w14:paraId="7522756C" w14:textId="77777777" w:rsidR="00021343" w:rsidRPr="003245B3" w:rsidRDefault="00021343" w:rsidP="00BB4431">
      <w:pPr>
        <w:rPr>
          <w:lang w:val="fr-FR"/>
        </w:rPr>
      </w:pPr>
      <w:r w:rsidRPr="003245B3">
        <w:rPr>
          <w:lang w:val="fr-FR"/>
        </w:rPr>
        <w:t>Fournit l'accès à des processus locaux ainsi que distants, et vous permet de démarrer et d'arrêter des processus système locaux.</w:t>
      </w:r>
    </w:p>
    <w:p w14:paraId="45FFA173" w14:textId="77777777" w:rsidR="00021343" w:rsidRPr="003245B3" w:rsidRDefault="00021343" w:rsidP="00BB4431">
      <w:pPr>
        <w:rPr>
          <w:lang w:val="fr-FR"/>
        </w:rPr>
      </w:pPr>
      <w:r w:rsidRPr="003245B3">
        <w:rPr>
          <w:lang w:val="fr-FR"/>
        </w:rPr>
        <w:t>Source : MSDN Developer Network</w:t>
      </w:r>
      <w:r w:rsidRPr="003245B3">
        <w:rPr>
          <w:rStyle w:val="Appelnotedebasdep"/>
          <w:lang w:val="fr-FR"/>
        </w:rPr>
        <w:footnoteReference w:id="20"/>
      </w:r>
    </w:p>
    <w:p w14:paraId="7AE1A44C" w14:textId="77777777" w:rsidR="00AC0CC0" w:rsidRPr="003245B3" w:rsidRDefault="00AC0CC0" w:rsidP="00AC0CC0">
      <w:pPr>
        <w:pStyle w:val="Titre3"/>
        <w:rPr>
          <w:lang w:val="fr-FR"/>
        </w:rPr>
      </w:pPr>
      <w:bookmarkStart w:id="1566" w:name="_Toc262710668"/>
      <w:r w:rsidRPr="003245B3">
        <w:rPr>
          <w:lang w:val="fr-FR"/>
        </w:rPr>
        <w:t>IsRunning</w:t>
      </w:r>
      <w:bookmarkEnd w:id="1566"/>
    </w:p>
    <w:p w14:paraId="3D68EA8D" w14:textId="77777777" w:rsidR="00F90275" w:rsidRPr="003245B3" w:rsidRDefault="00F90275" w:rsidP="00BB4431">
      <w:pPr>
        <w:rPr>
          <w:lang w:val="fr-FR"/>
        </w:rPr>
      </w:pPr>
      <w:r w:rsidRPr="003245B3">
        <w:rPr>
          <w:lang w:val="fr-FR"/>
        </w:rPr>
        <w:t>Chaque classe comportant une priorité de type Process</w:t>
      </w:r>
      <w:r w:rsidR="00016B4C" w:rsidRPr="003245B3">
        <w:rPr>
          <w:lang w:val="fr-FR"/>
        </w:rPr>
        <w:t xml:space="preserve"> (WebradioTranscoder et WebradioServer)</w:t>
      </w:r>
      <w:r w:rsidRPr="003245B3">
        <w:rPr>
          <w:lang w:val="fr-FR"/>
        </w:rPr>
        <w:t xml:space="preserve"> dispose de 3 méthodes : Start, Stop et IsRunning. Voici le fonctionnement de la méthode :</w:t>
      </w:r>
    </w:p>
    <w:p w14:paraId="7CFAEF45"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567"/>
      <w:proofErr w:type="gramStart"/>
      <w:r w:rsidRPr="003245B3">
        <w:rPr>
          <w:rFonts w:ascii="Consolas" w:hAnsi="Consolas" w:cs="Consolas"/>
          <w:color w:val="0000FF"/>
          <w:sz w:val="19"/>
          <w:szCs w:val="19"/>
          <w:highlight w:val="white"/>
          <w:lang w:val="fr-FR"/>
        </w:rPr>
        <w:t>foreach</w:t>
      </w:r>
      <w:proofErr w:type="gramEnd"/>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Process</w:t>
      </w:r>
      <w:r w:rsidRPr="003245B3">
        <w:rPr>
          <w:rFonts w:ascii="Consolas" w:hAnsi="Consolas" w:cs="Consolas"/>
          <w:color w:val="000000"/>
          <w:sz w:val="19"/>
          <w:szCs w:val="19"/>
          <w:highlight w:val="white"/>
          <w:lang w:val="fr-FR"/>
        </w:rPr>
        <w:t xml:space="preserve"> prc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Process</w:t>
      </w:r>
      <w:r w:rsidRPr="003245B3">
        <w:rPr>
          <w:rFonts w:ascii="Consolas" w:hAnsi="Consolas" w:cs="Consolas"/>
          <w:color w:val="000000"/>
          <w:sz w:val="19"/>
          <w:szCs w:val="19"/>
          <w:highlight w:val="white"/>
          <w:lang w:val="fr-FR"/>
        </w:rPr>
        <w:t>.GetProcesses())</w:t>
      </w:r>
    </w:p>
    <w:p w14:paraId="41BA3848"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200DF2B5"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prc.ProcessName.Contains(</w:t>
      </w:r>
      <w:proofErr w:type="gramEnd"/>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.Process.ProcessName))</w:t>
      </w:r>
    </w:p>
    <w:p w14:paraId="5224C758"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680060A5"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roofErr w:type="gramStart"/>
      <w:r w:rsidRPr="003245B3">
        <w:rPr>
          <w:rFonts w:ascii="Consolas" w:hAnsi="Consolas" w:cs="Consolas"/>
          <w:color w:val="000000"/>
          <w:sz w:val="19"/>
          <w:szCs w:val="19"/>
          <w:highlight w:val="white"/>
          <w:lang w:val="fr-FR"/>
        </w:rPr>
        <w:t>result</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w:t>
      </w:r>
    </w:p>
    <w:p w14:paraId="7188866F"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1D9A5121"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44271BC1"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proofErr w:type="gramStart"/>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w:t>
      </w:r>
      <w:proofErr w:type="gramEnd"/>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.Process.HasExited ||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.Process.Responding)</w:t>
      </w:r>
    </w:p>
    <w:p w14:paraId="2B60A0DE"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proofErr w:type="gramStart"/>
      <w:r w:rsidRPr="003245B3">
        <w:rPr>
          <w:rFonts w:ascii="Consolas" w:hAnsi="Consolas" w:cs="Consolas"/>
          <w:color w:val="000000"/>
          <w:sz w:val="19"/>
          <w:szCs w:val="19"/>
          <w:highlight w:val="white"/>
          <w:lang w:val="fr-FR"/>
        </w:rPr>
        <w:t>result</w:t>
      </w:r>
      <w:proofErr w:type="gramEnd"/>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w:t>
      </w:r>
    </w:p>
    <w:p w14:paraId="350831C0" w14:textId="77777777" w:rsidR="00F90275" w:rsidRPr="003245B3" w:rsidRDefault="00F90275" w:rsidP="00F90275">
      <w:pPr>
        <w:pBdr>
          <w:top w:val="single" w:sz="4" w:space="1" w:color="auto"/>
          <w:left w:val="single" w:sz="4" w:space="4" w:color="auto"/>
          <w:bottom w:val="single" w:sz="4" w:space="1" w:color="auto"/>
          <w:right w:val="single" w:sz="4" w:space="4" w:color="auto"/>
        </w:pBdr>
        <w:rPr>
          <w:lang w:val="fr-FR"/>
        </w:rPr>
      </w:pPr>
      <w:proofErr w:type="gramStart"/>
      <w:r w:rsidRPr="003245B3">
        <w:rPr>
          <w:rFonts w:ascii="Consolas" w:hAnsi="Consolas" w:cs="Consolas"/>
          <w:color w:val="0000FF"/>
          <w:sz w:val="19"/>
          <w:szCs w:val="19"/>
          <w:highlight w:val="white"/>
          <w:lang w:val="fr-FR"/>
        </w:rPr>
        <w:t>return</w:t>
      </w:r>
      <w:proofErr w:type="gramEnd"/>
      <w:r w:rsidRPr="003245B3">
        <w:rPr>
          <w:rFonts w:ascii="Consolas" w:hAnsi="Consolas" w:cs="Consolas"/>
          <w:color w:val="000000"/>
          <w:sz w:val="19"/>
          <w:szCs w:val="19"/>
          <w:highlight w:val="white"/>
          <w:lang w:val="fr-FR"/>
        </w:rPr>
        <w:t xml:space="preserve"> result;</w:t>
      </w:r>
    </w:p>
    <w:commentRangeEnd w:id="1567"/>
    <w:p w14:paraId="16696912" w14:textId="195D9938" w:rsidR="00F90275" w:rsidRPr="003245B3" w:rsidRDefault="006D5E9A" w:rsidP="00BB4431">
      <w:pPr>
        <w:rPr>
          <w:lang w:val="fr-FR"/>
        </w:rPr>
      </w:pPr>
      <w:r>
        <w:rPr>
          <w:rStyle w:val="Marquedecommentaire"/>
        </w:rPr>
        <w:commentReference w:id="1567"/>
      </w:r>
      <w:r w:rsidR="00F90275" w:rsidRPr="003245B3">
        <w:rPr>
          <w:lang w:val="fr-FR"/>
        </w:rPr>
        <w:t>En premier temps, il est vérifié si le processus est présent dans la liste des processus Windows. Si c’est le cas, un booléen est mis à vrai. Ensuite, un test véri</w:t>
      </w:r>
      <w:r>
        <w:rPr>
          <w:lang w:val="fr-FR"/>
        </w:rPr>
        <w:t xml:space="preserve">fié si le processus a été </w:t>
      </w:r>
      <w:del w:id="1568" w:author="Francisco Garcia" w:date="2014-05-26T10:12:00Z">
        <w:r w:rsidR="00F90275">
          <w:delText>fermée</w:delText>
        </w:r>
      </w:del>
      <w:ins w:id="1569" w:author="Francisco Garcia" w:date="2014-05-26T10:12:00Z">
        <w:r>
          <w:rPr>
            <w:lang w:val="fr-FR"/>
          </w:rPr>
          <w:t>fermé</w:t>
        </w:r>
      </w:ins>
      <w:r w:rsidR="00F90275" w:rsidRPr="003245B3">
        <w:rPr>
          <w:lang w:val="fr-FR"/>
        </w:rPr>
        <w:t xml:space="preserve"> et ne </w:t>
      </w:r>
      <w:r w:rsidR="00AC0CC0" w:rsidRPr="003245B3">
        <w:rPr>
          <w:lang w:val="fr-FR"/>
        </w:rPr>
        <w:t>répond</w:t>
      </w:r>
      <w:r w:rsidR="00F90275" w:rsidRPr="003245B3">
        <w:rPr>
          <w:lang w:val="fr-FR"/>
        </w:rPr>
        <w:t xml:space="preserve"> plus. Si c’est le cas, cela veut dire que le processus présent dans la liste de processus Windows est un ancien processus qui ne correspond plus à celui</w:t>
      </w:r>
      <w:r w:rsidR="00E117B1" w:rsidRPr="003245B3">
        <w:rPr>
          <w:lang w:val="fr-FR"/>
        </w:rPr>
        <w:t xml:space="preserve"> présent dans la classe. Dans ce cas, le booléen est mis à faux.</w:t>
      </w:r>
    </w:p>
    <w:p w14:paraId="64F0949B" w14:textId="77777777" w:rsidR="00AC0CC0" w:rsidRPr="003245B3" w:rsidRDefault="00AC0CC0" w:rsidP="00AC0CC0">
      <w:pPr>
        <w:pStyle w:val="Titre3"/>
        <w:rPr>
          <w:lang w:val="fr-FR"/>
        </w:rPr>
      </w:pPr>
      <w:bookmarkStart w:id="1570" w:name="_Toc262710669"/>
      <w:r w:rsidRPr="003245B3">
        <w:rPr>
          <w:lang w:val="fr-FR"/>
        </w:rPr>
        <w:t>Détection des crashs/fermetures externes</w:t>
      </w:r>
      <w:bookmarkEnd w:id="1570"/>
    </w:p>
    <w:p w14:paraId="7C81D991" w14:textId="40A30F96" w:rsidR="00AC0CC0" w:rsidRPr="003245B3" w:rsidRDefault="00AC0CC0" w:rsidP="00BB4431">
      <w:pPr>
        <w:rPr>
          <w:lang w:val="fr-FR"/>
        </w:rPr>
      </w:pPr>
      <w:r w:rsidRPr="003245B3">
        <w:rPr>
          <w:lang w:val="fr-FR"/>
        </w:rPr>
        <w:t xml:space="preserve">Il est possible que les processus lancé par le logiciel </w:t>
      </w:r>
      <w:del w:id="1571" w:author="Francisco Garcia" w:date="2014-05-26T10:12:00Z">
        <w:r>
          <w:delText>soit</w:delText>
        </w:r>
      </w:del>
      <w:ins w:id="1572" w:author="Francisco Garcia" w:date="2014-05-26T10:12:00Z">
        <w:r w:rsidRPr="003245B3">
          <w:rPr>
            <w:lang w:val="fr-FR"/>
          </w:rPr>
          <w:t>soi</w:t>
        </w:r>
        <w:r w:rsidR="006D5E9A">
          <w:rPr>
            <w:lang w:val="fr-FR"/>
          </w:rPr>
          <w:t>en</w:t>
        </w:r>
        <w:r w:rsidRPr="003245B3">
          <w:rPr>
            <w:lang w:val="fr-FR"/>
          </w:rPr>
          <w:t>t</w:t>
        </w:r>
      </w:ins>
      <w:r w:rsidRPr="003245B3">
        <w:rPr>
          <w:lang w:val="fr-FR"/>
        </w:rPr>
        <w:t xml:space="preserve"> fermés par une application externe ou qu’ils soient </w:t>
      </w:r>
      <w:commentRangeStart w:id="1573"/>
      <w:r w:rsidRPr="003245B3">
        <w:rPr>
          <w:lang w:val="fr-FR"/>
        </w:rPr>
        <w:t xml:space="preserve">« tués » </w:t>
      </w:r>
      <w:commentRangeEnd w:id="1573"/>
      <w:r w:rsidR="006D5E9A">
        <w:rPr>
          <w:rStyle w:val="Marquedecommentaire"/>
        </w:rPr>
        <w:commentReference w:id="1573"/>
      </w:r>
      <w:r w:rsidRPr="003245B3">
        <w:rPr>
          <w:lang w:val="fr-FR"/>
        </w:rPr>
        <w:t xml:space="preserve">par l’utilisateur en passant par le gestionnaire de </w:t>
      </w:r>
      <w:del w:id="1574" w:author="Francisco Garcia" w:date="2014-05-26T10:12:00Z">
        <w:r>
          <w:delText>tâche</w:delText>
        </w:r>
      </w:del>
      <w:ins w:id="1575" w:author="Francisco Garcia" w:date="2014-05-26T10:12:00Z">
        <w:r w:rsidRPr="003245B3">
          <w:rPr>
            <w:lang w:val="fr-FR"/>
          </w:rPr>
          <w:t>tâche</w:t>
        </w:r>
        <w:r w:rsidR="006D5E9A">
          <w:rPr>
            <w:lang w:val="fr-FR"/>
          </w:rPr>
          <w:t>s</w:t>
        </w:r>
      </w:ins>
      <w:r w:rsidRPr="003245B3">
        <w:rPr>
          <w:lang w:val="fr-FR"/>
        </w:rPr>
        <w:t xml:space="preserve"> par exemple. L’application doit donc pouvoir détecter quand cela arrive afin de mettre à jour les informations affichées à l’écran pour l’utilisateur.</w:t>
      </w:r>
    </w:p>
    <w:p w14:paraId="1C849906" w14:textId="26035969" w:rsidR="00AC0CC0" w:rsidRPr="003245B3" w:rsidRDefault="00AC0CC0" w:rsidP="00BB4431">
      <w:pPr>
        <w:rPr>
          <w:lang w:val="fr-FR"/>
        </w:rPr>
      </w:pPr>
      <w:r w:rsidRPr="003245B3">
        <w:rPr>
          <w:lang w:val="fr-FR"/>
        </w:rPr>
        <w:t xml:space="preserve">Pour </w:t>
      </w:r>
      <w:del w:id="1576" w:author="Francisco Garcia" w:date="2014-05-26T10:12:00Z">
        <w:r>
          <w:delText>se</w:delText>
        </w:r>
      </w:del>
      <w:ins w:id="1577" w:author="Francisco Garcia" w:date="2014-05-26T10:12:00Z">
        <w:r w:rsidR="006D5E9A">
          <w:rPr>
            <w:lang w:val="fr-FR"/>
          </w:rPr>
          <w:t>c</w:t>
        </w:r>
        <w:r w:rsidRPr="003245B3">
          <w:rPr>
            <w:lang w:val="fr-FR"/>
          </w:rPr>
          <w:t>e</w:t>
        </w:r>
      </w:ins>
      <w:r w:rsidRPr="003245B3">
        <w:rPr>
          <w:lang w:val="fr-FR"/>
        </w:rPr>
        <w:t xml:space="preserve"> faire, le </w:t>
      </w:r>
      <w:ins w:id="1578" w:author="Francisco Garcia" w:date="2014-05-26T10:12:00Z">
        <w:r w:rsidR="006D5E9A">
          <w:rPr>
            <w:lang w:val="fr-FR"/>
          </w:rPr>
          <w:t>« </w:t>
        </w:r>
      </w:ins>
      <w:r w:rsidRPr="003245B3">
        <w:rPr>
          <w:lang w:val="fr-FR"/>
        </w:rPr>
        <w:t>modèle</w:t>
      </w:r>
      <w:ins w:id="1579" w:author="Francisco Garcia" w:date="2014-05-26T10:12:00Z">
        <w:r w:rsidR="006D5E9A">
          <w:rPr>
            <w:lang w:val="fr-FR"/>
          </w:rPr>
          <w:t> »</w:t>
        </w:r>
      </w:ins>
      <w:r w:rsidRPr="003245B3">
        <w:rPr>
          <w:lang w:val="fr-FR"/>
        </w:rPr>
        <w:t xml:space="preserve"> dispose de 2 </w:t>
      </w:r>
      <w:del w:id="1580" w:author="Francisco Garcia" w:date="2014-05-26T10:12:00Z">
        <w:r>
          <w:delText>propriété</w:delText>
        </w:r>
      </w:del>
      <w:ins w:id="1581" w:author="Francisco Garcia" w:date="2014-05-26T10:12:00Z">
        <w:r w:rsidRPr="003245B3">
          <w:rPr>
            <w:lang w:val="fr-FR"/>
          </w:rPr>
          <w:t>propriété</w:t>
        </w:r>
        <w:r w:rsidR="006D5E9A">
          <w:rPr>
            <w:lang w:val="fr-FR"/>
          </w:rPr>
          <w:t>s</w:t>
        </w:r>
      </w:ins>
      <w:r w:rsidRPr="003245B3">
        <w:rPr>
          <w:lang w:val="fr-FR"/>
        </w:rPr>
        <w:t xml:space="preserve"> de type </w:t>
      </w:r>
      <w:ins w:id="1582" w:author="Francisco Garcia" w:date="2014-05-26T10:12:00Z">
        <w:r w:rsidR="006D5E9A">
          <w:rPr>
            <w:lang w:val="fr-FR"/>
          </w:rPr>
          <w:t>« </w:t>
        </w:r>
      </w:ins>
      <w:r w:rsidRPr="003245B3">
        <w:rPr>
          <w:lang w:val="fr-FR"/>
        </w:rPr>
        <w:t>List</w:t>
      </w:r>
      <w:del w:id="1583" w:author="Francisco Garcia" w:date="2014-05-26T10:12:00Z">
        <w:r>
          <w:delText>&lt;&gt;.</w:delText>
        </w:r>
      </w:del>
      <w:ins w:id="1584" w:author="Francisco Garcia" w:date="2014-05-26T10:12:00Z">
        <w:r w:rsidRPr="003245B3">
          <w:rPr>
            <w:lang w:val="fr-FR"/>
          </w:rPr>
          <w:t>&lt;&gt;</w:t>
        </w:r>
        <w:r w:rsidR="006D5E9A">
          <w:rPr>
            <w:lang w:val="fr-FR"/>
          </w:rPr>
          <w:t> »</w:t>
        </w:r>
        <w:r w:rsidRPr="003245B3">
          <w:rPr>
            <w:lang w:val="fr-FR"/>
          </w:rPr>
          <w:t>.</w:t>
        </w:r>
      </w:ins>
      <w:r w:rsidRPr="003245B3">
        <w:rPr>
          <w:lang w:val="fr-FR"/>
        </w:rPr>
        <w:t xml:space="preserve"> Une contient des WebradioServer et l’autre des WebradioTranscoder. Ces 2 listes vont être </w:t>
      </w:r>
      <w:del w:id="1585" w:author="Francisco Garcia" w:date="2014-05-26T10:12:00Z">
        <w:r>
          <w:delText>remplie</w:delText>
        </w:r>
      </w:del>
      <w:ins w:id="1586" w:author="Francisco Garcia" w:date="2014-05-26T10:12:00Z">
        <w:r w:rsidRPr="003245B3">
          <w:rPr>
            <w:lang w:val="fr-FR"/>
          </w:rPr>
          <w:t>remplie</w:t>
        </w:r>
        <w:r w:rsidR="006D5E9A">
          <w:rPr>
            <w:lang w:val="fr-FR"/>
          </w:rPr>
          <w:t>s</w:t>
        </w:r>
      </w:ins>
      <w:r w:rsidRPr="003245B3">
        <w:rPr>
          <w:lang w:val="fr-FR"/>
        </w:rPr>
        <w:t xml:space="preserve"> par les objets</w:t>
      </w:r>
      <w:r w:rsidR="00F67C2E" w:rsidRPr="003245B3">
        <w:rPr>
          <w:lang w:val="fr-FR"/>
        </w:rPr>
        <w:t xml:space="preserve"> (référence vers ces objets)</w:t>
      </w:r>
      <w:r w:rsidRPr="003245B3">
        <w:rPr>
          <w:lang w:val="fr-FR"/>
        </w:rPr>
        <w:t xml:space="preserve"> dont le processus est sensé </w:t>
      </w:r>
      <w:del w:id="1587" w:author="Francisco Garcia" w:date="2014-05-26T10:12:00Z">
        <w:r>
          <w:delText>est</w:delText>
        </w:r>
      </w:del>
      <w:ins w:id="1588" w:author="Francisco Garcia" w:date="2014-05-26T10:12:00Z">
        <w:r w:rsidR="006D5E9A">
          <w:rPr>
            <w:lang w:val="fr-FR"/>
          </w:rPr>
          <w:t>être</w:t>
        </w:r>
      </w:ins>
      <w:r w:rsidRPr="003245B3">
        <w:rPr>
          <w:lang w:val="fr-FR"/>
        </w:rPr>
        <w:t xml:space="preserve"> en fonctionnement.</w:t>
      </w:r>
      <w:r w:rsidR="00017D46" w:rsidRPr="003245B3">
        <w:rPr>
          <w:lang w:val="fr-FR"/>
        </w:rPr>
        <w:t xml:space="preserve"> Ensuite, un timer (une minuterie à laquelle est attaché une méthode qui est </w:t>
      </w:r>
      <w:del w:id="1589" w:author="Francisco Garcia" w:date="2014-05-26T10:12:00Z">
        <w:r w:rsidR="00017D46">
          <w:delText>appelé</w:delText>
        </w:r>
      </w:del>
      <w:ins w:id="1590" w:author="Francisco Garcia" w:date="2014-05-26T10:12:00Z">
        <w:r w:rsidR="00017D46" w:rsidRPr="003245B3">
          <w:rPr>
            <w:lang w:val="fr-FR"/>
          </w:rPr>
          <w:t>appelé</w:t>
        </w:r>
        <w:r w:rsidR="006D5E9A">
          <w:rPr>
            <w:lang w:val="fr-FR"/>
          </w:rPr>
          <w:t>e</w:t>
        </w:r>
      </w:ins>
      <w:r w:rsidR="00017D46" w:rsidRPr="003245B3">
        <w:rPr>
          <w:lang w:val="fr-FR"/>
        </w:rPr>
        <w:t xml:space="preserve"> toutes les X millisecondes) va, toutes les secondes, vérifier l’état de chacun des processus présents dans les classes contenues dans les listes.</w:t>
      </w:r>
      <w:r w:rsidR="003300F3" w:rsidRPr="003245B3">
        <w:rPr>
          <w:lang w:val="fr-FR"/>
        </w:rPr>
        <w:t xml:space="preserve"> Il </w:t>
      </w:r>
      <w:del w:id="1591" w:author="Francisco Garcia" w:date="2014-05-26T10:12:00Z">
        <w:r w:rsidR="003300F3">
          <w:delText>éxecute</w:delText>
        </w:r>
      </w:del>
      <w:ins w:id="1592" w:author="Francisco Garcia" w:date="2014-05-26T10:12:00Z">
        <w:r w:rsidR="006D5E9A" w:rsidRPr="003245B3">
          <w:rPr>
            <w:lang w:val="fr-FR"/>
          </w:rPr>
          <w:t>exécute</w:t>
        </w:r>
      </w:ins>
      <w:r w:rsidR="003300F3" w:rsidRPr="003245B3">
        <w:rPr>
          <w:lang w:val="fr-FR"/>
        </w:rPr>
        <w:t xml:space="preserve"> la méthode « IsRunning » sur chaque processus. Si il ne « run » plus, il est enlevé de la liste. Si au moins une liste a été mise à jour, la méthode UpdateObservers est </w:t>
      </w:r>
      <w:r w:rsidR="0002321A" w:rsidRPr="003245B3">
        <w:rPr>
          <w:lang w:val="fr-FR"/>
        </w:rPr>
        <w:t>appelée</w:t>
      </w:r>
      <w:r w:rsidR="003300F3" w:rsidRPr="003245B3">
        <w:rPr>
          <w:lang w:val="fr-FR"/>
        </w:rPr>
        <w:t xml:space="preserve"> à la fin de la méthode.</w:t>
      </w:r>
    </w:p>
    <w:p w14:paraId="25EF2CB6" w14:textId="77777777" w:rsidR="009C3B84" w:rsidRPr="003245B3" w:rsidRDefault="009C3B84" w:rsidP="009C3B84">
      <w:pPr>
        <w:pStyle w:val="Titre3"/>
        <w:rPr>
          <w:lang w:val="fr-FR"/>
        </w:rPr>
      </w:pPr>
      <w:bookmarkStart w:id="1593" w:name="_Toc262710670"/>
      <w:r w:rsidRPr="003245B3">
        <w:rPr>
          <w:lang w:val="fr-FR"/>
        </w:rPr>
        <w:t>Fermeture automatique</w:t>
      </w:r>
      <w:bookmarkEnd w:id="1593"/>
    </w:p>
    <w:p w14:paraId="6392F810" w14:textId="77777777" w:rsidR="00346F41" w:rsidRPr="003245B3" w:rsidRDefault="009C3B84" w:rsidP="005F7E54">
      <w:pPr>
        <w:rPr>
          <w:lang w:val="fr-FR"/>
        </w:rPr>
      </w:pPr>
      <w:r w:rsidRPr="003245B3">
        <w:rPr>
          <w:lang w:val="fr-FR"/>
        </w:rPr>
        <w:t>Tous les processus en cours sont fermés à la fermeture volontaire de l’application par l’utilisateur. Il doit confirmer qu’il désire réellement fermer l’application.</w:t>
      </w:r>
    </w:p>
    <w:p w14:paraId="184375A0" w14:textId="77777777" w:rsidR="00EA59BF" w:rsidRPr="003245B3" w:rsidRDefault="00FB7788" w:rsidP="00FA3B39">
      <w:pPr>
        <w:pStyle w:val="Titre1"/>
        <w:rPr>
          <w:lang w:val="fr-FR"/>
        </w:rPr>
      </w:pPr>
      <w:bookmarkStart w:id="1594" w:name="_Toc262710671"/>
      <w:bookmarkStart w:id="1595" w:name="_Toc387323471"/>
      <w:r w:rsidRPr="003245B3">
        <w:rPr>
          <w:lang w:val="fr-FR"/>
        </w:rPr>
        <w:lastRenderedPageBreak/>
        <w:t>Tests</w:t>
      </w:r>
      <w:bookmarkEnd w:id="1594"/>
      <w:bookmarkEnd w:id="1595"/>
    </w:p>
    <w:p w14:paraId="6F043F9B" w14:textId="77777777" w:rsidR="00703917" w:rsidRPr="003245B3" w:rsidRDefault="00703917" w:rsidP="00703917">
      <w:pPr>
        <w:pStyle w:val="Titre2"/>
        <w:rPr>
          <w:lang w:val="fr-FR"/>
        </w:rPr>
      </w:pPr>
      <w:bookmarkStart w:id="1596" w:name="_Toc262710672"/>
      <w:r w:rsidRPr="003245B3">
        <w:rPr>
          <w:lang w:val="fr-FR"/>
        </w:rPr>
        <w:t>Webradios</w:t>
      </w:r>
      <w:bookmarkEnd w:id="1596"/>
    </w:p>
    <w:p w14:paraId="11091E43" w14:textId="77777777" w:rsidR="00703917" w:rsidRPr="003245B3" w:rsidRDefault="00703917" w:rsidP="00703917">
      <w:pPr>
        <w:rPr>
          <w:lang w:val="fr-FR"/>
        </w:rPr>
      </w:pPr>
      <w:r w:rsidRPr="003245B3">
        <w:rPr>
          <w:lang w:val="fr-FR"/>
        </w:rPr>
        <w:t>TODO : lancement de plusieurs webradio en meme temps (port différent evidement)</w:t>
      </w:r>
    </w:p>
    <w:p w14:paraId="25DABB0C" w14:textId="77777777" w:rsidR="00703917" w:rsidRPr="003245B3" w:rsidRDefault="00703917" w:rsidP="00703917">
      <w:pPr>
        <w:pStyle w:val="Titre2"/>
        <w:rPr>
          <w:lang w:val="fr-FR"/>
        </w:rPr>
      </w:pPr>
      <w:bookmarkStart w:id="1597" w:name="_Toc262710673"/>
      <w:r w:rsidRPr="003245B3">
        <w:rPr>
          <w:lang w:val="fr-FR"/>
        </w:rPr>
        <w:t>Bibliothèque</w:t>
      </w:r>
      <w:bookmarkEnd w:id="1597"/>
    </w:p>
    <w:p w14:paraId="53467281" w14:textId="77777777" w:rsidR="003B2FE1" w:rsidRPr="003245B3" w:rsidRDefault="003B2FE1" w:rsidP="003B2FE1">
      <w:pPr>
        <w:rPr>
          <w:lang w:val="fr-FR"/>
        </w:rPr>
      </w:pPr>
      <w:r w:rsidRPr="003245B3">
        <w:rPr>
          <w:lang w:val="fr-FR"/>
        </w:rPr>
        <w:t>TODO : vérifier que si les foichier sont dsupprimé, ils sont bien enlever de la biblio avec Check library</w:t>
      </w:r>
    </w:p>
    <w:p w14:paraId="50A3B314" w14:textId="77777777" w:rsidR="003B2FE1" w:rsidRPr="003245B3" w:rsidRDefault="003B2FE1" w:rsidP="003B2FE1">
      <w:pPr>
        <w:rPr>
          <w:lang w:val="fr-FR"/>
        </w:rPr>
      </w:pPr>
    </w:p>
    <w:p w14:paraId="3319D58A" w14:textId="77777777" w:rsidR="00703917" w:rsidRPr="003245B3" w:rsidRDefault="00703917" w:rsidP="00703917">
      <w:pPr>
        <w:pStyle w:val="Titre2"/>
        <w:rPr>
          <w:lang w:val="fr-FR"/>
        </w:rPr>
      </w:pPr>
      <w:bookmarkStart w:id="1598" w:name="_Toc262710674"/>
      <w:r w:rsidRPr="003245B3">
        <w:rPr>
          <w:lang w:val="fr-FR"/>
        </w:rPr>
        <w:t>Listes de lecture</w:t>
      </w:r>
      <w:bookmarkEnd w:id="1598"/>
    </w:p>
    <w:p w14:paraId="0121EFB8" w14:textId="77777777" w:rsidR="00703917" w:rsidRPr="003245B3" w:rsidRDefault="00703917" w:rsidP="00703917">
      <w:pPr>
        <w:pStyle w:val="Titre2"/>
        <w:rPr>
          <w:lang w:val="fr-FR"/>
        </w:rPr>
      </w:pPr>
      <w:bookmarkStart w:id="1599" w:name="_Toc262710675"/>
      <w:r w:rsidRPr="003245B3">
        <w:rPr>
          <w:lang w:val="fr-FR"/>
        </w:rPr>
        <w:t>Grille horaire</w:t>
      </w:r>
      <w:bookmarkEnd w:id="1599"/>
    </w:p>
    <w:p w14:paraId="0DF61E7E" w14:textId="77777777" w:rsidR="00703917" w:rsidRPr="003245B3" w:rsidRDefault="00703917" w:rsidP="00703917">
      <w:pPr>
        <w:pStyle w:val="Titre2"/>
        <w:rPr>
          <w:lang w:val="fr-FR"/>
        </w:rPr>
      </w:pPr>
      <w:bookmarkStart w:id="1600" w:name="_Toc262710676"/>
      <w:r w:rsidRPr="003245B3">
        <w:rPr>
          <w:lang w:val="fr-FR"/>
        </w:rPr>
        <w:t>Transcoders</w:t>
      </w:r>
      <w:bookmarkEnd w:id="1600"/>
    </w:p>
    <w:p w14:paraId="35FC878A" w14:textId="77777777" w:rsidR="00703917" w:rsidRPr="003245B3" w:rsidRDefault="00703917" w:rsidP="00703917">
      <w:pPr>
        <w:pStyle w:val="Titre2"/>
        <w:rPr>
          <w:lang w:val="fr-FR"/>
        </w:rPr>
      </w:pPr>
      <w:bookmarkStart w:id="1601" w:name="_Toc262710677"/>
      <w:r w:rsidRPr="003245B3">
        <w:rPr>
          <w:lang w:val="fr-FR"/>
        </w:rPr>
        <w:t>Serveur de diffusion</w:t>
      </w:r>
      <w:bookmarkEnd w:id="1601"/>
    </w:p>
    <w:p w14:paraId="33E88E37" w14:textId="77777777" w:rsidR="00EA59BF" w:rsidRPr="003245B3" w:rsidRDefault="00EA59BF">
      <w:pPr>
        <w:rPr>
          <w:rFonts w:asciiTheme="majorHAnsi" w:eastAsiaTheme="majorEastAsia" w:hAnsiTheme="majorHAnsi" w:cstheme="majorBidi"/>
          <w:b/>
          <w:bCs/>
          <w:color w:val="365F91" w:themeColor="accent1" w:themeShade="BF"/>
          <w:sz w:val="28"/>
          <w:szCs w:val="28"/>
          <w:lang w:val="fr-FR"/>
        </w:rPr>
      </w:pPr>
      <w:r w:rsidRPr="003245B3">
        <w:rPr>
          <w:lang w:val="fr-FR"/>
        </w:rPr>
        <w:br w:type="page"/>
      </w:r>
    </w:p>
    <w:p w14:paraId="7BA4A44D" w14:textId="77777777" w:rsidR="00FA3B39" w:rsidRPr="003245B3" w:rsidRDefault="00FA3B39" w:rsidP="00FA3B39">
      <w:pPr>
        <w:pStyle w:val="Titre1"/>
        <w:rPr>
          <w:lang w:val="fr-FR"/>
        </w:rPr>
      </w:pPr>
      <w:bookmarkStart w:id="1602" w:name="_Toc262710678"/>
      <w:bookmarkStart w:id="1603" w:name="_Toc387323472"/>
      <w:r w:rsidRPr="003245B3">
        <w:rPr>
          <w:lang w:val="fr-FR"/>
        </w:rPr>
        <w:lastRenderedPageBreak/>
        <w:t>Plannings</w:t>
      </w:r>
      <w:bookmarkEnd w:id="1602"/>
      <w:bookmarkEnd w:id="1603"/>
    </w:p>
    <w:p w14:paraId="76401362" w14:textId="77777777" w:rsidR="00FA3B39" w:rsidRPr="003245B3" w:rsidRDefault="00FA3B39" w:rsidP="00FA3B39">
      <w:pPr>
        <w:pStyle w:val="Titre2"/>
        <w:rPr>
          <w:lang w:val="fr-FR"/>
        </w:rPr>
      </w:pPr>
      <w:bookmarkStart w:id="1604" w:name="_Toc262710679"/>
      <w:bookmarkStart w:id="1605" w:name="_Toc387323473"/>
      <w:r w:rsidRPr="003245B3">
        <w:rPr>
          <w:lang w:val="fr-FR"/>
        </w:rPr>
        <w:t>Prévu</w:t>
      </w:r>
      <w:bookmarkEnd w:id="1604"/>
      <w:bookmarkEnd w:id="1605"/>
    </w:p>
    <w:p w14:paraId="133488B8" w14:textId="77777777" w:rsidR="00FA3B39" w:rsidRPr="003245B3" w:rsidRDefault="00FA3B39" w:rsidP="00FA3B39">
      <w:pPr>
        <w:pStyle w:val="Titre2"/>
        <w:rPr>
          <w:lang w:val="fr-FR"/>
        </w:rPr>
      </w:pPr>
      <w:bookmarkStart w:id="1606" w:name="_Toc262710680"/>
      <w:bookmarkStart w:id="1607" w:name="_Toc387323474"/>
      <w:r w:rsidRPr="003245B3">
        <w:rPr>
          <w:lang w:val="fr-FR"/>
        </w:rPr>
        <w:t>Final</w:t>
      </w:r>
      <w:bookmarkEnd w:id="1606"/>
      <w:bookmarkEnd w:id="1607"/>
    </w:p>
    <w:p w14:paraId="616DC6E5" w14:textId="77777777" w:rsidR="00EA59BF" w:rsidRPr="003245B3" w:rsidRDefault="00EA59BF">
      <w:pPr>
        <w:rPr>
          <w:rFonts w:asciiTheme="majorHAnsi" w:eastAsiaTheme="majorEastAsia" w:hAnsiTheme="majorHAnsi" w:cstheme="majorBidi"/>
          <w:b/>
          <w:bCs/>
          <w:color w:val="365F91" w:themeColor="accent1" w:themeShade="BF"/>
          <w:sz w:val="28"/>
          <w:szCs w:val="28"/>
          <w:lang w:val="fr-FR"/>
        </w:rPr>
      </w:pPr>
      <w:r w:rsidRPr="003245B3">
        <w:rPr>
          <w:lang w:val="fr-FR"/>
        </w:rPr>
        <w:br w:type="page"/>
      </w:r>
    </w:p>
    <w:p w14:paraId="4B74270B" w14:textId="77777777" w:rsidR="00BA1CD1" w:rsidRPr="003245B3" w:rsidRDefault="00BA1CD1" w:rsidP="00FA3B39">
      <w:pPr>
        <w:pStyle w:val="Titre1"/>
        <w:rPr>
          <w:lang w:val="fr-FR"/>
        </w:rPr>
      </w:pPr>
      <w:bookmarkStart w:id="1608" w:name="_Toc262710681"/>
      <w:bookmarkStart w:id="1609" w:name="_Toc387323475"/>
      <w:r w:rsidRPr="003245B3">
        <w:rPr>
          <w:lang w:val="fr-FR"/>
        </w:rPr>
        <w:lastRenderedPageBreak/>
        <w:t>Apports personnels</w:t>
      </w:r>
      <w:bookmarkEnd w:id="1608"/>
      <w:bookmarkEnd w:id="1609"/>
    </w:p>
    <w:p w14:paraId="420AA165" w14:textId="77777777" w:rsidR="00EA59BF" w:rsidRPr="003245B3" w:rsidRDefault="00EA59BF">
      <w:pPr>
        <w:rPr>
          <w:rFonts w:asciiTheme="majorHAnsi" w:eastAsiaTheme="majorEastAsia" w:hAnsiTheme="majorHAnsi" w:cstheme="majorBidi"/>
          <w:b/>
          <w:bCs/>
          <w:color w:val="365F91" w:themeColor="accent1" w:themeShade="BF"/>
          <w:sz w:val="28"/>
          <w:szCs w:val="28"/>
          <w:lang w:val="fr-FR"/>
        </w:rPr>
      </w:pPr>
      <w:r w:rsidRPr="003245B3">
        <w:rPr>
          <w:lang w:val="fr-FR"/>
        </w:rPr>
        <w:br w:type="page"/>
      </w:r>
    </w:p>
    <w:p w14:paraId="2CDE75B6" w14:textId="77777777" w:rsidR="00EC240D" w:rsidRPr="003245B3" w:rsidRDefault="00EC240D" w:rsidP="00FA3B39">
      <w:pPr>
        <w:pStyle w:val="Titre1"/>
        <w:rPr>
          <w:lang w:val="fr-FR"/>
        </w:rPr>
      </w:pPr>
      <w:bookmarkStart w:id="1610" w:name="_Toc262710682"/>
      <w:bookmarkStart w:id="1611" w:name="_Toc387323476"/>
      <w:r w:rsidRPr="003245B3">
        <w:rPr>
          <w:lang w:val="fr-FR"/>
        </w:rPr>
        <w:lastRenderedPageBreak/>
        <w:t>Conclusion</w:t>
      </w:r>
      <w:bookmarkEnd w:id="1610"/>
      <w:bookmarkEnd w:id="1611"/>
    </w:p>
    <w:p w14:paraId="6D568EAC" w14:textId="77777777" w:rsidR="00EA59BF" w:rsidRPr="003245B3" w:rsidRDefault="00EA59BF">
      <w:pPr>
        <w:rPr>
          <w:rFonts w:asciiTheme="majorHAnsi" w:eastAsiaTheme="majorEastAsia" w:hAnsiTheme="majorHAnsi" w:cstheme="majorBidi"/>
          <w:b/>
          <w:bCs/>
          <w:color w:val="365F91" w:themeColor="accent1" w:themeShade="BF"/>
          <w:sz w:val="28"/>
          <w:szCs w:val="28"/>
          <w:lang w:val="fr-FR"/>
        </w:rPr>
      </w:pPr>
      <w:r w:rsidRPr="003245B3">
        <w:rPr>
          <w:lang w:val="fr-FR"/>
        </w:rPr>
        <w:br w:type="page"/>
      </w:r>
    </w:p>
    <w:p w14:paraId="2CAC483C" w14:textId="77777777" w:rsidR="00EC240D" w:rsidRPr="003245B3" w:rsidRDefault="00EC240D" w:rsidP="00EC240D">
      <w:pPr>
        <w:pStyle w:val="Titre1"/>
        <w:rPr>
          <w:lang w:val="fr-FR"/>
        </w:rPr>
      </w:pPr>
      <w:bookmarkStart w:id="1612" w:name="_Toc262710683"/>
      <w:bookmarkStart w:id="1613" w:name="_Toc387323477"/>
      <w:r w:rsidRPr="003245B3">
        <w:rPr>
          <w:lang w:val="fr-FR"/>
        </w:rPr>
        <w:lastRenderedPageBreak/>
        <w:t>Améliorations possibles</w:t>
      </w:r>
      <w:bookmarkEnd w:id="1612"/>
      <w:bookmarkEnd w:id="1613"/>
    </w:p>
    <w:p w14:paraId="685BE110" w14:textId="77777777" w:rsidR="00EC240D" w:rsidRPr="003245B3" w:rsidRDefault="00EC240D" w:rsidP="00EC240D">
      <w:pPr>
        <w:pStyle w:val="Paragraphedeliste"/>
        <w:numPr>
          <w:ilvl w:val="0"/>
          <w:numId w:val="4"/>
        </w:numPr>
        <w:rPr>
          <w:lang w:val="fr-FR"/>
        </w:rPr>
      </w:pPr>
      <w:r w:rsidRPr="003245B3">
        <w:rPr>
          <w:lang w:val="fr-FR"/>
        </w:rPr>
        <w:t>Multi-serveur de diffusion par transcoder</w:t>
      </w:r>
    </w:p>
    <w:p w14:paraId="27D616A7" w14:textId="77777777" w:rsidR="00223766" w:rsidRPr="003245B3" w:rsidRDefault="00223766" w:rsidP="00EC240D">
      <w:pPr>
        <w:pStyle w:val="Paragraphedeliste"/>
        <w:numPr>
          <w:ilvl w:val="0"/>
          <w:numId w:val="4"/>
        </w:numPr>
        <w:rPr>
          <w:lang w:val="fr-FR"/>
        </w:rPr>
      </w:pPr>
      <w:r w:rsidRPr="003245B3">
        <w:rPr>
          <w:lang w:val="fr-FR"/>
        </w:rPr>
        <w:t>Evènements périodiques (+ top horaire)</w:t>
      </w:r>
    </w:p>
    <w:p w14:paraId="5B2FD776" w14:textId="77777777" w:rsidR="008865FB" w:rsidRPr="003245B3" w:rsidRDefault="008865FB" w:rsidP="00EC240D">
      <w:pPr>
        <w:pStyle w:val="Paragraphedeliste"/>
        <w:numPr>
          <w:ilvl w:val="0"/>
          <w:numId w:val="4"/>
        </w:numPr>
        <w:rPr>
          <w:lang w:val="fr-FR"/>
        </w:rPr>
      </w:pPr>
      <w:r w:rsidRPr="003245B3">
        <w:rPr>
          <w:lang w:val="fr-FR"/>
        </w:rPr>
        <w:t>DJ</w:t>
      </w:r>
    </w:p>
    <w:p w14:paraId="5569BF0E" w14:textId="77777777" w:rsidR="007E5AE2" w:rsidRPr="003245B3" w:rsidRDefault="0041459E" w:rsidP="00EC240D">
      <w:pPr>
        <w:pStyle w:val="Paragraphedeliste"/>
        <w:numPr>
          <w:ilvl w:val="0"/>
          <w:numId w:val="4"/>
        </w:numPr>
        <w:rPr>
          <w:lang w:val="fr-FR"/>
        </w:rPr>
      </w:pPr>
      <w:r w:rsidRPr="003245B3">
        <w:rPr>
          <w:lang w:val="fr-FR"/>
        </w:rPr>
        <w:t>Gestion de s</w:t>
      </w:r>
      <w:r w:rsidR="007E5AE2" w:rsidRPr="003245B3">
        <w:rPr>
          <w:lang w:val="fr-FR"/>
        </w:rPr>
        <w:t>emaine « type »</w:t>
      </w:r>
      <w:r w:rsidR="002E3488" w:rsidRPr="003245B3">
        <w:rPr>
          <w:lang w:val="fr-FR"/>
        </w:rPr>
        <w:t xml:space="preserve"> (gestion multi semaine)</w:t>
      </w:r>
    </w:p>
    <w:p w14:paraId="54D35939" w14:textId="77777777" w:rsidR="00360251" w:rsidRPr="003245B3" w:rsidRDefault="00360251" w:rsidP="00EC240D">
      <w:pPr>
        <w:pStyle w:val="Paragraphedeliste"/>
        <w:numPr>
          <w:ilvl w:val="0"/>
          <w:numId w:val="4"/>
        </w:numPr>
        <w:rPr>
          <w:lang w:val="fr-FR"/>
        </w:rPr>
      </w:pPr>
      <w:r w:rsidRPr="003245B3">
        <w:rPr>
          <w:lang w:val="fr-FR"/>
        </w:rPr>
        <w:t>Ajouter les exécutables ShoutCAST dans les ressources du logiciel.</w:t>
      </w:r>
    </w:p>
    <w:p w14:paraId="4B12B114" w14:textId="77777777" w:rsidR="00873F24" w:rsidRPr="003245B3" w:rsidRDefault="00873F24" w:rsidP="00FA3B39">
      <w:pPr>
        <w:pStyle w:val="Titre1"/>
        <w:rPr>
          <w:lang w:val="fr-FR"/>
        </w:rPr>
      </w:pPr>
      <w:bookmarkStart w:id="1614" w:name="_Toc262710684"/>
      <w:bookmarkStart w:id="1615" w:name="_Toc387323478"/>
      <w:r w:rsidRPr="003245B3">
        <w:rPr>
          <w:lang w:val="fr-FR"/>
        </w:rPr>
        <w:t>Glossaire</w:t>
      </w:r>
      <w:bookmarkEnd w:id="1614"/>
    </w:p>
    <w:p w14:paraId="27203026" w14:textId="77777777" w:rsidR="00F32620" w:rsidRPr="003245B3" w:rsidRDefault="00F32620" w:rsidP="00F32620">
      <w:pPr>
        <w:pStyle w:val="Paragraphedeliste"/>
        <w:numPr>
          <w:ilvl w:val="0"/>
          <w:numId w:val="5"/>
        </w:numPr>
        <w:rPr>
          <w:lang w:val="fr-FR"/>
        </w:rPr>
      </w:pPr>
      <w:r w:rsidRPr="003245B3">
        <w:rPr>
          <w:lang w:val="fr-FR"/>
        </w:rPr>
        <w:t>Playlist : Liste de lecture</w:t>
      </w:r>
    </w:p>
    <w:p w14:paraId="18E3DA27" w14:textId="77777777" w:rsidR="00F32620" w:rsidRPr="003245B3" w:rsidRDefault="00F32620" w:rsidP="00F32620">
      <w:pPr>
        <w:pStyle w:val="Paragraphedeliste"/>
        <w:numPr>
          <w:ilvl w:val="0"/>
          <w:numId w:val="5"/>
        </w:numPr>
        <w:rPr>
          <w:lang w:val="fr-FR"/>
        </w:rPr>
      </w:pPr>
      <w:r w:rsidRPr="003245B3">
        <w:rPr>
          <w:lang w:val="fr-FR"/>
        </w:rPr>
        <w:t>Stream : Flux</w:t>
      </w:r>
    </w:p>
    <w:p w14:paraId="7834D46B" w14:textId="77777777" w:rsidR="003D04AF" w:rsidRPr="003245B3" w:rsidRDefault="00F32620" w:rsidP="003D04AF">
      <w:pPr>
        <w:pStyle w:val="Paragraphedeliste"/>
        <w:numPr>
          <w:ilvl w:val="0"/>
          <w:numId w:val="5"/>
        </w:numPr>
        <w:rPr>
          <w:lang w:val="fr-FR"/>
        </w:rPr>
      </w:pPr>
      <w:r w:rsidRPr="003245B3">
        <w:rPr>
          <w:lang w:val="fr-FR"/>
        </w:rPr>
        <w:t>Log : Journal des événements</w:t>
      </w:r>
    </w:p>
    <w:p w14:paraId="1DC60D4D" w14:textId="77777777" w:rsidR="009727B9" w:rsidRPr="003245B3" w:rsidRDefault="009727B9" w:rsidP="003D04AF">
      <w:pPr>
        <w:pStyle w:val="Paragraphedeliste"/>
        <w:numPr>
          <w:ilvl w:val="0"/>
          <w:numId w:val="5"/>
        </w:numPr>
        <w:rPr>
          <w:lang w:val="fr-FR"/>
        </w:rPr>
      </w:pPr>
      <w:r w:rsidRPr="003245B3">
        <w:rPr>
          <w:lang w:val="fr-FR"/>
        </w:rPr>
        <w:t>Item : Objet/élément</w:t>
      </w:r>
    </w:p>
    <w:p w14:paraId="51F90356" w14:textId="77777777" w:rsidR="00D034B8" w:rsidRPr="003245B3" w:rsidRDefault="00D034B8" w:rsidP="003D04AF">
      <w:pPr>
        <w:pStyle w:val="Paragraphedeliste"/>
        <w:numPr>
          <w:ilvl w:val="0"/>
          <w:numId w:val="5"/>
        </w:numPr>
        <w:rPr>
          <w:lang w:val="fr-FR"/>
        </w:rPr>
      </w:pPr>
      <w:r w:rsidRPr="003245B3">
        <w:rPr>
          <w:lang w:val="fr-FR"/>
        </w:rPr>
        <w:t>Live : En direct</w:t>
      </w:r>
    </w:p>
    <w:p w14:paraId="5901D534" w14:textId="77777777" w:rsidR="006C1791" w:rsidRPr="003245B3" w:rsidRDefault="006C1791" w:rsidP="006C1791">
      <w:pPr>
        <w:pStyle w:val="Paragraphedeliste"/>
        <w:numPr>
          <w:ilvl w:val="0"/>
          <w:numId w:val="5"/>
        </w:numPr>
        <w:rPr>
          <w:lang w:val="fr-FR"/>
        </w:rPr>
      </w:pPr>
      <w:r w:rsidRPr="003245B3">
        <w:rPr>
          <w:lang w:val="fr-FR"/>
        </w:rPr>
        <w:t>Instanciation : (Anglicisme) Action d’instancier, d’initialiser en programmation, à partir d’un espace mémoire réservé, un objet à partir d’un ensemble de caractéristiques, appelé «classe». Les objets sont obtenus à partir d’une instanciation de classe.</w:t>
      </w:r>
    </w:p>
    <w:p w14:paraId="365D195D" w14:textId="77777777" w:rsidR="00EA7987" w:rsidRPr="003245B3" w:rsidRDefault="00EA7987" w:rsidP="006C1791">
      <w:pPr>
        <w:pStyle w:val="Paragraphedeliste"/>
        <w:numPr>
          <w:ilvl w:val="0"/>
          <w:numId w:val="5"/>
        </w:numPr>
        <w:rPr>
          <w:lang w:val="fr-FR"/>
        </w:rPr>
      </w:pPr>
      <w:r w:rsidRPr="003245B3">
        <w:rPr>
          <w:lang w:val="fr-FR"/>
        </w:rPr>
        <w:t>Object : Classe qui est à la base de toutes les classes .NET.</w:t>
      </w:r>
    </w:p>
    <w:p w14:paraId="2CA2C6B9" w14:textId="77777777" w:rsidR="00FA3B39" w:rsidRPr="003245B3" w:rsidRDefault="00FA3B39" w:rsidP="00FA3B39">
      <w:pPr>
        <w:pStyle w:val="Titre1"/>
        <w:rPr>
          <w:lang w:val="fr-FR"/>
        </w:rPr>
      </w:pPr>
      <w:bookmarkStart w:id="1616" w:name="_Toc262710685"/>
      <w:r w:rsidRPr="003245B3">
        <w:rPr>
          <w:lang w:val="fr-FR"/>
        </w:rPr>
        <w:t>Références</w:t>
      </w:r>
      <w:bookmarkEnd w:id="1615"/>
      <w:bookmarkEnd w:id="1616"/>
    </w:p>
    <w:p w14:paraId="7BAE7B0C" w14:textId="77777777" w:rsidR="00FA3B39" w:rsidRPr="003245B3" w:rsidRDefault="0021440F" w:rsidP="00FA3B39">
      <w:pPr>
        <w:pStyle w:val="Paragraphedeliste"/>
        <w:numPr>
          <w:ilvl w:val="0"/>
          <w:numId w:val="4"/>
        </w:numPr>
        <w:rPr>
          <w:lang w:val="fr-FR"/>
        </w:rPr>
      </w:pPr>
      <w:hyperlink r:id="rId87" w:history="1">
        <w:r w:rsidR="00FA3B39" w:rsidRPr="003245B3">
          <w:rPr>
            <w:rStyle w:val="Lienhypertexte"/>
            <w:lang w:val="fr-FR"/>
          </w:rPr>
          <w:t>https://cacoo.com</w:t>
        </w:r>
      </w:hyperlink>
      <w:r w:rsidR="00FA3B39" w:rsidRPr="003245B3">
        <w:rPr>
          <w:lang w:val="fr-FR"/>
        </w:rPr>
        <w:t> : Création de diagrammes en ligne</w:t>
      </w:r>
    </w:p>
    <w:p w14:paraId="6FB38560" w14:textId="77777777" w:rsidR="00FA3B39" w:rsidRPr="003245B3" w:rsidRDefault="0021440F" w:rsidP="00FA3B39">
      <w:pPr>
        <w:pStyle w:val="Paragraphedeliste"/>
        <w:numPr>
          <w:ilvl w:val="0"/>
          <w:numId w:val="4"/>
        </w:numPr>
        <w:rPr>
          <w:lang w:val="fr-FR"/>
        </w:rPr>
      </w:pPr>
      <w:hyperlink r:id="rId88" w:history="1">
        <w:r w:rsidR="00FA3B39" w:rsidRPr="003245B3">
          <w:rPr>
            <w:rStyle w:val="Lienhypertexte"/>
            <w:lang w:val="fr-FR"/>
          </w:rPr>
          <w:t>http://balsamiq.com/</w:t>
        </w:r>
      </w:hyperlink>
      <w:r w:rsidR="00FA3B39" w:rsidRPr="003245B3">
        <w:rPr>
          <w:lang w:val="fr-FR"/>
        </w:rPr>
        <w:t> : Création de « mokup »</w:t>
      </w:r>
    </w:p>
    <w:p w14:paraId="5510A431" w14:textId="77777777" w:rsidR="00696EF5" w:rsidRPr="003245B3" w:rsidRDefault="0021440F" w:rsidP="00696EF5">
      <w:pPr>
        <w:pStyle w:val="Paragraphedeliste"/>
        <w:numPr>
          <w:ilvl w:val="0"/>
          <w:numId w:val="4"/>
        </w:numPr>
        <w:rPr>
          <w:lang w:val="fr-FR"/>
        </w:rPr>
      </w:pPr>
      <w:hyperlink r:id="rId89" w:history="1">
        <w:r w:rsidR="00696EF5" w:rsidRPr="003245B3">
          <w:rPr>
            <w:rStyle w:val="Lienhypertexte"/>
            <w:lang w:val="fr-FR"/>
          </w:rPr>
          <w:t>http://calendar.codeplex.com/</w:t>
        </w:r>
      </w:hyperlink>
      <w:r w:rsidR="00696EF5" w:rsidRPr="003245B3">
        <w:rPr>
          <w:lang w:val="fr-FR"/>
        </w:rPr>
        <w:t> : Composant C# pour l’affichage du calendrier sur une semaine</w:t>
      </w:r>
    </w:p>
    <w:p w14:paraId="7A77D06D" w14:textId="77777777" w:rsidR="005F5041" w:rsidRPr="003245B3" w:rsidRDefault="0021440F" w:rsidP="005F5041">
      <w:pPr>
        <w:pStyle w:val="Paragraphedeliste"/>
        <w:numPr>
          <w:ilvl w:val="0"/>
          <w:numId w:val="4"/>
        </w:numPr>
        <w:rPr>
          <w:lang w:val="fr-FR"/>
        </w:rPr>
      </w:pPr>
      <w:hyperlink r:id="rId90" w:history="1">
        <w:r w:rsidR="005F5041" w:rsidRPr="003245B3">
          <w:rPr>
            <w:rStyle w:val="Lienhypertexte"/>
            <w:lang w:val="fr-FR"/>
          </w:rPr>
          <w:t>http://sqlitestudio.pl/</w:t>
        </w:r>
      </w:hyperlink>
      <w:r w:rsidR="005F5041" w:rsidRPr="003245B3">
        <w:rPr>
          <w:lang w:val="fr-FR"/>
        </w:rPr>
        <w:t> : Logiciel de gestion de base de données SQLite</w:t>
      </w:r>
    </w:p>
    <w:p w14:paraId="6183E3A0" w14:textId="77777777" w:rsidR="00602E58" w:rsidRPr="003245B3" w:rsidRDefault="0021440F" w:rsidP="00602E58">
      <w:pPr>
        <w:pStyle w:val="Paragraphedeliste"/>
        <w:numPr>
          <w:ilvl w:val="0"/>
          <w:numId w:val="4"/>
        </w:numPr>
        <w:rPr>
          <w:lang w:val="fr-FR"/>
        </w:rPr>
      </w:pPr>
      <w:hyperlink r:id="rId91" w:history="1">
        <w:r w:rsidR="00602E58" w:rsidRPr="003245B3">
          <w:rPr>
            <w:rStyle w:val="Lienhypertexte"/>
            <w:lang w:val="fr-FR"/>
          </w:rPr>
          <w:t>https://github.com/itext/itextsharp</w:t>
        </w:r>
      </w:hyperlink>
      <w:r w:rsidR="00602E58" w:rsidRPr="003245B3">
        <w:rPr>
          <w:lang w:val="fr-FR"/>
        </w:rPr>
        <w:t xml:space="preserve"> : Bibliothèque .NET pour la génération de document (PDF etc…)</w:t>
      </w:r>
    </w:p>
    <w:p w14:paraId="1BC05F0C" w14:textId="77777777" w:rsidR="00EA59BF" w:rsidRPr="003245B3" w:rsidRDefault="00EA59BF" w:rsidP="00EA59BF">
      <w:pPr>
        <w:pStyle w:val="Titre1"/>
        <w:rPr>
          <w:lang w:val="fr-FR"/>
        </w:rPr>
      </w:pPr>
      <w:bookmarkStart w:id="1617" w:name="_Toc262710686"/>
      <w:bookmarkStart w:id="1618" w:name="_Toc387323479"/>
      <w:r w:rsidRPr="003245B3">
        <w:rPr>
          <w:lang w:val="fr-FR"/>
        </w:rPr>
        <w:t>Annexes</w:t>
      </w:r>
      <w:bookmarkEnd w:id="1617"/>
      <w:bookmarkEnd w:id="1618"/>
    </w:p>
    <w:p w14:paraId="3E0B14BE" w14:textId="77777777" w:rsidR="002F5FB3" w:rsidRPr="003245B3" w:rsidRDefault="002F5FB3" w:rsidP="00EA15C4">
      <w:pPr>
        <w:pStyle w:val="Paragraphedeliste"/>
        <w:numPr>
          <w:ilvl w:val="0"/>
          <w:numId w:val="39"/>
        </w:numPr>
        <w:rPr>
          <w:lang w:val="fr-FR"/>
        </w:rPr>
      </w:pPr>
      <w:r w:rsidRPr="003245B3">
        <w:rPr>
          <w:lang w:val="fr-FR"/>
        </w:rPr>
        <w:t>Plannings</w:t>
      </w:r>
    </w:p>
    <w:p w14:paraId="4A279E81" w14:textId="77777777" w:rsidR="00EA15C4" w:rsidRPr="003245B3" w:rsidRDefault="00EA15C4" w:rsidP="00EA15C4">
      <w:pPr>
        <w:pStyle w:val="Paragraphedeliste"/>
        <w:numPr>
          <w:ilvl w:val="0"/>
          <w:numId w:val="39"/>
        </w:numPr>
        <w:rPr>
          <w:lang w:val="fr-FR"/>
        </w:rPr>
      </w:pPr>
      <w:r w:rsidRPr="003245B3">
        <w:rPr>
          <w:lang w:val="fr-FR"/>
        </w:rPr>
        <w:t>Documentation et listing du code</w:t>
      </w:r>
    </w:p>
    <w:p w14:paraId="6CF8A0C3" w14:textId="77777777" w:rsidR="00EA15C4" w:rsidRPr="003245B3" w:rsidRDefault="00EA15C4" w:rsidP="00EA15C4">
      <w:pPr>
        <w:pStyle w:val="Paragraphedeliste"/>
        <w:numPr>
          <w:ilvl w:val="0"/>
          <w:numId w:val="39"/>
        </w:numPr>
        <w:rPr>
          <w:lang w:val="fr-FR"/>
        </w:rPr>
      </w:pPr>
      <w:r w:rsidRPr="003245B3">
        <w:rPr>
          <w:lang w:val="fr-FR"/>
        </w:rPr>
        <w:t>Poster format A4</w:t>
      </w:r>
    </w:p>
    <w:p w14:paraId="193C5A3E" w14:textId="77777777" w:rsidR="00F32620" w:rsidRPr="003245B3" w:rsidRDefault="00F32620" w:rsidP="00F32620">
      <w:pPr>
        <w:rPr>
          <w:lang w:val="fr-FR"/>
        </w:rPr>
      </w:pPr>
    </w:p>
    <w:p w14:paraId="3B5ECAAD" w14:textId="77777777" w:rsidR="00684B16" w:rsidRPr="003245B3" w:rsidRDefault="00684B16" w:rsidP="00684B16">
      <w:pPr>
        <w:rPr>
          <w:lang w:val="fr-FR"/>
        </w:rPr>
      </w:pPr>
    </w:p>
    <w:p w14:paraId="3E9213A2" w14:textId="77777777" w:rsidR="000E0E6D" w:rsidRPr="003245B3" w:rsidRDefault="000E0E6D" w:rsidP="000E0E6D">
      <w:pPr>
        <w:rPr>
          <w:lang w:val="fr-FR"/>
        </w:rPr>
      </w:pPr>
    </w:p>
    <w:sectPr w:rsidR="000E0E6D" w:rsidRPr="003245B3" w:rsidSect="004F2CA5">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46" w:author="Francisco Garcia" w:date="2014-05-26T08:01:00Z" w:initials="FG">
    <w:p w14:paraId="5E887F56" w14:textId="77777777" w:rsidR="0021440F" w:rsidRDefault="0021440F">
      <w:pPr>
        <w:pStyle w:val="Commentaire"/>
      </w:pPr>
      <w:r>
        <w:rPr>
          <w:rStyle w:val="Marquedecommentaire"/>
        </w:rPr>
        <w:annotationRef/>
      </w:r>
      <w:r>
        <w:t>On dit l’instanciation d’une classe, tu l’as écrit dans ton glossaire</w:t>
      </w:r>
    </w:p>
  </w:comment>
  <w:comment w:id="1059" w:author="Francisco Garcia" w:date="2014-05-26T08:04:00Z" w:initials="FG">
    <w:p w14:paraId="3589F22C" w14:textId="77777777" w:rsidR="0021440F" w:rsidRDefault="0021440F">
      <w:pPr>
        <w:pStyle w:val="Commentaire"/>
      </w:pPr>
      <w:r>
        <w:rPr>
          <w:rStyle w:val="Marquedecommentaire"/>
        </w:rPr>
        <w:annotationRef/>
      </w:r>
      <w:r>
        <w:t>Je ne le vois pas ! ;)</w:t>
      </w:r>
    </w:p>
  </w:comment>
  <w:comment w:id="1065" w:author="Francisco Garcia" w:date="2014-05-26T08:06:00Z" w:initials="FG">
    <w:p w14:paraId="081C5A1B" w14:textId="77777777" w:rsidR="0021440F" w:rsidRDefault="0021440F">
      <w:pPr>
        <w:pStyle w:val="Commentaire"/>
      </w:pPr>
      <w:r>
        <w:rPr>
          <w:rStyle w:val="Marquedecommentaire"/>
        </w:rPr>
        <w:annotationRef/>
      </w:r>
      <w:r>
        <w:t>Je me demande si comme controller il ne faudrait pas aussi le mettre partout entre guillement, puisqu’il fait partie de ton Design Pattern MVC.</w:t>
      </w:r>
    </w:p>
  </w:comment>
  <w:comment w:id="1094" w:author="Francisco Garcia" w:date="2014-05-26T08:12:00Z" w:initials="FG">
    <w:p w14:paraId="42B9624D" w14:textId="77777777" w:rsidR="0021440F" w:rsidRDefault="0021440F">
      <w:pPr>
        <w:pStyle w:val="Commentaire"/>
      </w:pPr>
      <w:r>
        <w:rPr>
          <w:rStyle w:val="Marquedecommentaire"/>
        </w:rPr>
        <w:annotationRef/>
      </w:r>
      <w:r>
        <w:t>C’est maintenant que je m’en aperçois. C’est une remarque d’ordre générale. Il serait bien de mettre les numéros de chapitre associés. Sur un document papier, je n’aurai pas la possibilité de Cliquer pour voir le contenu du chapitre le concernant. Mets entre paranthèse le numéro du chapitre.</w:t>
      </w:r>
    </w:p>
  </w:comment>
  <w:comment w:id="1108" w:author="Francisco Garcia" w:date="2014-05-26T08:40:00Z" w:initials="FG">
    <w:p w14:paraId="5CFCE90E" w14:textId="77777777" w:rsidR="0021440F" w:rsidRDefault="0021440F">
      <w:pPr>
        <w:pStyle w:val="Commentaire"/>
      </w:pPr>
      <w:r>
        <w:rPr>
          <w:rStyle w:val="Marquedecommentaire"/>
        </w:rPr>
        <w:annotationRef/>
      </w:r>
      <w:r>
        <w:t>Mettre la provenance, si j’oublie ou j’ai oublié de l’indiquer cette remarque retse valable pour tout les autres bouts de code programm, etc….</w:t>
      </w:r>
    </w:p>
  </w:comment>
  <w:comment w:id="1115" w:author="Francisco Garcia" w:date="2014-05-26T08:39:00Z" w:initials="FG">
    <w:p w14:paraId="6D85AA0E" w14:textId="77777777" w:rsidR="0021440F" w:rsidRDefault="0021440F">
      <w:pPr>
        <w:pStyle w:val="Commentaire"/>
      </w:pPr>
      <w:r>
        <w:rPr>
          <w:rStyle w:val="Marquedecommentaire"/>
        </w:rPr>
        <w:annotationRef/>
      </w:r>
      <w:r>
        <w:t xml:space="preserve">Ce code vient de quel fichier ? </w:t>
      </w:r>
    </w:p>
  </w:comment>
  <w:comment w:id="1125" w:author="Francisco Garcia" w:date="2014-05-26T08:15:00Z" w:initials="FG">
    <w:p w14:paraId="3BD9D179" w14:textId="77777777" w:rsidR="0021440F" w:rsidRDefault="0021440F">
      <w:pPr>
        <w:pStyle w:val="Commentaire"/>
      </w:pPr>
      <w:r>
        <w:rPr>
          <w:rStyle w:val="Marquedecommentaire"/>
        </w:rPr>
        <w:annotationRef/>
      </w:r>
      <w:r>
        <w:t>Il manque le numéro de l’illustration</w:t>
      </w:r>
    </w:p>
  </w:comment>
  <w:comment w:id="1132" w:author="Francisco Garcia" w:date="2014-05-26T08:17:00Z" w:initials="FG">
    <w:p w14:paraId="2E45E87F" w14:textId="77777777" w:rsidR="0021440F" w:rsidRDefault="0021440F">
      <w:pPr>
        <w:pStyle w:val="Commentaire"/>
      </w:pPr>
      <w:r>
        <w:rPr>
          <w:rStyle w:val="Marquedecommentaire"/>
        </w:rPr>
        <w:annotationRef/>
      </w:r>
      <w:r>
        <w:t>Il me manque un bout de code</w:t>
      </w:r>
    </w:p>
  </w:comment>
  <w:comment w:id="1146" w:author="Francisco Garcia" w:date="2014-05-26T08:21:00Z" w:initials="FG">
    <w:p w14:paraId="4AF52C4C" w14:textId="77777777" w:rsidR="0021440F" w:rsidRDefault="0021440F">
      <w:pPr>
        <w:pStyle w:val="Commentaire"/>
      </w:pPr>
      <w:r>
        <w:rPr>
          <w:rStyle w:val="Marquedecommentaire"/>
        </w:rPr>
        <w:annotationRef/>
      </w:r>
      <w:r>
        <w:t>C’est bien de parler des .mp3, mais il serait bon de dire que c’est une norme courante que tu as choisie. Tu aurais pu  pourquoi pas utiliser du .ogg .aac, .wav, .aiff, etc…</w:t>
      </w:r>
    </w:p>
  </w:comment>
  <w:comment w:id="1152" w:author="Francisco Garcia" w:date="2014-05-26T08:22:00Z" w:initials="FG">
    <w:p w14:paraId="3AB1497C" w14:textId="77777777" w:rsidR="0021440F" w:rsidRDefault="0021440F">
      <w:pPr>
        <w:pStyle w:val="Commentaire"/>
      </w:pPr>
      <w:r>
        <w:rPr>
          <w:rStyle w:val="Marquedecommentaire"/>
        </w:rPr>
        <w:annotationRef/>
      </w:r>
      <w:r>
        <w:t>Rappeller que ad est pour les pub, top horaires, etc</w:t>
      </w:r>
      <w:proofErr w:type="gramStart"/>
      <w:r>
        <w:t>..</w:t>
      </w:r>
      <w:proofErr w:type="gramEnd"/>
    </w:p>
  </w:comment>
  <w:comment w:id="1158" w:author="Francisco Garcia" w:date="2014-05-26T08:25:00Z" w:initials="FG">
    <w:p w14:paraId="3E5CE6C6" w14:textId="77777777" w:rsidR="0021440F" w:rsidRDefault="0021440F">
      <w:pPr>
        <w:pStyle w:val="Commentaire"/>
      </w:pPr>
      <w:r>
        <w:rPr>
          <w:rStyle w:val="Marquedecommentaire"/>
        </w:rPr>
        <w:annotationRef/>
      </w:r>
      <w:proofErr w:type="gramStart"/>
      <w:r>
        <w:t>Méfie toi</w:t>
      </w:r>
      <w:proofErr w:type="gramEnd"/>
      <w:r>
        <w:t xml:space="preserve"> si les fichiers sont avec l’extension .Mp3 ou .MP3 ou .mP3, je ne sais pas si ton getfiles fonctionnera. </w:t>
      </w:r>
    </w:p>
  </w:comment>
  <w:comment w:id="1168" w:author="Francisco Garcia" w:date="2014-05-26T08:27:00Z" w:initials="FG">
    <w:p w14:paraId="0D0E13C6" w14:textId="77777777" w:rsidR="0021440F" w:rsidRDefault="0021440F">
      <w:pPr>
        <w:pStyle w:val="Commentaire"/>
      </w:pPr>
      <w:r>
        <w:rPr>
          <w:rStyle w:val="Marquedecommentaire"/>
        </w:rPr>
        <w:annotationRef/>
      </w:r>
      <w:r>
        <w:t>Es-tu capable de lire toutes les versions de tag ID3 ?</w:t>
      </w:r>
    </w:p>
  </w:comment>
  <w:comment w:id="1169" w:author="Francisco Garcia" w:date="2014-05-26T08:28:00Z" w:initials="FG">
    <w:p w14:paraId="70193E3C" w14:textId="77777777" w:rsidR="0021440F" w:rsidRDefault="0021440F">
      <w:pPr>
        <w:pStyle w:val="Commentaire"/>
      </w:pPr>
      <w:r>
        <w:rPr>
          <w:rStyle w:val="Marquedecommentaire"/>
        </w:rPr>
        <w:annotationRef/>
      </w:r>
      <w:r>
        <w:t>Si tu as commencé avec Filenames avec s met les partout ! ;)</w:t>
      </w:r>
    </w:p>
  </w:comment>
  <w:comment w:id="1175" w:author="Francisco Garcia" w:date="2014-05-26T08:29:00Z" w:initials="FG">
    <w:p w14:paraId="1375838D" w14:textId="77777777" w:rsidR="0021440F" w:rsidRDefault="0021440F">
      <w:pPr>
        <w:pStyle w:val="Commentaire"/>
      </w:pPr>
      <w:r>
        <w:rPr>
          <w:rStyle w:val="Marquedecommentaire"/>
        </w:rPr>
        <w:annotationRef/>
      </w:r>
      <w:r>
        <w:t>C’est quoi une métode static ????</w:t>
      </w:r>
    </w:p>
  </w:comment>
  <w:comment w:id="1184" w:author="Francisco Garcia" w:date="2014-05-26T08:35:00Z" w:initials="FG">
    <w:p w14:paraId="1E448686" w14:textId="77777777" w:rsidR="0021440F" w:rsidRDefault="0021440F">
      <w:pPr>
        <w:pStyle w:val="Commentaire"/>
      </w:pPr>
      <w:r>
        <w:rPr>
          <w:rStyle w:val="Marquedecommentaire"/>
        </w:rPr>
        <w:annotationRef/>
      </w:r>
      <w:r>
        <w:t>Si le champ genre n’est pas renseigné, que se passe-t-il ? Est-ce que tu as prévu le genre « unknown » ?</w:t>
      </w:r>
    </w:p>
  </w:comment>
  <w:comment w:id="1203" w:author="Francisco Garcia" w:date="2014-05-26T08:41:00Z" w:initials="FG">
    <w:p w14:paraId="45E99567" w14:textId="77777777" w:rsidR="0021440F" w:rsidRDefault="0021440F">
      <w:pPr>
        <w:pStyle w:val="Commentaire"/>
      </w:pPr>
      <w:r>
        <w:rPr>
          <w:rStyle w:val="Marquedecommentaire"/>
        </w:rPr>
        <w:annotationRef/>
      </w:r>
      <w:r>
        <w:t>Quel fichier ??</w:t>
      </w:r>
    </w:p>
  </w:comment>
  <w:comment w:id="1206" w:author="Francisco Garcia" w:date="2014-05-26T08:42:00Z" w:initials="FG">
    <w:p w14:paraId="2D155847" w14:textId="77777777" w:rsidR="0021440F" w:rsidRDefault="0021440F">
      <w:pPr>
        <w:pStyle w:val="Commentaire"/>
      </w:pPr>
      <w:r>
        <w:rPr>
          <w:rStyle w:val="Marquedecommentaire"/>
        </w:rPr>
        <w:annotationRef/>
      </w:r>
      <w:r>
        <w:t>C’est quoi un test « Ternaire ». ???</w:t>
      </w:r>
    </w:p>
  </w:comment>
  <w:comment w:id="1213" w:author="Francisco Garcia" w:date="2014-05-26T08:44:00Z" w:initials="FG">
    <w:p w14:paraId="26E856B0" w14:textId="77777777" w:rsidR="0021440F" w:rsidRDefault="0021440F">
      <w:pPr>
        <w:pStyle w:val="Commentaire"/>
      </w:pPr>
      <w:r>
        <w:rPr>
          <w:rStyle w:val="Marquedecommentaire"/>
        </w:rPr>
        <w:annotationRef/>
      </w:r>
      <w:r>
        <w:t>C’est bien, mais avant de supprimer l’enregistrement, est-ce que tu donnes la possibilité à l’utilisateur de valider l’effacement ?</w:t>
      </w:r>
    </w:p>
  </w:comment>
  <w:comment w:id="1222" w:author="Francisco Garcia" w:date="2014-05-26T08:47:00Z" w:initials="FG">
    <w:p w14:paraId="58BDA128" w14:textId="79E94233" w:rsidR="0021440F" w:rsidRDefault="0021440F">
      <w:pPr>
        <w:pStyle w:val="Commentaire"/>
      </w:pPr>
      <w:r>
        <w:rPr>
          <w:rStyle w:val="Marquedecommentaire"/>
        </w:rPr>
        <w:annotationRef/>
      </w:r>
      <w:r>
        <w:t>Il faudrait peut-être dire ce que veut dire la casse, car on a l’impression que tu vas tout casser (petter).</w:t>
      </w:r>
    </w:p>
  </w:comment>
  <w:comment w:id="1223" w:author="Francisco Garcia" w:date="2014-05-26T08:48:00Z" w:initials="FG">
    <w:p w14:paraId="20433A03" w14:textId="530C2256" w:rsidR="0021440F" w:rsidRDefault="0021440F">
      <w:pPr>
        <w:pStyle w:val="Commentaire"/>
      </w:pPr>
      <w:r>
        <w:rPr>
          <w:rStyle w:val="Marquedecommentaire"/>
        </w:rPr>
        <w:annotationRef/>
      </w:r>
      <w:r>
        <w:t>Entre paranthèse ou en italique par exemple.</w:t>
      </w:r>
    </w:p>
  </w:comment>
  <w:comment w:id="1237" w:author="Francisco Garcia" w:date="2014-05-26T08:50:00Z" w:initials="FG">
    <w:p w14:paraId="138E1D14" w14:textId="3A01E75D" w:rsidR="0021440F" w:rsidRDefault="0021440F">
      <w:pPr>
        <w:pStyle w:val="Commentaire"/>
      </w:pPr>
      <w:r>
        <w:rPr>
          <w:rStyle w:val="Marquedecommentaire"/>
        </w:rPr>
        <w:annotationRef/>
      </w:r>
      <w:r>
        <w:t>Même si tu le dis en dessus, afin de rester homogène indique dessous la provenance du fichier.</w:t>
      </w:r>
    </w:p>
  </w:comment>
  <w:comment w:id="1242" w:author="Francisco Garcia" w:date="2014-05-26T08:51:00Z" w:initials="FG">
    <w:p w14:paraId="73C1A922" w14:textId="13796960" w:rsidR="0021440F" w:rsidRDefault="0021440F">
      <w:pPr>
        <w:pStyle w:val="Commentaire"/>
      </w:pPr>
      <w:r>
        <w:rPr>
          <w:rStyle w:val="Marquedecommentaire"/>
        </w:rPr>
        <w:annotationRef/>
      </w:r>
      <w:r>
        <w:t>Il faudrait dire dans quel fichier on trouve ce code.</w:t>
      </w:r>
    </w:p>
  </w:comment>
  <w:comment w:id="1252" w:author="Francisco Garcia" w:date="2014-05-26T08:58:00Z" w:initials="FG">
    <w:p w14:paraId="21A9CB1A" w14:textId="77777777" w:rsidR="0021440F" w:rsidRDefault="0021440F">
      <w:pPr>
        <w:pStyle w:val="Commentaire"/>
      </w:pPr>
      <w:r>
        <w:rPr>
          <w:rStyle w:val="Marquedecommentaire"/>
        </w:rPr>
        <w:annotationRef/>
      </w:r>
      <w:proofErr w:type="gramStart"/>
      <w:r>
        <w:t>Méfie toi</w:t>
      </w:r>
      <w:proofErr w:type="gramEnd"/>
      <w:r>
        <w:t xml:space="preserve"> pour le remplissage. Car dans la bibliothèque si tu as un Megamix qui dure 20 minutes, il risque de t’enuyyer. Si tu peux et selement s’il t’en reste le temps, tu pourrais ajouter un paramètre du genr durée minimum de chaque morceau et durée max.</w:t>
      </w:r>
    </w:p>
    <w:p w14:paraId="3CE839C0" w14:textId="4AC1C1C1" w:rsidR="0021440F" w:rsidRDefault="0021440F">
      <w:pPr>
        <w:pStyle w:val="Commentaire"/>
      </w:pPr>
      <w:r>
        <w:t>Il serait bien aussi, mais je pense dans les améliorations de contrôler le nombre de fois que le morceau a été joué, ceci pour éviter de toujours joué les mêmes morceaux de la bibliothèque, même si c’est aléatoire.</w:t>
      </w:r>
    </w:p>
  </w:comment>
  <w:comment w:id="1262" w:author="Francisco Garcia" w:date="2014-05-26T08:59:00Z" w:initials="FG">
    <w:p w14:paraId="715C9CC9" w14:textId="24A981FA" w:rsidR="0021440F" w:rsidRDefault="0021440F">
      <w:pPr>
        <w:pStyle w:val="Commentaire"/>
      </w:pPr>
      <w:r>
        <w:rPr>
          <w:rStyle w:val="Marquedecommentaire"/>
        </w:rPr>
        <w:annotationRef/>
      </w:r>
      <w:r>
        <w:t xml:space="preserve">Pourquoi pas en italique </w:t>
      </w:r>
    </w:p>
  </w:comment>
  <w:comment w:id="1264" w:author="Francisco Garcia" w:date="2014-05-26T08:59:00Z" w:initials="FG">
    <w:p w14:paraId="15EC1935" w14:textId="515FA08C" w:rsidR="0021440F" w:rsidRDefault="0021440F">
      <w:pPr>
        <w:pStyle w:val="Commentaire"/>
      </w:pPr>
      <w:r>
        <w:rPr>
          <w:rStyle w:val="Marquedecommentaire"/>
        </w:rPr>
        <w:annotationRef/>
      </w:r>
      <w:r>
        <w:t>Cet algo est dans quel code source ?</w:t>
      </w:r>
    </w:p>
  </w:comment>
  <w:comment w:id="1331" w:author="Francisco Garcia" w:date="2014-05-26T09:08:00Z" w:initials="FG">
    <w:p w14:paraId="34AF7347" w14:textId="22AD0379" w:rsidR="0021440F" w:rsidRDefault="0021440F">
      <w:pPr>
        <w:pStyle w:val="Commentaire"/>
      </w:pPr>
      <w:r>
        <w:rPr>
          <w:rStyle w:val="Marquedecommentaire"/>
        </w:rPr>
        <w:annotationRef/>
      </w:r>
      <w:r>
        <w:t>Mettre le numéro du chapitre, pour ceux qui auront une version papier.</w:t>
      </w:r>
    </w:p>
  </w:comment>
  <w:comment w:id="1334" w:author="Francisco Garcia" w:date="2014-05-26T09:09:00Z" w:initials="FG">
    <w:p w14:paraId="626AFE6A" w14:textId="424B23C6" w:rsidR="0021440F" w:rsidRDefault="0021440F">
      <w:pPr>
        <w:pStyle w:val="Commentaire"/>
      </w:pPr>
      <w:r>
        <w:rPr>
          <w:rStyle w:val="Marquedecommentaire"/>
        </w:rPr>
        <w:annotationRef/>
      </w:r>
      <w:r>
        <w:t>Ne pas oublier d’indiquer la provnance.</w:t>
      </w:r>
    </w:p>
  </w:comment>
  <w:comment w:id="1335" w:author="Francisco Garcia" w:date="2014-05-26T09:10:00Z" w:initials="FG">
    <w:p w14:paraId="57A83B32" w14:textId="78C076F2" w:rsidR="0021440F" w:rsidRDefault="0021440F">
      <w:pPr>
        <w:pStyle w:val="Commentaire"/>
      </w:pPr>
      <w:r>
        <w:rPr>
          <w:rStyle w:val="Marquedecommentaire"/>
        </w:rPr>
        <w:annotationRef/>
      </w:r>
      <w:r>
        <w:t>Ne pas oublier d’indiquer la provenance.</w:t>
      </w:r>
    </w:p>
  </w:comment>
  <w:comment w:id="1363" w:author="Francisco Garcia" w:date="2014-05-26T09:15:00Z" w:initials="FG">
    <w:p w14:paraId="6F16A75C" w14:textId="741B45DF" w:rsidR="0021440F" w:rsidRDefault="0021440F">
      <w:pPr>
        <w:pStyle w:val="Commentaire"/>
      </w:pPr>
      <w:r>
        <w:rPr>
          <w:rStyle w:val="Marquedecommentaire"/>
        </w:rPr>
        <w:annotationRef/>
      </w:r>
      <w:r>
        <w:t>Comme précédement.</w:t>
      </w:r>
    </w:p>
  </w:comment>
  <w:comment w:id="1402" w:author="Francisco Garcia" w:date="2014-05-26T09:21:00Z" w:initials="FG">
    <w:p w14:paraId="17C04731" w14:textId="3B159176" w:rsidR="0021440F" w:rsidRDefault="0021440F">
      <w:pPr>
        <w:pStyle w:val="Commentaire"/>
      </w:pPr>
      <w:r>
        <w:rPr>
          <w:rStyle w:val="Marquedecommentaire"/>
        </w:rPr>
        <w:annotationRef/>
      </w:r>
      <w:r>
        <w:t>Et pourquoi, celui-ci et pas un autre ?</w:t>
      </w:r>
    </w:p>
  </w:comment>
  <w:comment w:id="1406" w:author="Francisco Garcia" w:date="2014-05-26T09:22:00Z" w:initials="FG">
    <w:p w14:paraId="498B1100" w14:textId="5FE36B5F" w:rsidR="0021440F" w:rsidRDefault="0021440F">
      <w:pPr>
        <w:pStyle w:val="Commentaire"/>
      </w:pPr>
      <w:r>
        <w:rPr>
          <w:rStyle w:val="Marquedecommentaire"/>
        </w:rPr>
        <w:annotationRef/>
      </w:r>
      <w:r>
        <w:t>Dans quel fichier ?</w:t>
      </w:r>
    </w:p>
  </w:comment>
  <w:comment w:id="1415" w:author="Francisco Garcia" w:date="2014-05-26T09:22:00Z" w:initials="FG">
    <w:p w14:paraId="5148A57A" w14:textId="7A312FB8" w:rsidR="0021440F" w:rsidRDefault="0021440F">
      <w:pPr>
        <w:pStyle w:val="Commentaire"/>
      </w:pPr>
      <w:r>
        <w:rPr>
          <w:rStyle w:val="Marquedecommentaire"/>
        </w:rPr>
        <w:annotationRef/>
      </w:r>
      <w:r>
        <w:t>Dans quel fichier ?</w:t>
      </w:r>
    </w:p>
  </w:comment>
  <w:comment w:id="1419" w:author="Francisco Garcia" w:date="2014-05-26T09:23:00Z" w:initials="FG">
    <w:p w14:paraId="4C00AFDC" w14:textId="6EC1400F" w:rsidR="0021440F" w:rsidRDefault="0021440F">
      <w:pPr>
        <w:pStyle w:val="Commentaire"/>
      </w:pPr>
      <w:r>
        <w:rPr>
          <w:rStyle w:val="Marquedecommentaire"/>
        </w:rPr>
        <w:annotationRef/>
      </w:r>
      <w:r>
        <w:t>C’est pour nettoyer les vitres ??? ;) ;)</w:t>
      </w:r>
    </w:p>
  </w:comment>
  <w:comment w:id="1427" w:author="Francisco Garcia" w:date="2014-05-26T09:26:00Z" w:initials="FG">
    <w:p w14:paraId="056BB55F" w14:textId="195D4D7E" w:rsidR="0021440F" w:rsidRDefault="0021440F">
      <w:pPr>
        <w:pStyle w:val="Commentaire"/>
      </w:pPr>
      <w:r>
        <w:rPr>
          <w:rStyle w:val="Marquedecommentaire"/>
        </w:rPr>
        <w:annotationRef/>
      </w:r>
      <w:r>
        <w:t>Quelles sont les conséquences pour ton projet ?</w:t>
      </w:r>
    </w:p>
  </w:comment>
  <w:comment w:id="1436" w:author="Francisco Garcia" w:date="2014-05-26T09:28:00Z" w:initials="FG">
    <w:p w14:paraId="12368B5E" w14:textId="689662AB" w:rsidR="0021440F" w:rsidRDefault="0021440F">
      <w:pPr>
        <w:pStyle w:val="Commentaire"/>
      </w:pPr>
      <w:r>
        <w:rPr>
          <w:rStyle w:val="Marquedecommentaire"/>
        </w:rPr>
        <w:annotationRef/>
      </w:r>
      <w:r>
        <w:t>Prouquoi static ??</w:t>
      </w:r>
    </w:p>
  </w:comment>
  <w:comment w:id="1463" w:author="Francisco Garcia" w:date="2014-05-26T09:33:00Z" w:initials="FG">
    <w:p w14:paraId="74DC12DD" w14:textId="790CF050" w:rsidR="0021440F" w:rsidRDefault="0021440F">
      <w:pPr>
        <w:pStyle w:val="Commentaire"/>
      </w:pPr>
      <w:r>
        <w:rPr>
          <w:rStyle w:val="Marquedecommentaire"/>
        </w:rPr>
        <w:annotationRef/>
      </w:r>
      <w:r>
        <w:t>Ne pas oublier de mettre la provenance.</w:t>
      </w:r>
    </w:p>
  </w:comment>
  <w:comment w:id="1464" w:author="Francisco Garcia" w:date="2014-05-26T09:33:00Z" w:initials="FG">
    <w:p w14:paraId="11BE7B24" w14:textId="73D64D70" w:rsidR="0021440F" w:rsidRDefault="0021440F">
      <w:pPr>
        <w:pStyle w:val="Commentaire"/>
      </w:pPr>
      <w:r>
        <w:rPr>
          <w:rStyle w:val="Marquedecommentaire"/>
        </w:rPr>
        <w:annotationRef/>
      </w:r>
      <w:proofErr w:type="gramStart"/>
      <w:r>
        <w:t>lol</w:t>
      </w:r>
      <w:proofErr w:type="gramEnd"/>
    </w:p>
  </w:comment>
  <w:comment w:id="1465" w:author="Francisco Garcia" w:date="2014-05-26T09:34:00Z" w:initials="FG">
    <w:p w14:paraId="1982068C" w14:textId="754CE54F" w:rsidR="0021440F" w:rsidRDefault="0021440F">
      <w:pPr>
        <w:pStyle w:val="Commentaire"/>
      </w:pPr>
      <w:r>
        <w:rPr>
          <w:rStyle w:val="Marquedecommentaire"/>
        </w:rPr>
        <w:annotationRef/>
      </w:r>
      <w:proofErr w:type="gramStart"/>
      <w:r>
        <w:t>lol</w:t>
      </w:r>
      <w:proofErr w:type="gramEnd"/>
      <w:r>
        <w:t xml:space="preserve"> à nouveau</w:t>
      </w:r>
    </w:p>
  </w:comment>
  <w:comment w:id="1473" w:author="Francisco Garcia" w:date="2014-05-26T09:35:00Z" w:initials="FG">
    <w:p w14:paraId="2205FA1E" w14:textId="2626103C" w:rsidR="0021440F" w:rsidRDefault="0021440F">
      <w:pPr>
        <w:pStyle w:val="Commentaire"/>
      </w:pPr>
      <w:r>
        <w:rPr>
          <w:rStyle w:val="Marquedecommentaire"/>
        </w:rPr>
        <w:annotationRef/>
      </w:r>
      <w:r>
        <w:t>IL faudrait expliquer ce mot.</w:t>
      </w:r>
    </w:p>
  </w:comment>
  <w:comment w:id="1481" w:author="Francisco Garcia" w:date="2014-05-26T09:36:00Z" w:initials="FG">
    <w:p w14:paraId="4DE1AA72" w14:textId="7B2F92A8" w:rsidR="0021440F" w:rsidRDefault="0021440F">
      <w:pPr>
        <w:pStyle w:val="Commentaire"/>
      </w:pPr>
      <w:r>
        <w:rPr>
          <w:rStyle w:val="Marquedecommentaire"/>
        </w:rPr>
        <w:annotationRef/>
      </w:r>
      <w:r>
        <w:t>Dire la provenance</w:t>
      </w:r>
    </w:p>
  </w:comment>
  <w:comment w:id="1504" w:author="Francisco Garcia" w:date="2014-05-26T09:42:00Z" w:initials="FG">
    <w:p w14:paraId="5A674657" w14:textId="32628F18" w:rsidR="0021440F" w:rsidRDefault="0021440F">
      <w:pPr>
        <w:pStyle w:val="Commentaire"/>
      </w:pPr>
      <w:r>
        <w:rPr>
          <w:rStyle w:val="Marquedecommentaire"/>
        </w:rPr>
        <w:annotationRef/>
      </w:r>
      <w:r>
        <w:t>Mettre le numéro du chapitre, pour ceux qui imprime encore.</w:t>
      </w:r>
    </w:p>
  </w:comment>
  <w:comment w:id="1530" w:author="Francisco Garcia" w:date="2014-05-26T10:05:00Z" w:initials="FG">
    <w:p w14:paraId="59E24856" w14:textId="35A0BD1C" w:rsidR="0021440F" w:rsidRDefault="0021440F">
      <w:pPr>
        <w:pStyle w:val="Commentaire"/>
      </w:pPr>
      <w:r>
        <w:rPr>
          <w:rStyle w:val="Marquedecommentaire"/>
        </w:rPr>
        <w:annotationRef/>
      </w:r>
      <w:r>
        <w:t>Mettre la référence pour l’impression papier.</w:t>
      </w:r>
    </w:p>
  </w:comment>
  <w:comment w:id="1567" w:author="Francisco Garcia" w:date="2014-05-26T10:09:00Z" w:initials="FG">
    <w:p w14:paraId="402A88EA" w14:textId="0DEE0F87" w:rsidR="0021440F" w:rsidRDefault="0021440F">
      <w:pPr>
        <w:pStyle w:val="Commentaire"/>
      </w:pPr>
      <w:r>
        <w:rPr>
          <w:rStyle w:val="Marquedecommentaire"/>
        </w:rPr>
        <w:annotationRef/>
      </w:r>
      <w:r>
        <w:t>C’est dans quel fichier ?</w:t>
      </w:r>
    </w:p>
  </w:comment>
  <w:comment w:id="1573" w:author="Francisco Garcia" w:date="2014-05-26T10:09:00Z" w:initials="FG">
    <w:p w14:paraId="666BE667" w14:textId="1EF28B3D" w:rsidR="0021440F" w:rsidRDefault="0021440F">
      <w:pPr>
        <w:pStyle w:val="Commentaire"/>
      </w:pPr>
      <w:r>
        <w:rPr>
          <w:rStyle w:val="Marquedecommentaire"/>
        </w:rPr>
        <w:annotationRef/>
      </w:r>
      <w:r>
        <w:t>Lol</w:t>
      </w:r>
    </w:p>
    <w:p w14:paraId="7300DDFF" w14:textId="5472EAF7" w:rsidR="0021440F" w:rsidRDefault="0021440F">
      <w:pPr>
        <w:pStyle w:val="Commentaire"/>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FEC001" w14:textId="77777777" w:rsidR="00FA6925" w:rsidRDefault="00FA6925" w:rsidP="001E3BC7">
      <w:pPr>
        <w:spacing w:after="0" w:line="240" w:lineRule="auto"/>
      </w:pPr>
      <w:r>
        <w:separator/>
      </w:r>
    </w:p>
  </w:endnote>
  <w:endnote w:type="continuationSeparator" w:id="0">
    <w:p w14:paraId="272DC117" w14:textId="77777777" w:rsidR="00FA6925" w:rsidRDefault="00FA6925" w:rsidP="001E3BC7">
      <w:pPr>
        <w:spacing w:after="0" w:line="240" w:lineRule="auto"/>
      </w:pPr>
      <w:r>
        <w:continuationSeparator/>
      </w:r>
    </w:p>
  </w:endnote>
  <w:endnote w:type="continuationNotice" w:id="1">
    <w:p w14:paraId="633EA584" w14:textId="77777777" w:rsidR="00FA6925" w:rsidRDefault="00FA69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0456A" w14:textId="07C1D799" w:rsidR="0021440F" w:rsidRDefault="0021440F" w:rsidP="008C353A">
    <w:pPr>
      <w:pStyle w:val="Pieddepage"/>
    </w:pPr>
    <w:r w:rsidRPr="008C353A">
      <w:t>Technicien</w:t>
    </w:r>
    <w:r>
      <w:t xml:space="preserve"> ES – CFPT informatique </w:t>
    </w:r>
    <w:r>
      <w:tab/>
    </w:r>
    <w:r>
      <w:tab/>
    </w:r>
    <w:customXmlInsRangeStart w:id="859" w:author="Francisco Garcia" w:date="2014-05-26T10:12:00Z"/>
    <w:sdt>
      <w:sdtPr>
        <w:id w:val="705143261"/>
        <w:docPartObj>
          <w:docPartGallery w:val="Page Numbers (Bottom of Page)"/>
          <w:docPartUnique/>
        </w:docPartObj>
      </w:sdtPr>
      <w:sdtContent>
        <w:customXmlInsRangeEnd w:id="859"/>
        <w:customXmlInsRangeStart w:id="860" w:author="Francisco Garcia" w:date="2014-05-26T10:12:00Z"/>
        <w:sdt>
          <w:sdtPr>
            <w:id w:val="-1669238322"/>
            <w:docPartObj>
              <w:docPartGallery w:val="Page Numbers (Top of Page)"/>
              <w:docPartUnique/>
            </w:docPartObj>
          </w:sdtPr>
          <w:sdtContent>
            <w:customXmlInsRangeEnd w:id="860"/>
            <w:customXmlDelRangeStart w:id="861" w:author="Francisco Garcia" w:date="2014-05-26T10:12:00Z"/>
            <w:sdt>
              <w:sdtPr>
                <w:id w:val="1693496409"/>
                <w:docPartObj>
                  <w:docPartGallery w:val="Page Numbers (Bottom of Page)"/>
                  <w:docPartUnique/>
                </w:docPartObj>
              </w:sdtPr>
              <w:sdtContent>
                <w:customXmlDelRangeEnd w:id="861"/>
                <w:customXmlDelRangeStart w:id="862" w:author="Francisco Garcia" w:date="2014-05-26T10:12:00Z"/>
                <w:sdt>
                  <w:sdtPr>
                    <w:id w:val="360554222"/>
                    <w:docPartObj>
                      <w:docPartGallery w:val="Page Numbers (Top of Page)"/>
                      <w:docPartUnique/>
                    </w:docPartObj>
                  </w:sdtPr>
                  <w:sdtContent>
                    <w:customXmlDelRangeEnd w:id="862"/>
                    <w:r>
                      <w:rPr>
                        <w:lang w:val="fr-FR"/>
                      </w:rPr>
                      <w:t xml:space="preserve">Page </w:t>
                    </w:r>
                    <w:r>
                      <w:rPr>
                        <w:b/>
                        <w:bCs/>
                        <w:sz w:val="24"/>
                        <w:szCs w:val="24"/>
                      </w:rPr>
                      <w:fldChar w:fldCharType="begin"/>
                    </w:r>
                    <w:r>
                      <w:rPr>
                        <w:b/>
                        <w:bCs/>
                      </w:rPr>
                      <w:instrText>PAGE</w:instrText>
                    </w:r>
                    <w:r>
                      <w:rPr>
                        <w:b/>
                        <w:bCs/>
                        <w:sz w:val="24"/>
                        <w:szCs w:val="24"/>
                      </w:rPr>
                      <w:fldChar w:fldCharType="separate"/>
                    </w:r>
                    <w:r w:rsidR="00D238CD">
                      <w:rPr>
                        <w:b/>
                        <w:bCs/>
                        <w:noProof/>
                      </w:rPr>
                      <w:t>59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D238CD">
                      <w:rPr>
                        <w:b/>
                        <w:bCs/>
                        <w:noProof/>
                      </w:rPr>
                      <w:t>92</w:t>
                    </w:r>
                    <w:r>
                      <w:rPr>
                        <w:b/>
                        <w:bCs/>
                        <w:sz w:val="24"/>
                        <w:szCs w:val="24"/>
                      </w:rPr>
                      <w:fldChar w:fldCharType="end"/>
                    </w:r>
                    <w:r>
                      <w:rPr>
                        <w:b/>
                        <w:bCs/>
                        <w:sz w:val="24"/>
                        <w:szCs w:val="24"/>
                      </w:rPr>
                      <w:tab/>
                    </w:r>
                    <w:r>
                      <w:rPr>
                        <w:b/>
                        <w:bCs/>
                        <w:sz w:val="24"/>
                        <w:szCs w:val="24"/>
                      </w:rPr>
                      <w:tab/>
                    </w:r>
                    <w:customXmlDelRangeStart w:id="863" w:author="Francisco Garcia" w:date="2014-05-26T10:12:00Z"/>
                  </w:sdtContent>
                </w:sdt>
                <w:customXmlDelRangeEnd w:id="863"/>
                <w:customXmlDelRangeStart w:id="864" w:author="Francisco Garcia" w:date="2014-05-26T10:12:00Z"/>
              </w:sdtContent>
            </w:sdt>
            <w:customXmlDelRangeEnd w:id="864"/>
            <w:customXmlInsRangeStart w:id="865" w:author="Francisco Garcia" w:date="2014-05-26T10:12:00Z"/>
          </w:sdtContent>
        </w:sdt>
        <w:customXmlInsRangeEnd w:id="865"/>
        <w:customXmlInsRangeStart w:id="866" w:author="Francisco Garcia" w:date="2014-05-26T10:12:00Z"/>
      </w:sdtContent>
    </w:sdt>
    <w:customXmlInsRangeEnd w:id="866"/>
  </w:p>
  <w:p w14:paraId="1EF3C6AE" w14:textId="77777777" w:rsidR="0021440F" w:rsidRDefault="0021440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716D6D" w14:textId="77777777" w:rsidR="00FA6925" w:rsidRDefault="00FA6925" w:rsidP="001E3BC7">
      <w:pPr>
        <w:spacing w:after="0" w:line="240" w:lineRule="auto"/>
      </w:pPr>
      <w:r>
        <w:separator/>
      </w:r>
    </w:p>
  </w:footnote>
  <w:footnote w:type="continuationSeparator" w:id="0">
    <w:p w14:paraId="2CC135D5" w14:textId="77777777" w:rsidR="00FA6925" w:rsidRDefault="00FA6925" w:rsidP="001E3BC7">
      <w:pPr>
        <w:spacing w:after="0" w:line="240" w:lineRule="auto"/>
      </w:pPr>
      <w:r>
        <w:continuationSeparator/>
      </w:r>
    </w:p>
  </w:footnote>
  <w:footnote w:type="continuationNotice" w:id="1">
    <w:p w14:paraId="70EEF515" w14:textId="77777777" w:rsidR="00FA6925" w:rsidRDefault="00FA6925">
      <w:pPr>
        <w:spacing w:after="0" w:line="240" w:lineRule="auto"/>
      </w:pPr>
    </w:p>
  </w:footnote>
  <w:footnote w:id="2">
    <w:p w14:paraId="3030E44B" w14:textId="77777777" w:rsidR="0021440F" w:rsidRDefault="0021440F"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3">
    <w:p w14:paraId="5EB2E384" w14:textId="77777777" w:rsidR="0021440F" w:rsidRDefault="0021440F">
      <w:pPr>
        <w:pStyle w:val="Notedebasdepage"/>
      </w:pPr>
      <w:r>
        <w:rPr>
          <w:rStyle w:val="Appelnotedebasdep"/>
        </w:rPr>
        <w:footnoteRef/>
      </w:r>
      <w:r>
        <w:t xml:space="preserve"> Voir le chapitre concernant </w:t>
      </w:r>
      <w:hyperlink w:anchor="ShoutCast" w:history="1">
        <w:r w:rsidRPr="004F2CA5">
          <w:rPr>
            <w:rStyle w:val="Lienhypertexte"/>
          </w:rPr>
          <w:t>ShoutCAST</w:t>
        </w:r>
      </w:hyperlink>
      <w:r>
        <w:t xml:space="preserve"> dans l’analyse organique.</w:t>
      </w:r>
    </w:p>
  </w:footnote>
  <w:footnote w:id="4">
    <w:p w14:paraId="0FCF29BB" w14:textId="77777777" w:rsidR="0021440F" w:rsidRDefault="0021440F">
      <w:pPr>
        <w:pStyle w:val="Notedebasdepage"/>
      </w:pPr>
      <w:r>
        <w:rPr>
          <w:rStyle w:val="Appelnotedebasdep"/>
        </w:rPr>
        <w:footnoteRef/>
      </w:r>
      <w:r>
        <w:t xml:space="preserve"> Permet de créer un flux audio vers un serveur de diffusions</w:t>
      </w:r>
    </w:p>
  </w:footnote>
  <w:footnote w:id="5">
    <w:p w14:paraId="19809831" w14:textId="77777777" w:rsidR="0021440F" w:rsidRDefault="0021440F">
      <w:pPr>
        <w:pStyle w:val="Notedebasdepage"/>
      </w:pPr>
      <w:r>
        <w:rPr>
          <w:rStyle w:val="Appelnotedebasdep"/>
        </w:rPr>
        <w:footnoteRef/>
      </w:r>
      <w:r>
        <w:t xml:space="preserve"> Fournisseur de services internet</w:t>
      </w:r>
    </w:p>
  </w:footnote>
  <w:footnote w:id="6">
    <w:p w14:paraId="755B5E8C" w14:textId="77777777" w:rsidR="0021440F" w:rsidRDefault="0021440F">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7">
    <w:p w14:paraId="4D471D64" w14:textId="77777777" w:rsidR="0021440F" w:rsidRDefault="0021440F">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8">
    <w:p w14:paraId="3C3F5AF9" w14:textId="77777777" w:rsidR="0021440F" w:rsidRDefault="0021440F">
      <w:pPr>
        <w:pStyle w:val="Notedebasdepage"/>
      </w:pPr>
      <w:r>
        <w:rPr>
          <w:rStyle w:val="Appelnotedebasdep"/>
        </w:rPr>
        <w:footnoteRef/>
      </w:r>
      <w:r>
        <w:t xml:space="preserve"> Taux d’échantillonnage </w:t>
      </w:r>
    </w:p>
  </w:footnote>
  <w:footnote w:id="9">
    <w:p w14:paraId="6591CD89" w14:textId="77777777" w:rsidR="0021440F" w:rsidRDefault="0021440F">
      <w:pPr>
        <w:pStyle w:val="Notedebasdepage"/>
      </w:pPr>
      <w:r>
        <w:rPr>
          <w:rStyle w:val="Appelnotedebasdep"/>
        </w:rPr>
        <w:footnoteRef/>
      </w:r>
      <w:r>
        <w:t xml:space="preserve"> Dynamic Link Library</w:t>
      </w:r>
    </w:p>
  </w:footnote>
  <w:footnote w:id="10">
    <w:p w14:paraId="2586DAC3" w14:textId="77777777" w:rsidR="0021440F" w:rsidRDefault="0021440F">
      <w:pPr>
        <w:pStyle w:val="Notedebasdepage"/>
      </w:pPr>
      <w:r>
        <w:rPr>
          <w:rStyle w:val="Appelnotedebasdep"/>
        </w:rPr>
        <w:footnoteRef/>
      </w:r>
      <w:r>
        <w:t xml:space="preserve"> Lecteur multimédia développé par Nullsoft</w:t>
      </w:r>
    </w:p>
  </w:footnote>
  <w:footnote w:id="11">
    <w:p w14:paraId="41832416" w14:textId="77777777" w:rsidR="0021440F" w:rsidRDefault="0021440F">
      <w:pPr>
        <w:pStyle w:val="Notedebasdepage"/>
      </w:pPr>
      <w:r>
        <w:rPr>
          <w:rStyle w:val="Appelnotedebasdep"/>
        </w:rPr>
        <w:footnoteRef/>
      </w:r>
      <w:r>
        <w:t xml:space="preserve"> </w:t>
      </w:r>
      <w:proofErr w:type="gramStart"/>
      <w:r>
        <w:t>eX</w:t>
      </w:r>
      <w:r w:rsidRPr="00282363">
        <w:t>tensible</w:t>
      </w:r>
      <w:proofErr w:type="gramEnd"/>
      <w:r w:rsidRPr="00282363">
        <w:t xml:space="preserve"> Markup Language</w:t>
      </w:r>
      <w:r>
        <w:t> : Langage de balisage extensible</w:t>
      </w:r>
    </w:p>
  </w:footnote>
  <w:footnote w:id="12">
    <w:p w14:paraId="5F0C3123" w14:textId="77777777" w:rsidR="0021440F" w:rsidRDefault="0021440F">
      <w:pPr>
        <w:pStyle w:val="Notedebasdepage"/>
      </w:pPr>
      <w:r>
        <w:rPr>
          <w:rStyle w:val="Appelnotedebasdep"/>
        </w:rPr>
        <w:footnoteRef/>
      </w:r>
      <w:r>
        <w:t xml:space="preserve"> Voir </w:t>
      </w:r>
      <w:hyperlink w:anchor="Glossaire" w:history="1">
        <w:r w:rsidRPr="009727B9">
          <w:rPr>
            <w:rStyle w:val="Lienhypertexte"/>
          </w:rPr>
          <w:t>glossaire</w:t>
        </w:r>
      </w:hyperlink>
    </w:p>
  </w:footnote>
  <w:footnote w:id="13">
    <w:p w14:paraId="71C6010D" w14:textId="77777777" w:rsidR="0021440F" w:rsidRDefault="0021440F">
      <w:pPr>
        <w:pStyle w:val="Notedebasdepage"/>
      </w:pPr>
      <w:r>
        <w:rPr>
          <w:rStyle w:val="Appelnotedebasdep"/>
        </w:rPr>
        <w:footnoteRef/>
      </w:r>
      <w:r>
        <w:t xml:space="preserve"> Voir </w:t>
      </w:r>
      <w:hyperlink w:anchor="Glossaire" w:history="1">
        <w:r w:rsidRPr="006C1791">
          <w:rPr>
            <w:rStyle w:val="Lienhypertexte"/>
          </w:rPr>
          <w:t>glossaire</w:t>
        </w:r>
      </w:hyperlink>
    </w:p>
  </w:footnote>
  <w:footnote w:id="14">
    <w:p w14:paraId="54233ACB" w14:textId="77777777" w:rsidR="0021440F" w:rsidRDefault="0021440F">
      <w:pPr>
        <w:pStyle w:val="Notedebasdepage"/>
      </w:pPr>
      <w:r>
        <w:rPr>
          <w:rStyle w:val="Appelnotedebasdep"/>
        </w:rPr>
        <w:footnoteRef/>
      </w:r>
      <w:r>
        <w:t xml:space="preserve"> </w:t>
      </w:r>
      <w:r w:rsidRPr="001A1D35">
        <w:t>Le modificateur override est nécessaire pour étendre ou modifier l'implémentation abstraite ou virtuelle d'une méthode, d'une propriété, d'un indexeur ou d'un événement hérité(e).</w:t>
      </w:r>
    </w:p>
  </w:footnote>
  <w:footnote w:id="15">
    <w:p w14:paraId="66936D50" w14:textId="77777777" w:rsidR="0021440F" w:rsidRDefault="0021440F">
      <w:pPr>
        <w:pStyle w:val="Notedebasdepage"/>
      </w:pPr>
      <w:r>
        <w:rPr>
          <w:rStyle w:val="Appelnotedebasdep"/>
        </w:rPr>
        <w:footnoteRef/>
      </w:r>
      <w:r>
        <w:t xml:space="preserve"> Voir </w:t>
      </w:r>
      <w:hyperlink w:anchor="Glossaire" w:history="1">
        <w:r w:rsidRPr="00EA7987">
          <w:rPr>
            <w:rStyle w:val="Lienhypertexte"/>
          </w:rPr>
          <w:t>glossaire</w:t>
        </w:r>
      </w:hyperlink>
    </w:p>
  </w:footnote>
  <w:footnote w:id="16">
    <w:p w14:paraId="40D581A9" w14:textId="77777777" w:rsidR="0021440F" w:rsidRDefault="0021440F">
      <w:pPr>
        <w:pStyle w:val="Notedebasdepage"/>
      </w:pPr>
      <w:r>
        <w:rPr>
          <w:rStyle w:val="Appelnotedebasdep"/>
        </w:rPr>
        <w:footnoteRef/>
      </w:r>
      <w:r>
        <w:t xml:space="preserve"> Voir chapitre concernant </w:t>
      </w:r>
      <w:hyperlink w:anchor="Tags ID3" w:history="1">
        <w:r w:rsidRPr="001D21DB">
          <w:rPr>
            <w:rStyle w:val="Lienhypertexte"/>
          </w:rPr>
          <w:t>les tags ID3</w:t>
        </w:r>
      </w:hyperlink>
    </w:p>
  </w:footnote>
  <w:footnote w:id="17">
    <w:p w14:paraId="59DC03F0" w14:textId="77777777" w:rsidR="0021440F" w:rsidRDefault="0021440F">
      <w:pPr>
        <w:pStyle w:val="Notedebasdepage"/>
      </w:pPr>
      <w:r>
        <w:rPr>
          <w:rStyle w:val="Appelnotedebasdep"/>
        </w:rPr>
        <w:footnoteRef/>
      </w:r>
      <w:r>
        <w:t xml:space="preserve"> </w:t>
      </w:r>
      <w:r w:rsidRPr="00E827E5">
        <w:t>Une métadonnée est une donnée servant à définir ou décrire une autre donnée quel que soit son support (papier ou électronique).</w:t>
      </w:r>
    </w:p>
  </w:footnote>
  <w:footnote w:id="18">
    <w:p w14:paraId="688FFC54" w14:textId="77777777" w:rsidR="0021440F" w:rsidRDefault="0021440F">
      <w:pPr>
        <w:pStyle w:val="Notedebasdepage"/>
      </w:pPr>
      <w:r>
        <w:rPr>
          <w:rStyle w:val="Appelnotedebasdep"/>
        </w:rPr>
        <w:footnoteRef/>
      </w:r>
      <w:r>
        <w:t xml:space="preserve"> Table du temps ou grille horaire en anglais.</w:t>
      </w:r>
    </w:p>
  </w:footnote>
  <w:footnote w:id="19">
    <w:p w14:paraId="76D0232A" w14:textId="77777777" w:rsidR="0021440F" w:rsidRDefault="0021440F">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20">
    <w:p w14:paraId="29E1FDBE" w14:textId="77777777" w:rsidR="0021440F" w:rsidRDefault="0021440F">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F7E9B5" w14:textId="77777777" w:rsidR="0021440F" w:rsidRDefault="0021440F">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CE97089"/>
    <w:multiLevelType w:val="hybridMultilevel"/>
    <w:tmpl w:val="1E3A0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5B44BF7"/>
    <w:multiLevelType w:val="hybridMultilevel"/>
    <w:tmpl w:val="FB44E9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D567B4D"/>
    <w:multiLevelType w:val="hybridMultilevel"/>
    <w:tmpl w:val="284AE86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02B7611"/>
    <w:multiLevelType w:val="hybridMultilevel"/>
    <w:tmpl w:val="539605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4ABA7712"/>
    <w:multiLevelType w:val="hybridMultilevel"/>
    <w:tmpl w:val="8312AC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50F7551D"/>
    <w:multiLevelType w:val="hybridMultilevel"/>
    <w:tmpl w:val="FBF806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52CD41AF"/>
    <w:multiLevelType w:val="hybridMultilevel"/>
    <w:tmpl w:val="3C40B2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55C64DF4"/>
    <w:multiLevelType w:val="hybridMultilevel"/>
    <w:tmpl w:val="AD868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7E2A6D07"/>
    <w:multiLevelType w:val="hybridMultilevel"/>
    <w:tmpl w:val="D9EE1B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32"/>
  </w:num>
  <w:num w:numId="4">
    <w:abstractNumId w:val="38"/>
  </w:num>
  <w:num w:numId="5">
    <w:abstractNumId w:val="18"/>
  </w:num>
  <w:num w:numId="6">
    <w:abstractNumId w:val="11"/>
  </w:num>
  <w:num w:numId="7">
    <w:abstractNumId w:val="1"/>
  </w:num>
  <w:num w:numId="8">
    <w:abstractNumId w:val="0"/>
  </w:num>
  <w:num w:numId="9">
    <w:abstractNumId w:val="2"/>
  </w:num>
  <w:num w:numId="10">
    <w:abstractNumId w:val="21"/>
  </w:num>
  <w:num w:numId="11">
    <w:abstractNumId w:val="33"/>
  </w:num>
  <w:num w:numId="12">
    <w:abstractNumId w:val="15"/>
  </w:num>
  <w:num w:numId="13">
    <w:abstractNumId w:val="8"/>
  </w:num>
  <w:num w:numId="14">
    <w:abstractNumId w:val="24"/>
  </w:num>
  <w:num w:numId="15">
    <w:abstractNumId w:val="13"/>
  </w:num>
  <w:num w:numId="16">
    <w:abstractNumId w:val="9"/>
  </w:num>
  <w:num w:numId="17">
    <w:abstractNumId w:val="19"/>
  </w:num>
  <w:num w:numId="18">
    <w:abstractNumId w:val="36"/>
  </w:num>
  <w:num w:numId="19">
    <w:abstractNumId w:val="4"/>
  </w:num>
  <w:num w:numId="20">
    <w:abstractNumId w:val="35"/>
  </w:num>
  <w:num w:numId="21">
    <w:abstractNumId w:val="14"/>
  </w:num>
  <w:num w:numId="22">
    <w:abstractNumId w:val="6"/>
  </w:num>
  <w:num w:numId="23">
    <w:abstractNumId w:val="37"/>
  </w:num>
  <w:num w:numId="24">
    <w:abstractNumId w:val="28"/>
  </w:num>
  <w:num w:numId="25">
    <w:abstractNumId w:val="31"/>
  </w:num>
  <w:num w:numId="26">
    <w:abstractNumId w:val="12"/>
  </w:num>
  <w:num w:numId="27">
    <w:abstractNumId w:val="22"/>
  </w:num>
  <w:num w:numId="28">
    <w:abstractNumId w:val="30"/>
  </w:num>
  <w:num w:numId="29">
    <w:abstractNumId w:val="34"/>
  </w:num>
  <w:num w:numId="30">
    <w:abstractNumId w:val="29"/>
  </w:num>
  <w:num w:numId="31">
    <w:abstractNumId w:val="16"/>
  </w:num>
  <w:num w:numId="32">
    <w:abstractNumId w:val="39"/>
  </w:num>
  <w:num w:numId="33">
    <w:abstractNumId w:val="5"/>
  </w:num>
  <w:num w:numId="34">
    <w:abstractNumId w:val="10"/>
  </w:num>
  <w:num w:numId="35">
    <w:abstractNumId w:val="17"/>
  </w:num>
  <w:num w:numId="36">
    <w:abstractNumId w:val="25"/>
  </w:num>
  <w:num w:numId="37">
    <w:abstractNumId w:val="26"/>
  </w:num>
  <w:num w:numId="38">
    <w:abstractNumId w:val="20"/>
  </w:num>
  <w:num w:numId="39">
    <w:abstractNumId w:val="27"/>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B4C"/>
    <w:rsid w:val="00016DF5"/>
    <w:rsid w:val="00017D46"/>
    <w:rsid w:val="00017F1E"/>
    <w:rsid w:val="00021343"/>
    <w:rsid w:val="000213F7"/>
    <w:rsid w:val="0002321A"/>
    <w:rsid w:val="00024837"/>
    <w:rsid w:val="00030876"/>
    <w:rsid w:val="00031BE9"/>
    <w:rsid w:val="00031E9F"/>
    <w:rsid w:val="00032D10"/>
    <w:rsid w:val="00034B47"/>
    <w:rsid w:val="00041DDC"/>
    <w:rsid w:val="00046274"/>
    <w:rsid w:val="0004744A"/>
    <w:rsid w:val="0004789B"/>
    <w:rsid w:val="000526F7"/>
    <w:rsid w:val="00052824"/>
    <w:rsid w:val="000544EB"/>
    <w:rsid w:val="00055CDE"/>
    <w:rsid w:val="0005600F"/>
    <w:rsid w:val="0005764D"/>
    <w:rsid w:val="00057B68"/>
    <w:rsid w:val="000617EF"/>
    <w:rsid w:val="00061F19"/>
    <w:rsid w:val="00063EA6"/>
    <w:rsid w:val="00065313"/>
    <w:rsid w:val="0006617A"/>
    <w:rsid w:val="00070D86"/>
    <w:rsid w:val="00072D46"/>
    <w:rsid w:val="000742BA"/>
    <w:rsid w:val="00081815"/>
    <w:rsid w:val="00082664"/>
    <w:rsid w:val="000832A8"/>
    <w:rsid w:val="0008405A"/>
    <w:rsid w:val="000845E8"/>
    <w:rsid w:val="000860B7"/>
    <w:rsid w:val="00086D10"/>
    <w:rsid w:val="0009148A"/>
    <w:rsid w:val="00092A0E"/>
    <w:rsid w:val="00093066"/>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E35"/>
    <w:rsid w:val="000F3F5B"/>
    <w:rsid w:val="000F4481"/>
    <w:rsid w:val="000F47B8"/>
    <w:rsid w:val="000F601D"/>
    <w:rsid w:val="000F6A63"/>
    <w:rsid w:val="0010076B"/>
    <w:rsid w:val="00101831"/>
    <w:rsid w:val="0010398F"/>
    <w:rsid w:val="001040D7"/>
    <w:rsid w:val="00105326"/>
    <w:rsid w:val="00110450"/>
    <w:rsid w:val="001125DB"/>
    <w:rsid w:val="00114C77"/>
    <w:rsid w:val="00115BB9"/>
    <w:rsid w:val="00117F55"/>
    <w:rsid w:val="0012178A"/>
    <w:rsid w:val="00121B11"/>
    <w:rsid w:val="00126369"/>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3FF"/>
    <w:rsid w:val="001537F6"/>
    <w:rsid w:val="00153C86"/>
    <w:rsid w:val="0015587A"/>
    <w:rsid w:val="001560BE"/>
    <w:rsid w:val="00156BF8"/>
    <w:rsid w:val="00156E9C"/>
    <w:rsid w:val="00162C50"/>
    <w:rsid w:val="00164525"/>
    <w:rsid w:val="00165EE5"/>
    <w:rsid w:val="001673EB"/>
    <w:rsid w:val="00167870"/>
    <w:rsid w:val="00170508"/>
    <w:rsid w:val="00170F7A"/>
    <w:rsid w:val="0017193F"/>
    <w:rsid w:val="00173060"/>
    <w:rsid w:val="00173771"/>
    <w:rsid w:val="00176C0C"/>
    <w:rsid w:val="00180162"/>
    <w:rsid w:val="00190ED7"/>
    <w:rsid w:val="00191D7C"/>
    <w:rsid w:val="00192167"/>
    <w:rsid w:val="001924DE"/>
    <w:rsid w:val="00193329"/>
    <w:rsid w:val="00194CA0"/>
    <w:rsid w:val="00195003"/>
    <w:rsid w:val="00195855"/>
    <w:rsid w:val="001958BB"/>
    <w:rsid w:val="00196D8B"/>
    <w:rsid w:val="00197A42"/>
    <w:rsid w:val="001A0874"/>
    <w:rsid w:val="001A1D35"/>
    <w:rsid w:val="001A48EF"/>
    <w:rsid w:val="001B7F34"/>
    <w:rsid w:val="001C1B3E"/>
    <w:rsid w:val="001C5E40"/>
    <w:rsid w:val="001D21DB"/>
    <w:rsid w:val="001D39EA"/>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40F"/>
    <w:rsid w:val="002148B6"/>
    <w:rsid w:val="0021620B"/>
    <w:rsid w:val="0021752D"/>
    <w:rsid w:val="00217950"/>
    <w:rsid w:val="002236BC"/>
    <w:rsid w:val="00223766"/>
    <w:rsid w:val="00223A5C"/>
    <w:rsid w:val="002267B8"/>
    <w:rsid w:val="0022763C"/>
    <w:rsid w:val="00227F75"/>
    <w:rsid w:val="00232A72"/>
    <w:rsid w:val="00232F81"/>
    <w:rsid w:val="00233AC4"/>
    <w:rsid w:val="00236F73"/>
    <w:rsid w:val="00245E84"/>
    <w:rsid w:val="002473D4"/>
    <w:rsid w:val="00247F67"/>
    <w:rsid w:val="00252256"/>
    <w:rsid w:val="00252B21"/>
    <w:rsid w:val="00253034"/>
    <w:rsid w:val="00256544"/>
    <w:rsid w:val="00260246"/>
    <w:rsid w:val="00262B43"/>
    <w:rsid w:val="00265A3A"/>
    <w:rsid w:val="00265FF8"/>
    <w:rsid w:val="002663DD"/>
    <w:rsid w:val="00266DDB"/>
    <w:rsid w:val="00271862"/>
    <w:rsid w:val="002737B6"/>
    <w:rsid w:val="0027415B"/>
    <w:rsid w:val="00282363"/>
    <w:rsid w:val="00283B48"/>
    <w:rsid w:val="002845CA"/>
    <w:rsid w:val="00285B97"/>
    <w:rsid w:val="00290B46"/>
    <w:rsid w:val="00291023"/>
    <w:rsid w:val="002927FB"/>
    <w:rsid w:val="002934BB"/>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001F"/>
    <w:rsid w:val="002F5C5B"/>
    <w:rsid w:val="002F5FB3"/>
    <w:rsid w:val="002F6ECE"/>
    <w:rsid w:val="00303036"/>
    <w:rsid w:val="00305635"/>
    <w:rsid w:val="00312816"/>
    <w:rsid w:val="00313B3B"/>
    <w:rsid w:val="003175FA"/>
    <w:rsid w:val="00317DE0"/>
    <w:rsid w:val="00317DED"/>
    <w:rsid w:val="003245B3"/>
    <w:rsid w:val="0032667C"/>
    <w:rsid w:val="00326AC5"/>
    <w:rsid w:val="003300F3"/>
    <w:rsid w:val="00330F66"/>
    <w:rsid w:val="00332B7C"/>
    <w:rsid w:val="00337094"/>
    <w:rsid w:val="00337718"/>
    <w:rsid w:val="00346F41"/>
    <w:rsid w:val="00352160"/>
    <w:rsid w:val="00356AC0"/>
    <w:rsid w:val="00360251"/>
    <w:rsid w:val="00361735"/>
    <w:rsid w:val="00362282"/>
    <w:rsid w:val="00362603"/>
    <w:rsid w:val="00365B48"/>
    <w:rsid w:val="00367C6C"/>
    <w:rsid w:val="003705B7"/>
    <w:rsid w:val="0037267A"/>
    <w:rsid w:val="0037618C"/>
    <w:rsid w:val="00380034"/>
    <w:rsid w:val="003812AE"/>
    <w:rsid w:val="00381D03"/>
    <w:rsid w:val="0038288F"/>
    <w:rsid w:val="00384C6F"/>
    <w:rsid w:val="00386DCC"/>
    <w:rsid w:val="00393DDC"/>
    <w:rsid w:val="003A20D1"/>
    <w:rsid w:val="003A2F6A"/>
    <w:rsid w:val="003A34FE"/>
    <w:rsid w:val="003A5057"/>
    <w:rsid w:val="003A6889"/>
    <w:rsid w:val="003B0736"/>
    <w:rsid w:val="003B225D"/>
    <w:rsid w:val="003B2FE1"/>
    <w:rsid w:val="003B3264"/>
    <w:rsid w:val="003B3D4E"/>
    <w:rsid w:val="003B7DA1"/>
    <w:rsid w:val="003C442D"/>
    <w:rsid w:val="003C68A9"/>
    <w:rsid w:val="003C6ED8"/>
    <w:rsid w:val="003D04AF"/>
    <w:rsid w:val="003D3BAC"/>
    <w:rsid w:val="003D4AC6"/>
    <w:rsid w:val="003D617C"/>
    <w:rsid w:val="003D6EED"/>
    <w:rsid w:val="003E0A29"/>
    <w:rsid w:val="003E23BA"/>
    <w:rsid w:val="003E420B"/>
    <w:rsid w:val="003F0338"/>
    <w:rsid w:val="003F182E"/>
    <w:rsid w:val="003F31F0"/>
    <w:rsid w:val="00402A09"/>
    <w:rsid w:val="00402A4D"/>
    <w:rsid w:val="00403984"/>
    <w:rsid w:val="00404A2D"/>
    <w:rsid w:val="00406205"/>
    <w:rsid w:val="00413476"/>
    <w:rsid w:val="00413C16"/>
    <w:rsid w:val="004140D8"/>
    <w:rsid w:val="0041459E"/>
    <w:rsid w:val="00415EEB"/>
    <w:rsid w:val="00416961"/>
    <w:rsid w:val="004213FE"/>
    <w:rsid w:val="00421679"/>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95EEE"/>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E5CF6"/>
    <w:rsid w:val="004F09B6"/>
    <w:rsid w:val="004F1807"/>
    <w:rsid w:val="004F2CA5"/>
    <w:rsid w:val="004F3D6A"/>
    <w:rsid w:val="004F4653"/>
    <w:rsid w:val="004F7621"/>
    <w:rsid w:val="004F7B22"/>
    <w:rsid w:val="004F7D40"/>
    <w:rsid w:val="005024E7"/>
    <w:rsid w:val="005058FA"/>
    <w:rsid w:val="00513458"/>
    <w:rsid w:val="00516041"/>
    <w:rsid w:val="005167CC"/>
    <w:rsid w:val="00516EFA"/>
    <w:rsid w:val="005202E4"/>
    <w:rsid w:val="005239E6"/>
    <w:rsid w:val="005243C0"/>
    <w:rsid w:val="00525F81"/>
    <w:rsid w:val="00531984"/>
    <w:rsid w:val="00532779"/>
    <w:rsid w:val="005329DA"/>
    <w:rsid w:val="00532C71"/>
    <w:rsid w:val="0053786B"/>
    <w:rsid w:val="00537AC4"/>
    <w:rsid w:val="00544631"/>
    <w:rsid w:val="00551151"/>
    <w:rsid w:val="005515CC"/>
    <w:rsid w:val="00555D0B"/>
    <w:rsid w:val="005568B0"/>
    <w:rsid w:val="00556DD3"/>
    <w:rsid w:val="00557B72"/>
    <w:rsid w:val="00563E5E"/>
    <w:rsid w:val="005650CA"/>
    <w:rsid w:val="005678A6"/>
    <w:rsid w:val="00571195"/>
    <w:rsid w:val="005732FB"/>
    <w:rsid w:val="00573306"/>
    <w:rsid w:val="00574FB1"/>
    <w:rsid w:val="005776C0"/>
    <w:rsid w:val="0058483A"/>
    <w:rsid w:val="00590A3A"/>
    <w:rsid w:val="005916B6"/>
    <w:rsid w:val="00594770"/>
    <w:rsid w:val="00594A41"/>
    <w:rsid w:val="00595065"/>
    <w:rsid w:val="005A22A8"/>
    <w:rsid w:val="005A783C"/>
    <w:rsid w:val="005A7F1E"/>
    <w:rsid w:val="005B0A7E"/>
    <w:rsid w:val="005B174F"/>
    <w:rsid w:val="005B3507"/>
    <w:rsid w:val="005B3EBF"/>
    <w:rsid w:val="005B5700"/>
    <w:rsid w:val="005C1FE4"/>
    <w:rsid w:val="005C4827"/>
    <w:rsid w:val="005C5860"/>
    <w:rsid w:val="005C684D"/>
    <w:rsid w:val="005D3D5A"/>
    <w:rsid w:val="005D560E"/>
    <w:rsid w:val="005E1B5C"/>
    <w:rsid w:val="005E1CB8"/>
    <w:rsid w:val="005E5132"/>
    <w:rsid w:val="005E672B"/>
    <w:rsid w:val="005E7F31"/>
    <w:rsid w:val="005F052D"/>
    <w:rsid w:val="005F23FF"/>
    <w:rsid w:val="005F37A2"/>
    <w:rsid w:val="005F5041"/>
    <w:rsid w:val="005F55A3"/>
    <w:rsid w:val="005F5E34"/>
    <w:rsid w:val="005F7054"/>
    <w:rsid w:val="005F7E54"/>
    <w:rsid w:val="00602025"/>
    <w:rsid w:val="00602E58"/>
    <w:rsid w:val="006111FC"/>
    <w:rsid w:val="00620926"/>
    <w:rsid w:val="006229FC"/>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544"/>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5B95"/>
    <w:rsid w:val="00696EF5"/>
    <w:rsid w:val="0069787D"/>
    <w:rsid w:val="006A0520"/>
    <w:rsid w:val="006A4760"/>
    <w:rsid w:val="006A47E8"/>
    <w:rsid w:val="006A6447"/>
    <w:rsid w:val="006B0FC0"/>
    <w:rsid w:val="006B2B97"/>
    <w:rsid w:val="006B4569"/>
    <w:rsid w:val="006B5DD9"/>
    <w:rsid w:val="006B73CB"/>
    <w:rsid w:val="006B79A5"/>
    <w:rsid w:val="006B7A6A"/>
    <w:rsid w:val="006C1791"/>
    <w:rsid w:val="006C328C"/>
    <w:rsid w:val="006C4B39"/>
    <w:rsid w:val="006C50F7"/>
    <w:rsid w:val="006C69B6"/>
    <w:rsid w:val="006C6E7C"/>
    <w:rsid w:val="006C7B9C"/>
    <w:rsid w:val="006D1C48"/>
    <w:rsid w:val="006D21D5"/>
    <w:rsid w:val="006D536A"/>
    <w:rsid w:val="006D5E9A"/>
    <w:rsid w:val="006D73F4"/>
    <w:rsid w:val="006D7C21"/>
    <w:rsid w:val="006F0FEF"/>
    <w:rsid w:val="006F118C"/>
    <w:rsid w:val="006F1FF2"/>
    <w:rsid w:val="006F2788"/>
    <w:rsid w:val="006F6E45"/>
    <w:rsid w:val="006F6F2B"/>
    <w:rsid w:val="006F76D3"/>
    <w:rsid w:val="006F776C"/>
    <w:rsid w:val="0070022F"/>
    <w:rsid w:val="00701C33"/>
    <w:rsid w:val="007021FB"/>
    <w:rsid w:val="00703917"/>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3654E"/>
    <w:rsid w:val="00741DF4"/>
    <w:rsid w:val="00744AA7"/>
    <w:rsid w:val="00744E4A"/>
    <w:rsid w:val="0074531B"/>
    <w:rsid w:val="00746465"/>
    <w:rsid w:val="007543ED"/>
    <w:rsid w:val="00754B09"/>
    <w:rsid w:val="00756334"/>
    <w:rsid w:val="00761666"/>
    <w:rsid w:val="00763617"/>
    <w:rsid w:val="00767902"/>
    <w:rsid w:val="00771CA6"/>
    <w:rsid w:val="00772898"/>
    <w:rsid w:val="007729B2"/>
    <w:rsid w:val="00774E5E"/>
    <w:rsid w:val="00775606"/>
    <w:rsid w:val="0077665B"/>
    <w:rsid w:val="007802EF"/>
    <w:rsid w:val="007823D7"/>
    <w:rsid w:val="00792BB3"/>
    <w:rsid w:val="00793246"/>
    <w:rsid w:val="00793A43"/>
    <w:rsid w:val="00793FDE"/>
    <w:rsid w:val="007A18BA"/>
    <w:rsid w:val="007B0488"/>
    <w:rsid w:val="007B19C4"/>
    <w:rsid w:val="007B20AC"/>
    <w:rsid w:val="007B21DA"/>
    <w:rsid w:val="007B2C23"/>
    <w:rsid w:val="007B3395"/>
    <w:rsid w:val="007B3F9B"/>
    <w:rsid w:val="007B4825"/>
    <w:rsid w:val="007B51A9"/>
    <w:rsid w:val="007B5203"/>
    <w:rsid w:val="007B52B2"/>
    <w:rsid w:val="007B63BB"/>
    <w:rsid w:val="007B6440"/>
    <w:rsid w:val="007B7633"/>
    <w:rsid w:val="007C2806"/>
    <w:rsid w:val="007C2C46"/>
    <w:rsid w:val="007C33E7"/>
    <w:rsid w:val="007D0DFC"/>
    <w:rsid w:val="007D34AA"/>
    <w:rsid w:val="007E09C7"/>
    <w:rsid w:val="007E5AE2"/>
    <w:rsid w:val="007E634E"/>
    <w:rsid w:val="007E72CB"/>
    <w:rsid w:val="007E7C95"/>
    <w:rsid w:val="007F02BA"/>
    <w:rsid w:val="007F0308"/>
    <w:rsid w:val="007F4B96"/>
    <w:rsid w:val="007F4F75"/>
    <w:rsid w:val="007F70C6"/>
    <w:rsid w:val="007F7AF5"/>
    <w:rsid w:val="00800E96"/>
    <w:rsid w:val="008024A8"/>
    <w:rsid w:val="008038C6"/>
    <w:rsid w:val="008049A3"/>
    <w:rsid w:val="00804E32"/>
    <w:rsid w:val="00805D18"/>
    <w:rsid w:val="00807941"/>
    <w:rsid w:val="00812086"/>
    <w:rsid w:val="00816C9E"/>
    <w:rsid w:val="00817A24"/>
    <w:rsid w:val="008200B7"/>
    <w:rsid w:val="00822BBF"/>
    <w:rsid w:val="0082323A"/>
    <w:rsid w:val="00823551"/>
    <w:rsid w:val="00824D13"/>
    <w:rsid w:val="00832A0C"/>
    <w:rsid w:val="00833661"/>
    <w:rsid w:val="0083748A"/>
    <w:rsid w:val="00842DE6"/>
    <w:rsid w:val="008438C9"/>
    <w:rsid w:val="0084391E"/>
    <w:rsid w:val="00843DE2"/>
    <w:rsid w:val="00847003"/>
    <w:rsid w:val="00847247"/>
    <w:rsid w:val="00847A5B"/>
    <w:rsid w:val="00852435"/>
    <w:rsid w:val="008539B7"/>
    <w:rsid w:val="00854EAE"/>
    <w:rsid w:val="008561AA"/>
    <w:rsid w:val="0086157D"/>
    <w:rsid w:val="00871F18"/>
    <w:rsid w:val="00872FBD"/>
    <w:rsid w:val="00873325"/>
    <w:rsid w:val="00873F24"/>
    <w:rsid w:val="00876DC8"/>
    <w:rsid w:val="00877160"/>
    <w:rsid w:val="008828F7"/>
    <w:rsid w:val="00882C04"/>
    <w:rsid w:val="00883688"/>
    <w:rsid w:val="008865FB"/>
    <w:rsid w:val="00891A8D"/>
    <w:rsid w:val="00892709"/>
    <w:rsid w:val="0089341B"/>
    <w:rsid w:val="00895697"/>
    <w:rsid w:val="00896063"/>
    <w:rsid w:val="00897DC0"/>
    <w:rsid w:val="008A0883"/>
    <w:rsid w:val="008A120E"/>
    <w:rsid w:val="008A3A73"/>
    <w:rsid w:val="008B116B"/>
    <w:rsid w:val="008B78AD"/>
    <w:rsid w:val="008C0673"/>
    <w:rsid w:val="008C353A"/>
    <w:rsid w:val="008C741A"/>
    <w:rsid w:val="008C74AA"/>
    <w:rsid w:val="008D02DA"/>
    <w:rsid w:val="008D2394"/>
    <w:rsid w:val="008D5AC9"/>
    <w:rsid w:val="008E398C"/>
    <w:rsid w:val="008E3F57"/>
    <w:rsid w:val="008E3FDB"/>
    <w:rsid w:val="008E6635"/>
    <w:rsid w:val="008E6905"/>
    <w:rsid w:val="008F02B1"/>
    <w:rsid w:val="008F1009"/>
    <w:rsid w:val="008F2D11"/>
    <w:rsid w:val="008F30F4"/>
    <w:rsid w:val="008F513F"/>
    <w:rsid w:val="008F607B"/>
    <w:rsid w:val="00901D64"/>
    <w:rsid w:val="00903266"/>
    <w:rsid w:val="00905FB3"/>
    <w:rsid w:val="00912AFA"/>
    <w:rsid w:val="00913AF0"/>
    <w:rsid w:val="00914811"/>
    <w:rsid w:val="00914F9E"/>
    <w:rsid w:val="009150F8"/>
    <w:rsid w:val="009163CA"/>
    <w:rsid w:val="00920864"/>
    <w:rsid w:val="00922395"/>
    <w:rsid w:val="00927823"/>
    <w:rsid w:val="00930609"/>
    <w:rsid w:val="00930CBE"/>
    <w:rsid w:val="00934BE7"/>
    <w:rsid w:val="00936AC6"/>
    <w:rsid w:val="00937440"/>
    <w:rsid w:val="00945164"/>
    <w:rsid w:val="00945172"/>
    <w:rsid w:val="0094662E"/>
    <w:rsid w:val="00946D9D"/>
    <w:rsid w:val="00950D60"/>
    <w:rsid w:val="0095104D"/>
    <w:rsid w:val="0095119A"/>
    <w:rsid w:val="00951AC8"/>
    <w:rsid w:val="00951C0D"/>
    <w:rsid w:val="00956BB5"/>
    <w:rsid w:val="00962013"/>
    <w:rsid w:val="009641D1"/>
    <w:rsid w:val="00965643"/>
    <w:rsid w:val="009658D8"/>
    <w:rsid w:val="00966ADC"/>
    <w:rsid w:val="0096755A"/>
    <w:rsid w:val="009723DE"/>
    <w:rsid w:val="009727B9"/>
    <w:rsid w:val="009735C1"/>
    <w:rsid w:val="0097377F"/>
    <w:rsid w:val="00973C0D"/>
    <w:rsid w:val="0097535A"/>
    <w:rsid w:val="00975E04"/>
    <w:rsid w:val="009804D6"/>
    <w:rsid w:val="00980E45"/>
    <w:rsid w:val="009812B5"/>
    <w:rsid w:val="00981FC9"/>
    <w:rsid w:val="009826B0"/>
    <w:rsid w:val="00983FD6"/>
    <w:rsid w:val="0098521F"/>
    <w:rsid w:val="00985E08"/>
    <w:rsid w:val="009862BA"/>
    <w:rsid w:val="00986DEC"/>
    <w:rsid w:val="0098702E"/>
    <w:rsid w:val="0099036A"/>
    <w:rsid w:val="0099566D"/>
    <w:rsid w:val="009975D5"/>
    <w:rsid w:val="00997850"/>
    <w:rsid w:val="00997B9D"/>
    <w:rsid w:val="009A059E"/>
    <w:rsid w:val="009A55C5"/>
    <w:rsid w:val="009A6FC5"/>
    <w:rsid w:val="009C174B"/>
    <w:rsid w:val="009C1B1B"/>
    <w:rsid w:val="009C2D7E"/>
    <w:rsid w:val="009C3B84"/>
    <w:rsid w:val="009C42BE"/>
    <w:rsid w:val="009C5DF6"/>
    <w:rsid w:val="009C7237"/>
    <w:rsid w:val="009D0168"/>
    <w:rsid w:val="009D2E71"/>
    <w:rsid w:val="009D3789"/>
    <w:rsid w:val="009D3E6A"/>
    <w:rsid w:val="009D592D"/>
    <w:rsid w:val="009D5DC2"/>
    <w:rsid w:val="009D634F"/>
    <w:rsid w:val="009D74C8"/>
    <w:rsid w:val="009D761A"/>
    <w:rsid w:val="009E0D14"/>
    <w:rsid w:val="009E1C67"/>
    <w:rsid w:val="009E1D80"/>
    <w:rsid w:val="009E4C43"/>
    <w:rsid w:val="009E52AC"/>
    <w:rsid w:val="009F075A"/>
    <w:rsid w:val="009F3BC4"/>
    <w:rsid w:val="009F3F3D"/>
    <w:rsid w:val="009F440F"/>
    <w:rsid w:val="009F6CC7"/>
    <w:rsid w:val="00A01C51"/>
    <w:rsid w:val="00A04234"/>
    <w:rsid w:val="00A043E2"/>
    <w:rsid w:val="00A04D95"/>
    <w:rsid w:val="00A13268"/>
    <w:rsid w:val="00A14F9A"/>
    <w:rsid w:val="00A15238"/>
    <w:rsid w:val="00A154BE"/>
    <w:rsid w:val="00A17D94"/>
    <w:rsid w:val="00A20281"/>
    <w:rsid w:val="00A209E4"/>
    <w:rsid w:val="00A2310B"/>
    <w:rsid w:val="00A25E7D"/>
    <w:rsid w:val="00A3010D"/>
    <w:rsid w:val="00A30F7C"/>
    <w:rsid w:val="00A31DE7"/>
    <w:rsid w:val="00A3766B"/>
    <w:rsid w:val="00A40593"/>
    <w:rsid w:val="00A41D54"/>
    <w:rsid w:val="00A42BBD"/>
    <w:rsid w:val="00A4362B"/>
    <w:rsid w:val="00A43832"/>
    <w:rsid w:val="00A45FD8"/>
    <w:rsid w:val="00A46272"/>
    <w:rsid w:val="00A5109E"/>
    <w:rsid w:val="00A52BF1"/>
    <w:rsid w:val="00A56565"/>
    <w:rsid w:val="00A56C7A"/>
    <w:rsid w:val="00A63F8B"/>
    <w:rsid w:val="00A647CB"/>
    <w:rsid w:val="00A66590"/>
    <w:rsid w:val="00A7118C"/>
    <w:rsid w:val="00A7170E"/>
    <w:rsid w:val="00A773CB"/>
    <w:rsid w:val="00A80FB9"/>
    <w:rsid w:val="00A82561"/>
    <w:rsid w:val="00A82852"/>
    <w:rsid w:val="00A8726F"/>
    <w:rsid w:val="00A917BF"/>
    <w:rsid w:val="00A91A10"/>
    <w:rsid w:val="00A920F4"/>
    <w:rsid w:val="00A9279D"/>
    <w:rsid w:val="00A92CCF"/>
    <w:rsid w:val="00A9474F"/>
    <w:rsid w:val="00A97915"/>
    <w:rsid w:val="00AA1314"/>
    <w:rsid w:val="00AA1885"/>
    <w:rsid w:val="00AA1BCD"/>
    <w:rsid w:val="00AA4A0C"/>
    <w:rsid w:val="00AA5E82"/>
    <w:rsid w:val="00AA63DB"/>
    <w:rsid w:val="00AA6898"/>
    <w:rsid w:val="00AA7B30"/>
    <w:rsid w:val="00AB351F"/>
    <w:rsid w:val="00AB64D4"/>
    <w:rsid w:val="00AC0CC0"/>
    <w:rsid w:val="00AC164D"/>
    <w:rsid w:val="00AC2DCE"/>
    <w:rsid w:val="00AC5A8E"/>
    <w:rsid w:val="00AD054C"/>
    <w:rsid w:val="00AE0DF2"/>
    <w:rsid w:val="00AE19CD"/>
    <w:rsid w:val="00AE310B"/>
    <w:rsid w:val="00AE5DAA"/>
    <w:rsid w:val="00AE624B"/>
    <w:rsid w:val="00AE7165"/>
    <w:rsid w:val="00AE7847"/>
    <w:rsid w:val="00AF1043"/>
    <w:rsid w:val="00AF1B37"/>
    <w:rsid w:val="00AF3787"/>
    <w:rsid w:val="00AF7321"/>
    <w:rsid w:val="00B0054C"/>
    <w:rsid w:val="00B02FE6"/>
    <w:rsid w:val="00B05AAB"/>
    <w:rsid w:val="00B06619"/>
    <w:rsid w:val="00B12BD9"/>
    <w:rsid w:val="00B131DF"/>
    <w:rsid w:val="00B171FF"/>
    <w:rsid w:val="00B24261"/>
    <w:rsid w:val="00B250EB"/>
    <w:rsid w:val="00B26FE3"/>
    <w:rsid w:val="00B30473"/>
    <w:rsid w:val="00B32CB5"/>
    <w:rsid w:val="00B332B6"/>
    <w:rsid w:val="00B34ECF"/>
    <w:rsid w:val="00B35CA8"/>
    <w:rsid w:val="00B40F00"/>
    <w:rsid w:val="00B4228C"/>
    <w:rsid w:val="00B42D0C"/>
    <w:rsid w:val="00B44C9B"/>
    <w:rsid w:val="00B47CF2"/>
    <w:rsid w:val="00B50524"/>
    <w:rsid w:val="00B54187"/>
    <w:rsid w:val="00B5593B"/>
    <w:rsid w:val="00B57211"/>
    <w:rsid w:val="00B60400"/>
    <w:rsid w:val="00B64A46"/>
    <w:rsid w:val="00B65035"/>
    <w:rsid w:val="00B6741F"/>
    <w:rsid w:val="00B71745"/>
    <w:rsid w:val="00B76423"/>
    <w:rsid w:val="00B764AA"/>
    <w:rsid w:val="00B804D1"/>
    <w:rsid w:val="00B863C2"/>
    <w:rsid w:val="00B90B90"/>
    <w:rsid w:val="00B91513"/>
    <w:rsid w:val="00B93EA7"/>
    <w:rsid w:val="00B940FC"/>
    <w:rsid w:val="00B96323"/>
    <w:rsid w:val="00B979AB"/>
    <w:rsid w:val="00B97C08"/>
    <w:rsid w:val="00BA171F"/>
    <w:rsid w:val="00BA1CD1"/>
    <w:rsid w:val="00BA300E"/>
    <w:rsid w:val="00BA4556"/>
    <w:rsid w:val="00BA4614"/>
    <w:rsid w:val="00BA61AD"/>
    <w:rsid w:val="00BA694D"/>
    <w:rsid w:val="00BA795C"/>
    <w:rsid w:val="00BB1036"/>
    <w:rsid w:val="00BB2C23"/>
    <w:rsid w:val="00BB4431"/>
    <w:rsid w:val="00BB5343"/>
    <w:rsid w:val="00BC0D4E"/>
    <w:rsid w:val="00BC211D"/>
    <w:rsid w:val="00BC46C0"/>
    <w:rsid w:val="00BC4C5E"/>
    <w:rsid w:val="00BD01D9"/>
    <w:rsid w:val="00BD1915"/>
    <w:rsid w:val="00BD233A"/>
    <w:rsid w:val="00BD652B"/>
    <w:rsid w:val="00BE05BC"/>
    <w:rsid w:val="00BE2370"/>
    <w:rsid w:val="00BF0FE1"/>
    <w:rsid w:val="00BF1A5C"/>
    <w:rsid w:val="00BF39A1"/>
    <w:rsid w:val="00C003D1"/>
    <w:rsid w:val="00C00BBE"/>
    <w:rsid w:val="00C00DC4"/>
    <w:rsid w:val="00C00FE1"/>
    <w:rsid w:val="00C0432C"/>
    <w:rsid w:val="00C046BA"/>
    <w:rsid w:val="00C04935"/>
    <w:rsid w:val="00C06658"/>
    <w:rsid w:val="00C0718D"/>
    <w:rsid w:val="00C10851"/>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143"/>
    <w:rsid w:val="00C95AE8"/>
    <w:rsid w:val="00C95B4E"/>
    <w:rsid w:val="00C96466"/>
    <w:rsid w:val="00CA337E"/>
    <w:rsid w:val="00CA777F"/>
    <w:rsid w:val="00CB441C"/>
    <w:rsid w:val="00CB6B9A"/>
    <w:rsid w:val="00CC0BE0"/>
    <w:rsid w:val="00CC1942"/>
    <w:rsid w:val="00CC29D2"/>
    <w:rsid w:val="00CD0717"/>
    <w:rsid w:val="00CD2C89"/>
    <w:rsid w:val="00CD3C16"/>
    <w:rsid w:val="00CD53CF"/>
    <w:rsid w:val="00CE4157"/>
    <w:rsid w:val="00CE4B52"/>
    <w:rsid w:val="00CE7616"/>
    <w:rsid w:val="00CE7964"/>
    <w:rsid w:val="00CF59F0"/>
    <w:rsid w:val="00CF7515"/>
    <w:rsid w:val="00CF7AAD"/>
    <w:rsid w:val="00D001FA"/>
    <w:rsid w:val="00D01FFA"/>
    <w:rsid w:val="00D034B8"/>
    <w:rsid w:val="00D061F6"/>
    <w:rsid w:val="00D10D80"/>
    <w:rsid w:val="00D119F4"/>
    <w:rsid w:val="00D12E52"/>
    <w:rsid w:val="00D16388"/>
    <w:rsid w:val="00D175BA"/>
    <w:rsid w:val="00D2272D"/>
    <w:rsid w:val="00D229D2"/>
    <w:rsid w:val="00D238CD"/>
    <w:rsid w:val="00D2410A"/>
    <w:rsid w:val="00D25527"/>
    <w:rsid w:val="00D276A0"/>
    <w:rsid w:val="00D30B2D"/>
    <w:rsid w:val="00D3260C"/>
    <w:rsid w:val="00D328D5"/>
    <w:rsid w:val="00D357D0"/>
    <w:rsid w:val="00D4007A"/>
    <w:rsid w:val="00D41273"/>
    <w:rsid w:val="00D4560A"/>
    <w:rsid w:val="00D465C7"/>
    <w:rsid w:val="00D46C93"/>
    <w:rsid w:val="00D46F2D"/>
    <w:rsid w:val="00D548A9"/>
    <w:rsid w:val="00D559F8"/>
    <w:rsid w:val="00D55CD5"/>
    <w:rsid w:val="00D61695"/>
    <w:rsid w:val="00D6474E"/>
    <w:rsid w:val="00D6508E"/>
    <w:rsid w:val="00D65A0C"/>
    <w:rsid w:val="00D65E74"/>
    <w:rsid w:val="00D66463"/>
    <w:rsid w:val="00D66F01"/>
    <w:rsid w:val="00D704F6"/>
    <w:rsid w:val="00D7620D"/>
    <w:rsid w:val="00D76977"/>
    <w:rsid w:val="00D77BF7"/>
    <w:rsid w:val="00D8190B"/>
    <w:rsid w:val="00D82D06"/>
    <w:rsid w:val="00D83DCF"/>
    <w:rsid w:val="00D86407"/>
    <w:rsid w:val="00D92C85"/>
    <w:rsid w:val="00D93BB0"/>
    <w:rsid w:val="00DA022D"/>
    <w:rsid w:val="00DA0DF2"/>
    <w:rsid w:val="00DA1306"/>
    <w:rsid w:val="00DA2E32"/>
    <w:rsid w:val="00DA2FD1"/>
    <w:rsid w:val="00DA470D"/>
    <w:rsid w:val="00DA477E"/>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117B1"/>
    <w:rsid w:val="00E13745"/>
    <w:rsid w:val="00E137AC"/>
    <w:rsid w:val="00E159CC"/>
    <w:rsid w:val="00E1726F"/>
    <w:rsid w:val="00E17B79"/>
    <w:rsid w:val="00E24C69"/>
    <w:rsid w:val="00E25C5C"/>
    <w:rsid w:val="00E310F2"/>
    <w:rsid w:val="00E315B0"/>
    <w:rsid w:val="00E31B7B"/>
    <w:rsid w:val="00E31DF1"/>
    <w:rsid w:val="00E31F76"/>
    <w:rsid w:val="00E32620"/>
    <w:rsid w:val="00E378CB"/>
    <w:rsid w:val="00E40A3F"/>
    <w:rsid w:val="00E43132"/>
    <w:rsid w:val="00E43C51"/>
    <w:rsid w:val="00E47AD2"/>
    <w:rsid w:val="00E50F5D"/>
    <w:rsid w:val="00E526B9"/>
    <w:rsid w:val="00E57DFA"/>
    <w:rsid w:val="00E61299"/>
    <w:rsid w:val="00E61E8F"/>
    <w:rsid w:val="00E62FF6"/>
    <w:rsid w:val="00E634F9"/>
    <w:rsid w:val="00E635D4"/>
    <w:rsid w:val="00E66F0C"/>
    <w:rsid w:val="00E70BAA"/>
    <w:rsid w:val="00E75D13"/>
    <w:rsid w:val="00E77C63"/>
    <w:rsid w:val="00E80BC3"/>
    <w:rsid w:val="00E80D6C"/>
    <w:rsid w:val="00E827E5"/>
    <w:rsid w:val="00E830C5"/>
    <w:rsid w:val="00E832A2"/>
    <w:rsid w:val="00E83C17"/>
    <w:rsid w:val="00E85413"/>
    <w:rsid w:val="00E938F1"/>
    <w:rsid w:val="00E94B87"/>
    <w:rsid w:val="00E95C97"/>
    <w:rsid w:val="00E96346"/>
    <w:rsid w:val="00E96BCE"/>
    <w:rsid w:val="00EA15C4"/>
    <w:rsid w:val="00EA179D"/>
    <w:rsid w:val="00EA2BED"/>
    <w:rsid w:val="00EA4872"/>
    <w:rsid w:val="00EA4923"/>
    <w:rsid w:val="00EA59BF"/>
    <w:rsid w:val="00EA7987"/>
    <w:rsid w:val="00EB0FB2"/>
    <w:rsid w:val="00EB32F3"/>
    <w:rsid w:val="00EB3EB0"/>
    <w:rsid w:val="00EB66C3"/>
    <w:rsid w:val="00EC0B4E"/>
    <w:rsid w:val="00EC240D"/>
    <w:rsid w:val="00EC5454"/>
    <w:rsid w:val="00EC5594"/>
    <w:rsid w:val="00EC7C1F"/>
    <w:rsid w:val="00ED1C7A"/>
    <w:rsid w:val="00ED2D74"/>
    <w:rsid w:val="00ED5E83"/>
    <w:rsid w:val="00ED645D"/>
    <w:rsid w:val="00EE5605"/>
    <w:rsid w:val="00EE6CD0"/>
    <w:rsid w:val="00EE7D5D"/>
    <w:rsid w:val="00EF131F"/>
    <w:rsid w:val="00EF352E"/>
    <w:rsid w:val="00EF3BF1"/>
    <w:rsid w:val="00EF4DE9"/>
    <w:rsid w:val="00EF5392"/>
    <w:rsid w:val="00EF559E"/>
    <w:rsid w:val="00F00ED0"/>
    <w:rsid w:val="00F05D53"/>
    <w:rsid w:val="00F06386"/>
    <w:rsid w:val="00F06739"/>
    <w:rsid w:val="00F12AF0"/>
    <w:rsid w:val="00F15153"/>
    <w:rsid w:val="00F23030"/>
    <w:rsid w:val="00F24D26"/>
    <w:rsid w:val="00F250CA"/>
    <w:rsid w:val="00F27323"/>
    <w:rsid w:val="00F27C68"/>
    <w:rsid w:val="00F32620"/>
    <w:rsid w:val="00F349B5"/>
    <w:rsid w:val="00F36E84"/>
    <w:rsid w:val="00F420E1"/>
    <w:rsid w:val="00F4218B"/>
    <w:rsid w:val="00F443EA"/>
    <w:rsid w:val="00F4695E"/>
    <w:rsid w:val="00F5248C"/>
    <w:rsid w:val="00F6156B"/>
    <w:rsid w:val="00F61FAB"/>
    <w:rsid w:val="00F620CE"/>
    <w:rsid w:val="00F62277"/>
    <w:rsid w:val="00F64378"/>
    <w:rsid w:val="00F67181"/>
    <w:rsid w:val="00F67C2E"/>
    <w:rsid w:val="00F707FC"/>
    <w:rsid w:val="00F733A2"/>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4BED"/>
    <w:rsid w:val="00FA6925"/>
    <w:rsid w:val="00FA7700"/>
    <w:rsid w:val="00FB09B1"/>
    <w:rsid w:val="00FB1927"/>
    <w:rsid w:val="00FB58A8"/>
    <w:rsid w:val="00FB61A0"/>
    <w:rsid w:val="00FB7040"/>
    <w:rsid w:val="00FB7788"/>
    <w:rsid w:val="00FC0BC8"/>
    <w:rsid w:val="00FC364E"/>
    <w:rsid w:val="00FC3AF5"/>
    <w:rsid w:val="00FC4B5A"/>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FDB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 w:type="character" w:styleId="Marquedecommentaire">
    <w:name w:val="annotation reference"/>
    <w:basedOn w:val="Policepardfaut"/>
    <w:uiPriority w:val="99"/>
    <w:semiHidden/>
    <w:unhideWhenUsed/>
    <w:rsid w:val="003245B3"/>
    <w:rPr>
      <w:sz w:val="18"/>
      <w:szCs w:val="18"/>
    </w:rPr>
  </w:style>
  <w:style w:type="paragraph" w:styleId="Commentaire">
    <w:name w:val="annotation text"/>
    <w:basedOn w:val="Normal"/>
    <w:link w:val="CommentaireCar"/>
    <w:uiPriority w:val="99"/>
    <w:semiHidden/>
    <w:unhideWhenUsed/>
    <w:rsid w:val="003245B3"/>
    <w:pPr>
      <w:spacing w:line="240" w:lineRule="auto"/>
    </w:pPr>
    <w:rPr>
      <w:sz w:val="24"/>
      <w:szCs w:val="24"/>
    </w:rPr>
  </w:style>
  <w:style w:type="character" w:customStyle="1" w:styleId="CommentaireCar">
    <w:name w:val="Commentaire Car"/>
    <w:basedOn w:val="Policepardfaut"/>
    <w:link w:val="Commentaire"/>
    <w:uiPriority w:val="99"/>
    <w:semiHidden/>
    <w:rsid w:val="003245B3"/>
    <w:rPr>
      <w:sz w:val="24"/>
      <w:szCs w:val="24"/>
    </w:rPr>
  </w:style>
  <w:style w:type="paragraph" w:styleId="Objetducommentaire">
    <w:name w:val="annotation subject"/>
    <w:basedOn w:val="Commentaire"/>
    <w:next w:val="Commentaire"/>
    <w:link w:val="ObjetducommentaireCar"/>
    <w:uiPriority w:val="99"/>
    <w:semiHidden/>
    <w:unhideWhenUsed/>
    <w:rsid w:val="003245B3"/>
    <w:rPr>
      <w:b/>
      <w:bCs/>
      <w:sz w:val="20"/>
      <w:szCs w:val="20"/>
    </w:rPr>
  </w:style>
  <w:style w:type="character" w:customStyle="1" w:styleId="ObjetducommentaireCar">
    <w:name w:val="Objet du commentaire Car"/>
    <w:basedOn w:val="CommentaireCar"/>
    <w:link w:val="Objetducommentaire"/>
    <w:uiPriority w:val="99"/>
    <w:semiHidden/>
    <w:rsid w:val="003245B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 w:type="character" w:styleId="Marquedecommentaire">
    <w:name w:val="annotation reference"/>
    <w:basedOn w:val="Policepardfaut"/>
    <w:uiPriority w:val="99"/>
    <w:semiHidden/>
    <w:unhideWhenUsed/>
    <w:rsid w:val="003245B3"/>
    <w:rPr>
      <w:sz w:val="18"/>
      <w:szCs w:val="18"/>
    </w:rPr>
  </w:style>
  <w:style w:type="paragraph" w:styleId="Commentaire">
    <w:name w:val="annotation text"/>
    <w:basedOn w:val="Normal"/>
    <w:link w:val="CommentaireCar"/>
    <w:uiPriority w:val="99"/>
    <w:semiHidden/>
    <w:unhideWhenUsed/>
    <w:rsid w:val="003245B3"/>
    <w:pPr>
      <w:spacing w:line="240" w:lineRule="auto"/>
    </w:pPr>
    <w:rPr>
      <w:sz w:val="24"/>
      <w:szCs w:val="24"/>
    </w:rPr>
  </w:style>
  <w:style w:type="character" w:customStyle="1" w:styleId="CommentaireCar">
    <w:name w:val="Commentaire Car"/>
    <w:basedOn w:val="Policepardfaut"/>
    <w:link w:val="Commentaire"/>
    <w:uiPriority w:val="99"/>
    <w:semiHidden/>
    <w:rsid w:val="003245B3"/>
    <w:rPr>
      <w:sz w:val="24"/>
      <w:szCs w:val="24"/>
    </w:rPr>
  </w:style>
  <w:style w:type="paragraph" w:styleId="Objetducommentaire">
    <w:name w:val="annotation subject"/>
    <w:basedOn w:val="Commentaire"/>
    <w:next w:val="Commentaire"/>
    <w:link w:val="ObjetducommentaireCar"/>
    <w:uiPriority w:val="99"/>
    <w:semiHidden/>
    <w:unhideWhenUsed/>
    <w:rsid w:val="003245B3"/>
    <w:rPr>
      <w:b/>
      <w:bCs/>
      <w:sz w:val="20"/>
      <w:szCs w:val="20"/>
    </w:rPr>
  </w:style>
  <w:style w:type="character" w:customStyle="1" w:styleId="ObjetducommentaireCar">
    <w:name w:val="Objet du commentaire Car"/>
    <w:basedOn w:val="CommentaireCar"/>
    <w:link w:val="Objetducommentaire"/>
    <w:uiPriority w:val="99"/>
    <w:semiHidden/>
    <w:rsid w:val="003245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368798462">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hyperlink" Target="http://www.pcworld.fr/business/actualites,societe-belge-radionomy-confirme-rachat-winamp-shoutcast,545553,1.htm" TargetMode="External"/><Relationship Id="rId63" Type="http://schemas.openxmlformats.org/officeDocument/2006/relationships/image" Target="media/image39.png"/><Relationship Id="rId68" Type="http://schemas.openxmlformats.org/officeDocument/2006/relationships/hyperlink" Target="http://wiki.winamp.com/wiki/SHOUTcast_Calendar_Event_XML_File_Specification" TargetMode="External"/><Relationship Id="rId84" Type="http://schemas.openxmlformats.org/officeDocument/2006/relationships/image" Target="media/image49.png"/><Relationship Id="rId89" Type="http://schemas.openxmlformats.org/officeDocument/2006/relationships/hyperlink" Target="http://calendar.codeplex.com/" TargetMode="Externa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8.jpeg"/><Relationship Id="rId37" Type="http://schemas.openxmlformats.org/officeDocument/2006/relationships/hyperlink" Target="http://fr.wikipedia.org/wiki/SQLite" TargetMode="External"/><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hyperlink" Target="http://wiki.winamp.com/wiki/SHOUTcast_2_(Ultravox_2.1)_Protocol_Details" TargetMode="External"/><Relationship Id="rId79" Type="http://schemas.openxmlformats.org/officeDocument/2006/relationships/hyperlink" Target="http://wiki.winamp.com/wiki/SHOUTcast_Transcoder_AJAX_api_Specification" TargetMode="External"/><Relationship Id="rId5" Type="http://schemas.openxmlformats.org/officeDocument/2006/relationships/styles" Target="styles.xml"/><Relationship Id="rId90" Type="http://schemas.openxmlformats.org/officeDocument/2006/relationships/hyperlink" Target="http://sqlitestudio.pl/"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image" Target="media/image45.png"/><Relationship Id="rId80" Type="http://schemas.openxmlformats.org/officeDocument/2006/relationships/hyperlink" Target="http://wiki.winamp.com/wiki/SHOUTcast_Transcoder_AJAX_api_Specification" TargetMode="External"/><Relationship Id="rId85" Type="http://schemas.openxmlformats.org/officeDocument/2006/relationships/hyperlink" Target="http://wiki.winamp.com/wiki/SHOUTcast_DNAS_Server_2"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qlitestudio.pl/" TargetMode="External"/><Relationship Id="rId46" Type="http://schemas.openxmlformats.org/officeDocument/2006/relationships/hyperlink" Target="http://fr.wikipedia.org/wiki/SHOUTcast" TargetMode="External"/><Relationship Id="rId59" Type="http://schemas.openxmlformats.org/officeDocument/2006/relationships/hyperlink" Target="http://fr.wikipedia.org/wiki/MPEG-1/2_Audio_Layer_3" TargetMode="External"/><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comments" Target="comments.xml"/><Relationship Id="rId62" Type="http://schemas.openxmlformats.org/officeDocument/2006/relationships/image" Target="media/image38.png"/><Relationship Id="rId70" Type="http://schemas.openxmlformats.org/officeDocument/2006/relationships/image" Target="media/image43.png"/><Relationship Id="rId75" Type="http://schemas.openxmlformats.org/officeDocument/2006/relationships/hyperlink" Target="http://wiki.winamp.com/wiki/SHOUTcast_DNAS_Transcoder_2" TargetMode="External"/><Relationship Id="rId83" Type="http://schemas.openxmlformats.org/officeDocument/2006/relationships/image" Target="media/image48.png"/><Relationship Id="rId88" Type="http://schemas.openxmlformats.org/officeDocument/2006/relationships/hyperlink" Target="http://balsamiq.com/" TargetMode="External"/><Relationship Id="rId91" Type="http://schemas.openxmlformats.org/officeDocument/2006/relationships/hyperlink" Target="https://github.com/itext/itextsharp" TargetMode="Externa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hyperlink" Target="http://fr.wikipedia.org/wiki/Mod%C3%A8le-vue-contr%C3%B4leur" TargetMode="External"/><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hyperlink" Target="http://wiki.winamp.com/wiki/SHOUTcast_Calendar_Event_XML_File_Specification" TargetMode="External"/><Relationship Id="rId73" Type="http://schemas.openxmlformats.org/officeDocument/2006/relationships/hyperlink" Target="http://wiki.winamp.com/wiki/SHOUTcast_Transcoder_AJAX_api_Specification" TargetMode="External"/><Relationship Id="rId78" Type="http://schemas.openxmlformats.org/officeDocument/2006/relationships/hyperlink" Target="http://stackoverflow.com/questions/1525320/how-to-enumerate-audio-out-devices-in-c-sharp" TargetMode="External"/><Relationship Id="rId81" Type="http://schemas.openxmlformats.org/officeDocument/2006/relationships/image" Target="media/image47.png"/><Relationship Id="rId86" Type="http://schemas.openxmlformats.org/officeDocument/2006/relationships/hyperlink" Target="http://wiki.winamp.com/wiki/SHOUTcast_DNAS_Server_2_XML_Reponses" TargetMode="Externa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hyperlink" Target="https://system.data.sqlite.org/index.html/doc/trunk/www/downloads.wiki" TargetMode="External"/><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image" Target="media/image34.emf"/><Relationship Id="rId76"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hyperlink" Target="http://wiki.winamp.com/wiki/SHOUTcast_Calendar_Event_XML_File_Specification" TargetMode="External"/><Relationship Id="rId40" Type="http://schemas.openxmlformats.org/officeDocument/2006/relationships/hyperlink" Target="http://www.dreamincode.net/forums/topic/157830-using-sqlite-with-c%23/" TargetMode="External"/><Relationship Id="rId45" Type="http://schemas.openxmlformats.org/officeDocument/2006/relationships/image" Target="media/image27.png"/><Relationship Id="rId66" Type="http://schemas.openxmlformats.org/officeDocument/2006/relationships/hyperlink" Target="http://calendar.codeplex.com/" TargetMode="External"/><Relationship Id="rId87" Type="http://schemas.openxmlformats.org/officeDocument/2006/relationships/hyperlink" Target="https://cacoo.com" TargetMode="External"/><Relationship Id="rId61" Type="http://schemas.openxmlformats.org/officeDocument/2006/relationships/hyperlink" Target="https://github.com/mono/taglib-sharp" TargetMode="External"/><Relationship Id="rId82" Type="http://schemas.openxmlformats.org/officeDocument/2006/relationships/hyperlink" Target="https://github.com/itext/itextsharp"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hyperlink" Target="http://msdn.microsoft.com/fr-fr/library/ee332485.aspx" TargetMode="External"/><Relationship Id="rId77" Type="http://schemas.openxmlformats.org/officeDocument/2006/relationships/hyperlink" Target="http://www.codeproject.com/Tips/440861/Resolving-a-hostname-in-Csharp-and-retrieving-IP-v"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2014-05-22T01:01:00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2D8E6E-4CBA-4570-A80A-A31985059F98}">
  <ds:schemaRefs>
    <ds:schemaRef ds:uri="http://schemas.openxmlformats.org/officeDocument/2006/bibliography"/>
  </ds:schemaRefs>
</ds:datastoreItem>
</file>

<file path=customXml/itemProps3.xml><?xml version="1.0" encoding="utf-8"?>
<ds:datastoreItem xmlns:ds="http://schemas.openxmlformats.org/officeDocument/2006/customXml" ds:itemID="{9AAAD31A-B0B8-4253-A0FE-2B6A28FE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5969</TotalTime>
  <Pages>93</Pages>
  <Words>21970</Words>
  <Characters>120837</Characters>
  <Application>Microsoft Office Word</Application>
  <DocSecurity>0</DocSecurity>
  <Lines>1006</Lines>
  <Paragraphs>285</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142522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2</cp:revision>
  <cp:lastPrinted>2014-05-23T13:46:00Z</cp:lastPrinted>
  <dcterms:created xsi:type="dcterms:W3CDTF">2014-05-05T13:40:00Z</dcterms:created>
  <dcterms:modified xsi:type="dcterms:W3CDTF">2014-05-27T07:12:00Z</dcterms:modified>
</cp:coreProperties>
</file>